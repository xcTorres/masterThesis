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B61CB" w:rsidRDefault="00C577E8" w:rsidP="00806ED4">
      <w:pPr>
        <w:spacing w:line="360" w:lineRule="auto"/>
        <w:rPr>
          <w:rFonts w:ascii="黑体" w:eastAsia="黑体" w:hAnsi="黑体"/>
          <w:b/>
        </w:rPr>
      </w:pPr>
      <w:r>
        <w:rPr>
          <w:rFonts w:ascii="黑体" w:eastAsia="黑体" w:hAnsi="黑体" w:hint="eastAsia"/>
          <w:b/>
        </w:rPr>
        <w:t>1</w:t>
      </w:r>
      <w:r w:rsidR="007B61CB" w:rsidRPr="00AA2545">
        <w:rPr>
          <w:rFonts w:ascii="黑体" w:eastAsia="黑体" w:hAnsi="黑体" w:hint="eastAsia"/>
          <w:b/>
        </w:rPr>
        <w:t>.</w:t>
      </w:r>
      <w:r w:rsidR="003D654D">
        <w:rPr>
          <w:rFonts w:ascii="黑体" w:eastAsia="黑体" w:hAnsi="黑体"/>
          <w:b/>
        </w:rPr>
        <w:t>时空</w:t>
      </w:r>
      <w:r w:rsidR="007B61CB" w:rsidRPr="00AA2545">
        <w:rPr>
          <w:rFonts w:ascii="黑体" w:eastAsia="黑体" w:hAnsi="黑体"/>
          <w:b/>
        </w:rPr>
        <w:t>对象模型</w:t>
      </w:r>
    </w:p>
    <w:p w:rsidR="00806ED4" w:rsidRDefault="00C577E8" w:rsidP="00806ED4">
      <w:pPr>
        <w:spacing w:line="360" w:lineRule="auto"/>
        <w:rPr>
          <w:rFonts w:ascii="黑体" w:eastAsia="黑体" w:hAnsi="黑体"/>
          <w:b/>
        </w:rPr>
      </w:pPr>
      <w:r>
        <w:rPr>
          <w:rFonts w:ascii="黑体" w:eastAsia="黑体" w:hAnsi="黑体" w:hint="eastAsia"/>
          <w:b/>
        </w:rPr>
        <w:t>1</w:t>
      </w:r>
      <w:r w:rsidR="00101482" w:rsidRPr="001708D7">
        <w:rPr>
          <w:rFonts w:ascii="黑体" w:eastAsia="黑体" w:hAnsi="黑体" w:hint="eastAsia"/>
          <w:b/>
        </w:rPr>
        <w:t xml:space="preserve">.1 </w:t>
      </w:r>
      <w:r w:rsidR="003D654D">
        <w:rPr>
          <w:rFonts w:ascii="黑体" w:eastAsia="黑体" w:hAnsi="黑体" w:hint="eastAsia"/>
          <w:b/>
        </w:rPr>
        <w:t>时空</w:t>
      </w:r>
      <w:r w:rsidR="00806ED4" w:rsidRPr="001708D7">
        <w:rPr>
          <w:rFonts w:ascii="黑体" w:eastAsia="黑体" w:hAnsi="黑体" w:hint="eastAsia"/>
          <w:b/>
        </w:rPr>
        <w:t>对象</w:t>
      </w:r>
      <w:r w:rsidR="00806ED4" w:rsidRPr="001708D7">
        <w:rPr>
          <w:rFonts w:ascii="黑体" w:eastAsia="黑体" w:hAnsi="黑体"/>
          <w:b/>
        </w:rPr>
        <w:t>模型</w:t>
      </w:r>
      <w:r w:rsidR="00C60471">
        <w:rPr>
          <w:rFonts w:ascii="黑体" w:eastAsia="黑体" w:hAnsi="黑体" w:hint="eastAsia"/>
          <w:b/>
        </w:rPr>
        <w:t>的基本结构</w:t>
      </w:r>
    </w:p>
    <w:p w:rsidR="009E173E" w:rsidRDefault="003D654D" w:rsidP="0057332C">
      <w:pPr>
        <w:spacing w:line="360" w:lineRule="auto"/>
        <w:ind w:firstLineChars="200" w:firstLine="420"/>
        <w:rPr>
          <w:rFonts w:ascii="宋体" w:eastAsia="宋体" w:hAnsi="宋体"/>
        </w:rPr>
      </w:pPr>
      <w:r>
        <w:rPr>
          <w:rFonts w:ascii="宋体" w:eastAsia="宋体" w:hAnsi="宋体" w:hint="eastAsia"/>
        </w:rPr>
        <w:t>时空对象常被抽象为离散实体与连</w:t>
      </w:r>
      <w:r w:rsidR="009F781F">
        <w:rPr>
          <w:rFonts w:ascii="宋体" w:eastAsia="宋体" w:hAnsi="宋体" w:hint="eastAsia"/>
        </w:rPr>
        <w:t>续场两种概念模型。离散实体用于表达时空离散分布的地理对象</w:t>
      </w:r>
      <w:r w:rsidR="0057332C">
        <w:rPr>
          <w:rFonts w:ascii="宋体" w:eastAsia="宋体" w:hAnsi="宋体" w:hint="eastAsia"/>
        </w:rPr>
        <w:t>，如</w:t>
      </w:r>
      <w:r w:rsidR="009F781F">
        <w:rPr>
          <w:rFonts w:ascii="宋体" w:eastAsia="宋体" w:hAnsi="宋体" w:hint="eastAsia"/>
        </w:rPr>
        <w:t>城市、道路、河流、植被等；</w:t>
      </w:r>
      <w:r>
        <w:rPr>
          <w:rFonts w:ascii="宋体" w:eastAsia="宋体" w:hAnsi="宋体" w:hint="eastAsia"/>
        </w:rPr>
        <w:t>连续场用于表达时空连续分布的地理现象，如气温、洋流、</w:t>
      </w:r>
      <w:r w:rsidR="0057332C">
        <w:rPr>
          <w:rFonts w:ascii="宋体" w:eastAsia="宋体" w:hAnsi="宋体" w:hint="eastAsia"/>
        </w:rPr>
        <w:t>重力场等</w:t>
      </w:r>
      <w:r>
        <w:rPr>
          <w:rFonts w:ascii="宋体" w:eastAsia="宋体" w:hAnsi="宋体" w:hint="eastAsia"/>
        </w:rPr>
        <w:t>。本文描述的时空</w:t>
      </w:r>
      <w:r w:rsidR="0057332C">
        <w:rPr>
          <w:rFonts w:ascii="宋体" w:eastAsia="宋体" w:hAnsi="宋体" w:hint="eastAsia"/>
        </w:rPr>
        <w:t>对象模型主要针对于时空对象表达的离散实体模型，</w:t>
      </w:r>
      <w:r w:rsidR="00624EB0">
        <w:rPr>
          <w:rFonts w:ascii="宋体" w:eastAsia="宋体" w:hAnsi="宋体" w:hint="eastAsia"/>
        </w:rPr>
        <w:t>按照时空对象的特征将其划分为</w:t>
      </w:r>
      <w:r w:rsidR="0057332C">
        <w:rPr>
          <w:rFonts w:ascii="宋体" w:eastAsia="宋体" w:hAnsi="宋体" w:hint="eastAsia"/>
        </w:rPr>
        <w:t>点、线、面、体四种</w:t>
      </w:r>
      <w:r w:rsidR="00624EB0">
        <w:rPr>
          <w:rFonts w:ascii="宋体" w:eastAsia="宋体" w:hAnsi="宋体" w:hint="eastAsia"/>
        </w:rPr>
        <w:t>基本</w:t>
      </w:r>
      <w:r w:rsidR="0057332C">
        <w:rPr>
          <w:rFonts w:ascii="宋体" w:eastAsia="宋体" w:hAnsi="宋体" w:hint="eastAsia"/>
        </w:rPr>
        <w:t>类型，由基本类型可以构成更复杂的</w:t>
      </w:r>
      <w:r w:rsidR="00624EB0">
        <w:rPr>
          <w:rFonts w:ascii="宋体" w:eastAsia="宋体" w:hAnsi="宋体" w:hint="eastAsia"/>
        </w:rPr>
        <w:t>地理对象</w:t>
      </w:r>
      <w:r w:rsidR="0057332C">
        <w:rPr>
          <w:rFonts w:ascii="宋体" w:eastAsia="宋体" w:hAnsi="宋体" w:hint="eastAsia"/>
        </w:rPr>
        <w:t>，对象之间</w:t>
      </w:r>
      <w:r w:rsidR="001325D3">
        <w:rPr>
          <w:rFonts w:ascii="宋体" w:eastAsia="宋体" w:hAnsi="宋体" w:hint="eastAsia"/>
        </w:rPr>
        <w:t>可以</w:t>
      </w:r>
      <w:r w:rsidR="0057332C">
        <w:rPr>
          <w:rFonts w:ascii="宋体" w:eastAsia="宋体" w:hAnsi="宋体" w:hint="eastAsia"/>
        </w:rPr>
        <w:t>存在</w:t>
      </w:r>
      <w:r w:rsidR="00C508C6">
        <w:rPr>
          <w:rFonts w:ascii="宋体" w:eastAsia="宋体" w:hAnsi="宋体" w:hint="eastAsia"/>
        </w:rPr>
        <w:t>空间关联，如</w:t>
      </w:r>
      <w:r w:rsidR="0057332C">
        <w:rPr>
          <w:rFonts w:ascii="宋体" w:eastAsia="宋体" w:hAnsi="宋体" w:hint="eastAsia"/>
        </w:rPr>
        <w:t>空间拓扑关系。</w:t>
      </w:r>
    </w:p>
    <w:p w:rsidR="003D654D" w:rsidRDefault="0057332C" w:rsidP="0057332C">
      <w:pPr>
        <w:spacing w:line="360" w:lineRule="auto"/>
        <w:ind w:firstLineChars="200" w:firstLine="420"/>
        <w:rPr>
          <w:rFonts w:ascii="宋体" w:eastAsia="宋体" w:hAnsi="宋体"/>
        </w:rPr>
      </w:pPr>
      <w:r>
        <w:rPr>
          <w:rFonts w:ascii="宋体" w:eastAsia="宋体" w:hAnsi="宋体" w:hint="eastAsia"/>
        </w:rPr>
        <w:t>根据被表达时空对象的</w:t>
      </w:r>
      <w:r w:rsidR="00104CF2">
        <w:rPr>
          <w:rFonts w:ascii="宋体" w:eastAsia="宋体" w:hAnsi="宋体" w:hint="eastAsia"/>
        </w:rPr>
        <w:t>特征，</w:t>
      </w:r>
      <w:r w:rsidR="00A36564">
        <w:rPr>
          <w:rFonts w:ascii="宋体" w:eastAsia="宋体" w:hAnsi="宋体" w:hint="eastAsia"/>
        </w:rPr>
        <w:t>及</w:t>
      </w:r>
      <w:r w:rsidR="00A36564">
        <w:rPr>
          <w:rFonts w:ascii="宋体" w:eastAsia="宋体" w:hAnsi="宋体"/>
        </w:rPr>
        <w:t>项目的实际</w:t>
      </w:r>
      <w:r w:rsidR="00C60471">
        <w:rPr>
          <w:rFonts w:ascii="宋体" w:eastAsia="宋体" w:hAnsi="宋体" w:hint="eastAsia"/>
        </w:rPr>
        <w:t>应用</w:t>
      </w:r>
      <w:r w:rsidR="00A36564">
        <w:rPr>
          <w:rFonts w:ascii="宋体" w:eastAsia="宋体" w:hAnsi="宋体"/>
        </w:rPr>
        <w:t>需求，</w:t>
      </w:r>
      <w:r w:rsidR="009E173E">
        <w:rPr>
          <w:rFonts w:ascii="宋体" w:eastAsia="宋体" w:hAnsi="宋体" w:hint="eastAsia"/>
        </w:rPr>
        <w:t>本设计</w:t>
      </w:r>
      <w:r w:rsidR="00104CF2">
        <w:rPr>
          <w:rFonts w:ascii="宋体" w:eastAsia="宋体" w:hAnsi="宋体" w:hint="eastAsia"/>
        </w:rPr>
        <w:t>将其划分为点、线、面</w:t>
      </w:r>
      <w:r w:rsidR="00E34D5F">
        <w:rPr>
          <w:rFonts w:ascii="宋体" w:eastAsia="宋体" w:hAnsi="宋体" w:hint="eastAsia"/>
        </w:rPr>
        <w:t>与</w:t>
      </w:r>
      <w:r w:rsidR="001325D3">
        <w:rPr>
          <w:rFonts w:ascii="宋体" w:eastAsia="宋体" w:hAnsi="宋体" w:hint="eastAsia"/>
        </w:rPr>
        <w:t>对象</w:t>
      </w:r>
      <w:r w:rsidR="00E34D5F">
        <w:rPr>
          <w:rFonts w:ascii="宋体" w:eastAsia="宋体" w:hAnsi="宋体" w:hint="eastAsia"/>
        </w:rPr>
        <w:t>集</w:t>
      </w:r>
      <w:r w:rsidR="00104CF2">
        <w:rPr>
          <w:rFonts w:ascii="宋体" w:eastAsia="宋体" w:hAnsi="宋体" w:hint="eastAsia"/>
        </w:rPr>
        <w:t>4种类型，对象间的逻辑关系如图</w:t>
      </w:r>
      <w:r w:rsidR="00491031">
        <w:rPr>
          <w:rFonts w:ascii="宋体" w:eastAsia="宋体" w:hAnsi="宋体" w:hint="eastAsia"/>
        </w:rPr>
        <w:t>1</w:t>
      </w:r>
      <w:r w:rsidR="00104CF2">
        <w:rPr>
          <w:rFonts w:ascii="宋体" w:eastAsia="宋体" w:hAnsi="宋体" w:hint="eastAsia"/>
        </w:rPr>
        <w:t>-1所示。</w:t>
      </w:r>
    </w:p>
    <w:p w:rsidR="00104CF2" w:rsidRDefault="00DE3AAD" w:rsidP="00D252BD">
      <w:pPr>
        <w:spacing w:line="360" w:lineRule="auto"/>
        <w:jc w:val="center"/>
      </w:pPr>
      <w:r>
        <w:object w:dxaOrig="13155" w:dyaOrig="71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1.5pt;height:185.25pt" o:ole="">
            <v:imagedata r:id="rId7" o:title=""/>
          </v:shape>
          <o:OLEObject Type="Embed" ProgID="Visio.Drawing.15" ShapeID="_x0000_i1025" DrawAspect="Content" ObjectID="_1602310804" r:id="rId8"/>
        </w:object>
      </w:r>
    </w:p>
    <w:p w:rsidR="00D252BD" w:rsidRDefault="00D252BD" w:rsidP="00D252BD">
      <w:pPr>
        <w:spacing w:line="360" w:lineRule="auto"/>
        <w:jc w:val="center"/>
        <w:rPr>
          <w:rFonts w:ascii="宋体" w:eastAsia="宋体" w:hAnsi="宋体"/>
        </w:rPr>
      </w:pPr>
      <w:r w:rsidRPr="00F10196">
        <w:rPr>
          <w:rFonts w:ascii="宋体" w:eastAsia="宋体" w:hAnsi="宋体"/>
        </w:rPr>
        <w:t>图</w:t>
      </w:r>
      <w:r w:rsidR="00491031">
        <w:rPr>
          <w:rFonts w:ascii="宋体" w:eastAsia="宋体" w:hAnsi="宋体" w:hint="eastAsia"/>
        </w:rPr>
        <w:t>1</w:t>
      </w:r>
      <w:r w:rsidRPr="00F10196">
        <w:rPr>
          <w:rFonts w:ascii="宋体" w:eastAsia="宋体" w:hAnsi="宋体"/>
        </w:rPr>
        <w:t>-1 时空对象模型</w:t>
      </w:r>
      <w:r w:rsidR="00C60471">
        <w:rPr>
          <w:rFonts w:ascii="宋体" w:eastAsia="宋体" w:hAnsi="宋体" w:hint="eastAsia"/>
        </w:rPr>
        <w:t>的</w:t>
      </w:r>
      <w:r w:rsidR="00C60471">
        <w:rPr>
          <w:rFonts w:ascii="宋体" w:eastAsia="宋体" w:hAnsi="宋体"/>
        </w:rPr>
        <w:t>基本</w:t>
      </w:r>
      <w:r w:rsidRPr="00F10196">
        <w:rPr>
          <w:rFonts w:ascii="宋体" w:eastAsia="宋体" w:hAnsi="宋体"/>
        </w:rPr>
        <w:t>结构</w:t>
      </w:r>
    </w:p>
    <w:p w:rsidR="002C0433" w:rsidRDefault="004174FA" w:rsidP="00F82DE6">
      <w:pPr>
        <w:spacing w:line="360" w:lineRule="auto"/>
        <w:ind w:firstLineChars="200" w:firstLine="420"/>
        <w:jc w:val="left"/>
        <w:rPr>
          <w:rFonts w:ascii="宋体" w:eastAsia="宋体" w:hAnsi="宋体"/>
        </w:rPr>
      </w:pPr>
      <w:r>
        <w:rPr>
          <w:rFonts w:ascii="宋体" w:eastAsia="宋体" w:hAnsi="宋体" w:hint="eastAsia"/>
        </w:rPr>
        <w:t>时空对象</w:t>
      </w:r>
      <w:r>
        <w:rPr>
          <w:rFonts w:ascii="宋体" w:eastAsia="宋体" w:hAnsi="宋体"/>
        </w:rPr>
        <w:t>包含几何属性</w:t>
      </w:r>
      <w:r>
        <w:rPr>
          <w:rFonts w:ascii="宋体" w:eastAsia="宋体" w:hAnsi="宋体" w:hint="eastAsia"/>
        </w:rPr>
        <w:t>、</w:t>
      </w:r>
      <w:r w:rsidR="001212F4">
        <w:rPr>
          <w:rFonts w:ascii="宋体" w:eastAsia="宋体" w:hAnsi="宋体" w:hint="eastAsia"/>
        </w:rPr>
        <w:t>时间属性等</w:t>
      </w:r>
      <w:r>
        <w:rPr>
          <w:rFonts w:ascii="宋体" w:eastAsia="宋体" w:hAnsi="宋体" w:hint="eastAsia"/>
        </w:rPr>
        <w:t>固有</w:t>
      </w:r>
      <w:r>
        <w:rPr>
          <w:rFonts w:ascii="宋体" w:eastAsia="宋体" w:hAnsi="宋体"/>
        </w:rPr>
        <w:t>的属性信息，</w:t>
      </w:r>
      <w:r>
        <w:rPr>
          <w:rFonts w:ascii="宋体" w:eastAsia="宋体" w:hAnsi="宋体" w:hint="eastAsia"/>
        </w:rPr>
        <w:t>并且根据</w:t>
      </w:r>
      <w:r>
        <w:rPr>
          <w:rFonts w:ascii="宋体" w:eastAsia="宋体" w:hAnsi="宋体"/>
        </w:rPr>
        <w:t>被表达时空对象</w:t>
      </w:r>
      <w:r w:rsidR="00830EE9">
        <w:rPr>
          <w:rFonts w:ascii="宋体" w:eastAsia="宋体" w:hAnsi="宋体" w:hint="eastAsia"/>
        </w:rPr>
        <w:t>类型</w:t>
      </w:r>
      <w:r w:rsidR="00830EE9">
        <w:rPr>
          <w:rFonts w:ascii="宋体" w:eastAsia="宋体" w:hAnsi="宋体"/>
        </w:rPr>
        <w:t>不同</w:t>
      </w:r>
      <w:r>
        <w:rPr>
          <w:rFonts w:ascii="宋体" w:eastAsia="宋体" w:hAnsi="宋体"/>
        </w:rPr>
        <w:t>衍生出时空点对象、时空</w:t>
      </w:r>
      <w:r>
        <w:rPr>
          <w:rFonts w:ascii="宋体" w:eastAsia="宋体" w:hAnsi="宋体" w:hint="eastAsia"/>
        </w:rPr>
        <w:t>线</w:t>
      </w:r>
      <w:r>
        <w:rPr>
          <w:rFonts w:ascii="宋体" w:eastAsia="宋体" w:hAnsi="宋体"/>
        </w:rPr>
        <w:t>对象、时空面</w:t>
      </w:r>
      <w:r>
        <w:rPr>
          <w:rFonts w:ascii="宋体" w:eastAsia="宋体" w:hAnsi="宋体" w:hint="eastAsia"/>
        </w:rPr>
        <w:t>对象与时空</w:t>
      </w:r>
      <w:r>
        <w:rPr>
          <w:rFonts w:ascii="宋体" w:eastAsia="宋体" w:hAnsi="宋体"/>
        </w:rPr>
        <w:t>对象集</w:t>
      </w:r>
      <w:r>
        <w:rPr>
          <w:rFonts w:ascii="宋体" w:eastAsia="宋体" w:hAnsi="宋体" w:hint="eastAsia"/>
        </w:rPr>
        <w:t>4种</w:t>
      </w:r>
      <w:r>
        <w:rPr>
          <w:rFonts w:ascii="宋体" w:eastAsia="宋体" w:hAnsi="宋体"/>
        </w:rPr>
        <w:t>子类型。</w:t>
      </w:r>
      <w:r>
        <w:rPr>
          <w:rFonts w:ascii="宋体" w:eastAsia="宋体" w:hAnsi="宋体" w:hint="eastAsia"/>
        </w:rPr>
        <w:t>多个同类</w:t>
      </w:r>
      <w:r>
        <w:rPr>
          <w:rFonts w:ascii="宋体" w:eastAsia="宋体" w:hAnsi="宋体"/>
        </w:rPr>
        <w:t>时空对象可以构成一个</w:t>
      </w:r>
      <w:r w:rsidR="00BB2D8A">
        <w:rPr>
          <w:rFonts w:ascii="宋体" w:eastAsia="宋体" w:hAnsi="宋体" w:hint="eastAsia"/>
        </w:rPr>
        <w:t>图层</w:t>
      </w:r>
      <w:r>
        <w:rPr>
          <w:rFonts w:ascii="宋体" w:eastAsia="宋体" w:hAnsi="宋体"/>
        </w:rPr>
        <w:t>，</w:t>
      </w:r>
      <w:r>
        <w:rPr>
          <w:rFonts w:ascii="宋体" w:eastAsia="宋体" w:hAnsi="宋体" w:hint="eastAsia"/>
        </w:rPr>
        <w:t>多个</w:t>
      </w:r>
      <w:r w:rsidR="00B23517">
        <w:rPr>
          <w:rFonts w:ascii="宋体" w:eastAsia="宋体" w:hAnsi="宋体" w:hint="eastAsia"/>
        </w:rPr>
        <w:t>（</w:t>
      </w:r>
      <w:r w:rsidR="00830EE9">
        <w:rPr>
          <w:rFonts w:ascii="宋体" w:eastAsia="宋体" w:hAnsi="宋体" w:hint="eastAsia"/>
        </w:rPr>
        <w:t>不）</w:t>
      </w:r>
      <w:r>
        <w:rPr>
          <w:rFonts w:ascii="宋体" w:eastAsia="宋体" w:hAnsi="宋体"/>
        </w:rPr>
        <w:t>同类型</w:t>
      </w:r>
      <w:proofErr w:type="gramStart"/>
      <w:r>
        <w:rPr>
          <w:rFonts w:ascii="宋体" w:eastAsia="宋体" w:hAnsi="宋体"/>
        </w:rPr>
        <w:t>的</w:t>
      </w:r>
      <w:r w:rsidR="00BB2D8A">
        <w:rPr>
          <w:rFonts w:ascii="宋体" w:eastAsia="宋体" w:hAnsi="宋体" w:hint="eastAsia"/>
        </w:rPr>
        <w:t>图层</w:t>
      </w:r>
      <w:r>
        <w:rPr>
          <w:rFonts w:ascii="宋体" w:eastAsia="宋体" w:hAnsi="宋体"/>
        </w:rPr>
        <w:t>可以</w:t>
      </w:r>
      <w:proofErr w:type="gramEnd"/>
      <w:r>
        <w:rPr>
          <w:rFonts w:ascii="宋体" w:eastAsia="宋体" w:hAnsi="宋体"/>
        </w:rPr>
        <w:t>构成一个数据集</w:t>
      </w:r>
      <w:r w:rsidR="00BB2D8A">
        <w:rPr>
          <w:rFonts w:ascii="宋体" w:eastAsia="宋体" w:hAnsi="宋体" w:hint="eastAsia"/>
        </w:rPr>
        <w:t>，即时空对象数据集</w:t>
      </w:r>
      <w:r w:rsidR="00B23517">
        <w:rPr>
          <w:rFonts w:ascii="宋体" w:eastAsia="宋体" w:hAnsi="宋体"/>
        </w:rPr>
        <w:t>。</w:t>
      </w:r>
    </w:p>
    <w:p w:rsidR="00E85459" w:rsidRDefault="00E85459" w:rsidP="00E85459">
      <w:pPr>
        <w:spacing w:line="360" w:lineRule="auto"/>
        <w:ind w:firstLineChars="200" w:firstLine="420"/>
        <w:rPr>
          <w:rFonts w:ascii="宋体" w:eastAsia="宋体" w:hAnsi="宋体"/>
        </w:rPr>
      </w:pPr>
      <w:proofErr w:type="gramStart"/>
      <w:r>
        <w:rPr>
          <w:rFonts w:ascii="宋体" w:eastAsia="宋体" w:hAnsi="宋体" w:hint="eastAsia"/>
        </w:rPr>
        <w:t>点对象</w:t>
      </w:r>
      <w:proofErr w:type="gramEnd"/>
      <w:r>
        <w:rPr>
          <w:rFonts w:ascii="宋体" w:eastAsia="宋体" w:hAnsi="宋体"/>
        </w:rPr>
        <w:t>是一个</w:t>
      </w:r>
      <w:r>
        <w:rPr>
          <w:rFonts w:ascii="宋体" w:eastAsia="宋体" w:hAnsi="宋体" w:hint="eastAsia"/>
        </w:rPr>
        <w:t>0</w:t>
      </w:r>
      <w:r>
        <w:rPr>
          <w:rFonts w:ascii="宋体" w:eastAsia="宋体" w:hAnsi="宋体"/>
        </w:rPr>
        <w:t>维</w:t>
      </w:r>
      <w:r>
        <w:rPr>
          <w:rFonts w:ascii="宋体" w:eastAsia="宋体" w:hAnsi="宋体" w:hint="eastAsia"/>
        </w:rPr>
        <w:t>几何</w:t>
      </w:r>
      <w:r>
        <w:rPr>
          <w:rFonts w:ascii="宋体" w:eastAsia="宋体" w:hAnsi="宋体"/>
        </w:rPr>
        <w:t>对象，</w:t>
      </w:r>
      <w:r>
        <w:rPr>
          <w:rFonts w:ascii="宋体" w:eastAsia="宋体" w:hAnsi="宋体" w:hint="eastAsia"/>
        </w:rPr>
        <w:t>用于表达坐标</w:t>
      </w:r>
      <w:r>
        <w:rPr>
          <w:rFonts w:ascii="宋体" w:eastAsia="宋体" w:hAnsi="宋体"/>
        </w:rPr>
        <w:t>空间中的独立位置。</w:t>
      </w:r>
      <w:r>
        <w:rPr>
          <w:rFonts w:ascii="宋体" w:eastAsia="宋体" w:hAnsi="宋体" w:hint="eastAsia"/>
        </w:rPr>
        <w:t>本</w:t>
      </w:r>
      <w:r>
        <w:rPr>
          <w:rFonts w:ascii="宋体" w:eastAsia="宋体" w:hAnsi="宋体"/>
        </w:rPr>
        <w:t>设计中的</w:t>
      </w:r>
      <w:proofErr w:type="gramStart"/>
      <w:r>
        <w:rPr>
          <w:rFonts w:ascii="宋体" w:eastAsia="宋体" w:hAnsi="宋体" w:hint="eastAsia"/>
        </w:rPr>
        <w:t>点对象</w:t>
      </w:r>
      <w:proofErr w:type="gramEnd"/>
      <w:r>
        <w:rPr>
          <w:rFonts w:ascii="宋体" w:eastAsia="宋体" w:hAnsi="宋体" w:hint="eastAsia"/>
        </w:rPr>
        <w:t>支持存储X和Y坐标，</w:t>
      </w:r>
      <w:r>
        <w:rPr>
          <w:rFonts w:ascii="宋体" w:eastAsia="宋体" w:hAnsi="宋体"/>
        </w:rPr>
        <w:t>不支持存储</w:t>
      </w:r>
      <w:r>
        <w:rPr>
          <w:rFonts w:ascii="宋体" w:eastAsia="宋体" w:hAnsi="宋体" w:hint="eastAsia"/>
        </w:rPr>
        <w:t>Z值</w:t>
      </w:r>
      <w:r>
        <w:rPr>
          <w:rFonts w:ascii="宋体" w:eastAsia="宋体" w:hAnsi="宋体"/>
        </w:rPr>
        <w:t>和</w:t>
      </w:r>
      <w:r>
        <w:rPr>
          <w:rFonts w:ascii="宋体" w:eastAsia="宋体" w:hAnsi="宋体" w:hint="eastAsia"/>
        </w:rPr>
        <w:t>M值</w:t>
      </w:r>
      <w:r>
        <w:rPr>
          <w:rFonts w:ascii="宋体" w:eastAsia="宋体" w:hAnsi="宋体"/>
        </w:rPr>
        <w:t>。</w:t>
      </w:r>
      <w:r>
        <w:rPr>
          <w:rFonts w:ascii="宋体" w:eastAsia="宋体" w:hAnsi="宋体" w:hint="eastAsia"/>
        </w:rPr>
        <w:t>对象集可以为点类型，也是</w:t>
      </w:r>
      <w:r>
        <w:rPr>
          <w:rFonts w:ascii="宋体" w:eastAsia="宋体" w:hAnsi="宋体"/>
        </w:rPr>
        <w:t>一个</w:t>
      </w:r>
      <w:r>
        <w:rPr>
          <w:rFonts w:ascii="宋体" w:eastAsia="宋体" w:hAnsi="宋体" w:hint="eastAsia"/>
        </w:rPr>
        <w:t>0</w:t>
      </w:r>
      <w:r>
        <w:rPr>
          <w:rFonts w:ascii="宋体" w:eastAsia="宋体" w:hAnsi="宋体"/>
        </w:rPr>
        <w:t>维</w:t>
      </w:r>
      <w:r>
        <w:rPr>
          <w:rFonts w:ascii="宋体" w:eastAsia="宋体" w:hAnsi="宋体" w:hint="eastAsia"/>
        </w:rPr>
        <w:t>几何</w:t>
      </w:r>
      <w:r>
        <w:rPr>
          <w:rFonts w:ascii="宋体" w:eastAsia="宋体" w:hAnsi="宋体"/>
        </w:rPr>
        <w:t>对象</w:t>
      </w:r>
      <w:r>
        <w:rPr>
          <w:rFonts w:ascii="宋体" w:eastAsia="宋体" w:hAnsi="宋体" w:hint="eastAsia"/>
        </w:rPr>
        <w:t>，</w:t>
      </w:r>
      <w:r>
        <w:rPr>
          <w:rFonts w:ascii="宋体" w:eastAsia="宋体" w:hAnsi="宋体"/>
        </w:rPr>
        <w:t>用于表达</w:t>
      </w:r>
      <w:proofErr w:type="gramStart"/>
      <w:r>
        <w:rPr>
          <w:rFonts w:ascii="宋体" w:eastAsia="宋体" w:hAnsi="宋体" w:hint="eastAsia"/>
        </w:rPr>
        <w:t>点对象</w:t>
      </w:r>
      <w:proofErr w:type="gramEnd"/>
      <w:r>
        <w:rPr>
          <w:rFonts w:ascii="宋体" w:eastAsia="宋体" w:hAnsi="宋体"/>
        </w:rPr>
        <w:t>的</w:t>
      </w:r>
      <w:r>
        <w:rPr>
          <w:rFonts w:ascii="宋体" w:eastAsia="宋体" w:hAnsi="宋体" w:hint="eastAsia"/>
        </w:rPr>
        <w:t>集合，例如</w:t>
      </w:r>
      <w:proofErr w:type="gramStart"/>
      <w:r>
        <w:rPr>
          <w:rFonts w:ascii="宋体" w:eastAsia="宋体" w:hAnsi="宋体" w:hint="eastAsia"/>
        </w:rPr>
        <w:t>呈空</w:t>
      </w:r>
      <w:proofErr w:type="gramEnd"/>
      <w:r>
        <w:rPr>
          <w:rFonts w:ascii="宋体" w:eastAsia="宋体" w:hAnsi="宋体" w:hint="eastAsia"/>
        </w:rPr>
        <w:t>间离散分布的独立树木</w:t>
      </w:r>
      <w:r>
        <w:rPr>
          <w:rFonts w:ascii="宋体" w:eastAsia="宋体" w:hAnsi="宋体"/>
        </w:rPr>
        <w:t>。</w:t>
      </w:r>
    </w:p>
    <w:p w:rsidR="00E85459" w:rsidRDefault="00E85459" w:rsidP="00E85459">
      <w:pPr>
        <w:spacing w:line="360" w:lineRule="auto"/>
        <w:ind w:firstLineChars="200" w:firstLine="420"/>
        <w:rPr>
          <w:rFonts w:ascii="宋体" w:eastAsia="宋体" w:hAnsi="宋体"/>
        </w:rPr>
      </w:pPr>
      <w:proofErr w:type="gramStart"/>
      <w:r>
        <w:rPr>
          <w:rFonts w:ascii="宋体" w:eastAsia="宋体" w:hAnsi="宋体" w:hint="eastAsia"/>
        </w:rPr>
        <w:t>线对象</w:t>
      </w:r>
      <w:proofErr w:type="gramEnd"/>
      <w:r>
        <w:rPr>
          <w:rFonts w:ascii="宋体" w:eastAsia="宋体" w:hAnsi="宋体" w:hint="eastAsia"/>
        </w:rPr>
        <w:t>是</w:t>
      </w:r>
      <w:r>
        <w:rPr>
          <w:rFonts w:ascii="宋体" w:eastAsia="宋体" w:hAnsi="宋体"/>
        </w:rPr>
        <w:t>一个</w:t>
      </w:r>
      <w:r>
        <w:rPr>
          <w:rFonts w:ascii="宋体" w:eastAsia="宋体" w:hAnsi="宋体" w:hint="eastAsia"/>
        </w:rPr>
        <w:t>1维</w:t>
      </w:r>
      <w:r>
        <w:rPr>
          <w:rFonts w:ascii="宋体" w:eastAsia="宋体" w:hAnsi="宋体"/>
        </w:rPr>
        <w:t>几何对象，</w:t>
      </w:r>
      <w:r>
        <w:rPr>
          <w:rFonts w:ascii="宋体" w:eastAsia="宋体" w:hAnsi="宋体" w:hint="eastAsia"/>
        </w:rPr>
        <w:t>用于</w:t>
      </w:r>
      <w:r>
        <w:rPr>
          <w:rFonts w:ascii="宋体" w:eastAsia="宋体" w:hAnsi="宋体"/>
        </w:rPr>
        <w:t>存储</w:t>
      </w:r>
      <w:r>
        <w:rPr>
          <w:rFonts w:ascii="宋体" w:eastAsia="宋体" w:hAnsi="宋体" w:hint="eastAsia"/>
        </w:rPr>
        <w:t>一系列</w:t>
      </w:r>
      <w:r>
        <w:rPr>
          <w:rFonts w:ascii="宋体" w:eastAsia="宋体" w:hAnsi="宋体"/>
        </w:rPr>
        <w:t>有序</w:t>
      </w:r>
      <w:r>
        <w:rPr>
          <w:rFonts w:ascii="宋体" w:eastAsia="宋体" w:hAnsi="宋体" w:hint="eastAsia"/>
        </w:rPr>
        <w:t>的点对象</w:t>
      </w:r>
      <w:r>
        <w:rPr>
          <w:rFonts w:ascii="宋体" w:eastAsia="宋体" w:hAnsi="宋体"/>
        </w:rPr>
        <w:t>，</w:t>
      </w:r>
      <w:r>
        <w:rPr>
          <w:rFonts w:ascii="宋体" w:eastAsia="宋体" w:hAnsi="宋体" w:hint="eastAsia"/>
        </w:rPr>
        <w:t>该对象由</w:t>
      </w:r>
      <w:proofErr w:type="spellStart"/>
      <w:r>
        <w:rPr>
          <w:rFonts w:ascii="宋体" w:eastAsia="宋体" w:hAnsi="宋体" w:hint="eastAsia"/>
        </w:rPr>
        <w:t>OpenGIS</w:t>
      </w:r>
      <w:proofErr w:type="spellEnd"/>
      <w:r>
        <w:rPr>
          <w:rFonts w:ascii="宋体" w:eastAsia="宋体" w:hAnsi="宋体" w:hint="eastAsia"/>
        </w:rPr>
        <w:t>定义</w:t>
      </w:r>
      <w:r>
        <w:rPr>
          <w:rFonts w:ascii="宋体" w:eastAsia="宋体" w:hAnsi="宋体"/>
        </w:rPr>
        <w:t>的</w:t>
      </w:r>
      <w:r>
        <w:rPr>
          <w:rFonts w:ascii="宋体" w:eastAsia="宋体" w:hAnsi="宋体" w:hint="eastAsia"/>
        </w:rPr>
        <w:t>Curve对象经</w:t>
      </w:r>
      <w:r>
        <w:rPr>
          <w:rFonts w:ascii="宋体" w:eastAsia="宋体" w:hAnsi="宋体"/>
        </w:rPr>
        <w:t>线性</w:t>
      </w:r>
      <w:r>
        <w:rPr>
          <w:rFonts w:ascii="宋体" w:eastAsia="宋体" w:hAnsi="宋体" w:hint="eastAsia"/>
        </w:rPr>
        <w:t>插值后得到。</w:t>
      </w:r>
      <w:proofErr w:type="gramStart"/>
      <w:r>
        <w:rPr>
          <w:rFonts w:ascii="宋体" w:eastAsia="宋体" w:hAnsi="宋体" w:hint="eastAsia"/>
        </w:rPr>
        <w:t>线对象</w:t>
      </w:r>
      <w:proofErr w:type="gramEnd"/>
      <w:r>
        <w:rPr>
          <w:rFonts w:ascii="宋体" w:eastAsia="宋体" w:hAnsi="宋体"/>
        </w:rPr>
        <w:t>对应</w:t>
      </w:r>
      <w:proofErr w:type="spellStart"/>
      <w:r>
        <w:rPr>
          <w:rFonts w:ascii="宋体" w:eastAsia="宋体" w:hAnsi="宋体" w:hint="eastAsia"/>
        </w:rPr>
        <w:t>OpenGIS</w:t>
      </w:r>
      <w:proofErr w:type="spellEnd"/>
      <w:r>
        <w:rPr>
          <w:rFonts w:ascii="宋体" w:eastAsia="宋体" w:hAnsi="宋体" w:hint="eastAsia"/>
        </w:rPr>
        <w:t>定义</w:t>
      </w:r>
      <w:r>
        <w:rPr>
          <w:rFonts w:ascii="宋体" w:eastAsia="宋体" w:hAnsi="宋体"/>
        </w:rPr>
        <w:t>的</w:t>
      </w:r>
      <w:proofErr w:type="spellStart"/>
      <w:r>
        <w:rPr>
          <w:rFonts w:ascii="宋体" w:eastAsia="宋体" w:hAnsi="宋体" w:hint="eastAsia"/>
        </w:rPr>
        <w:t>LineString</w:t>
      </w:r>
      <w:proofErr w:type="spellEnd"/>
      <w:r>
        <w:rPr>
          <w:rFonts w:ascii="宋体" w:eastAsia="宋体" w:hAnsi="宋体" w:hint="eastAsia"/>
        </w:rPr>
        <w:t>对象，其子类型</w:t>
      </w:r>
      <w:proofErr w:type="spellStart"/>
      <w:r>
        <w:rPr>
          <w:rFonts w:ascii="宋体" w:eastAsia="宋体" w:hAnsi="宋体" w:hint="eastAsia"/>
        </w:rPr>
        <w:t>L</w:t>
      </w:r>
      <w:r>
        <w:rPr>
          <w:rFonts w:ascii="宋体" w:eastAsia="宋体" w:hAnsi="宋体"/>
        </w:rPr>
        <w:t>inearString</w:t>
      </w:r>
      <w:proofErr w:type="spellEnd"/>
      <w:r>
        <w:rPr>
          <w:rFonts w:ascii="宋体" w:eastAsia="宋体" w:hAnsi="宋体" w:hint="eastAsia"/>
        </w:rPr>
        <w:t>是</w:t>
      </w:r>
      <w:r>
        <w:rPr>
          <w:rFonts w:ascii="宋体" w:eastAsia="宋体" w:hAnsi="宋体"/>
        </w:rPr>
        <w:t>一个简单且闭合的</w:t>
      </w:r>
      <w:proofErr w:type="spellStart"/>
      <w:r>
        <w:rPr>
          <w:rFonts w:ascii="宋体" w:eastAsia="宋体" w:hAnsi="宋体" w:hint="eastAsia"/>
        </w:rPr>
        <w:t>Line</w:t>
      </w:r>
      <w:r>
        <w:rPr>
          <w:rFonts w:ascii="宋体" w:eastAsia="宋体" w:hAnsi="宋体"/>
        </w:rPr>
        <w:t>String</w:t>
      </w:r>
      <w:proofErr w:type="spellEnd"/>
      <w:r>
        <w:rPr>
          <w:rFonts w:ascii="宋体" w:eastAsia="宋体" w:hAnsi="宋体" w:hint="eastAsia"/>
        </w:rPr>
        <w:t>对象</w:t>
      </w:r>
      <w:r>
        <w:rPr>
          <w:rFonts w:ascii="宋体" w:eastAsia="宋体" w:hAnsi="宋体"/>
        </w:rPr>
        <w:t>，即首尾共享相同的坐标。</w:t>
      </w:r>
      <w:r>
        <w:rPr>
          <w:rFonts w:ascii="宋体" w:eastAsia="宋体" w:hAnsi="宋体" w:hint="eastAsia"/>
        </w:rPr>
        <w:t>对象集</w:t>
      </w:r>
      <w:r>
        <w:rPr>
          <w:rFonts w:ascii="宋体" w:eastAsia="宋体" w:hAnsi="宋体"/>
        </w:rPr>
        <w:t>可以为线类型，同样是一个1</w:t>
      </w:r>
      <w:r>
        <w:rPr>
          <w:rFonts w:ascii="宋体" w:eastAsia="宋体" w:hAnsi="宋体" w:hint="eastAsia"/>
        </w:rPr>
        <w:t>维</w:t>
      </w:r>
      <w:r>
        <w:rPr>
          <w:rFonts w:ascii="宋体" w:eastAsia="宋体" w:hAnsi="宋体"/>
        </w:rPr>
        <w:t>几何对象</w:t>
      </w:r>
      <w:r>
        <w:rPr>
          <w:rFonts w:ascii="宋体" w:eastAsia="宋体" w:hAnsi="宋体" w:hint="eastAsia"/>
        </w:rPr>
        <w:t>，</w:t>
      </w:r>
      <w:r>
        <w:rPr>
          <w:rFonts w:ascii="宋体" w:eastAsia="宋体" w:hAnsi="宋体"/>
        </w:rPr>
        <w:t>所有</w:t>
      </w:r>
      <w:r>
        <w:rPr>
          <w:rFonts w:ascii="宋体" w:eastAsia="宋体" w:hAnsi="宋体" w:hint="eastAsia"/>
        </w:rPr>
        <w:t>线对象拥有</w:t>
      </w:r>
      <w:r>
        <w:rPr>
          <w:rFonts w:ascii="宋体" w:eastAsia="宋体" w:hAnsi="宋体"/>
        </w:rPr>
        <w:t>相同的空间参考系统</w:t>
      </w:r>
      <w:r>
        <w:rPr>
          <w:rFonts w:ascii="宋体" w:eastAsia="宋体" w:hAnsi="宋体" w:hint="eastAsia"/>
        </w:rPr>
        <w:t>。</w:t>
      </w:r>
    </w:p>
    <w:p w:rsidR="00E85459" w:rsidRPr="00E85459" w:rsidRDefault="00E85459" w:rsidP="00E85459">
      <w:pPr>
        <w:spacing w:line="360" w:lineRule="auto"/>
        <w:ind w:firstLineChars="200" w:firstLine="420"/>
        <w:rPr>
          <w:rFonts w:ascii="宋体" w:eastAsia="宋体" w:hAnsi="宋体"/>
        </w:rPr>
      </w:pPr>
      <w:proofErr w:type="gramStart"/>
      <w:r>
        <w:rPr>
          <w:rFonts w:ascii="宋体" w:eastAsia="宋体" w:hAnsi="宋体" w:hint="eastAsia"/>
        </w:rPr>
        <w:lastRenderedPageBreak/>
        <w:t>面类型</w:t>
      </w:r>
      <w:proofErr w:type="gramEnd"/>
      <w:r>
        <w:rPr>
          <w:rFonts w:ascii="宋体" w:eastAsia="宋体" w:hAnsi="宋体" w:hint="eastAsia"/>
        </w:rPr>
        <w:t>是</w:t>
      </w:r>
      <w:r>
        <w:rPr>
          <w:rFonts w:ascii="宋体" w:eastAsia="宋体" w:hAnsi="宋体"/>
        </w:rPr>
        <w:t>一个</w:t>
      </w:r>
      <w:r>
        <w:rPr>
          <w:rFonts w:ascii="宋体" w:eastAsia="宋体" w:hAnsi="宋体" w:hint="eastAsia"/>
        </w:rPr>
        <w:t>2维</w:t>
      </w:r>
      <w:r>
        <w:rPr>
          <w:rFonts w:ascii="宋体" w:eastAsia="宋体" w:hAnsi="宋体"/>
        </w:rPr>
        <w:t>几何对象</w:t>
      </w:r>
      <w:r>
        <w:rPr>
          <w:rFonts w:ascii="宋体" w:eastAsia="宋体" w:hAnsi="宋体" w:hint="eastAsia"/>
        </w:rPr>
        <w:t>，</w:t>
      </w:r>
      <w:r>
        <w:rPr>
          <w:rFonts w:ascii="宋体" w:eastAsia="宋体" w:hAnsi="宋体"/>
        </w:rPr>
        <w:t>通常由</w:t>
      </w:r>
      <w:r>
        <w:rPr>
          <w:rFonts w:ascii="宋体" w:eastAsia="宋体" w:hAnsi="宋体" w:hint="eastAsia"/>
        </w:rPr>
        <w:t>1个</w:t>
      </w:r>
      <w:r>
        <w:rPr>
          <w:rFonts w:ascii="宋体" w:eastAsia="宋体" w:hAnsi="宋体"/>
        </w:rPr>
        <w:t>外部</w:t>
      </w:r>
      <w:r>
        <w:rPr>
          <w:rFonts w:ascii="宋体" w:eastAsia="宋体" w:hAnsi="宋体" w:hint="eastAsia"/>
        </w:rPr>
        <w:t>环（</w:t>
      </w:r>
      <w:proofErr w:type="spellStart"/>
      <w:r>
        <w:rPr>
          <w:rFonts w:ascii="宋体" w:eastAsia="宋体" w:hAnsi="宋体"/>
        </w:rPr>
        <w:t>ExteriorRing</w:t>
      </w:r>
      <w:proofErr w:type="spellEnd"/>
      <w:r>
        <w:rPr>
          <w:rFonts w:ascii="宋体" w:eastAsia="宋体" w:hAnsi="宋体" w:hint="eastAsia"/>
        </w:rPr>
        <w:t>）</w:t>
      </w:r>
      <w:r>
        <w:rPr>
          <w:rFonts w:ascii="宋体" w:eastAsia="宋体" w:hAnsi="宋体"/>
        </w:rPr>
        <w:t>和</w:t>
      </w:r>
      <w:r>
        <w:rPr>
          <w:rFonts w:ascii="宋体" w:eastAsia="宋体" w:hAnsi="宋体" w:hint="eastAsia"/>
        </w:rPr>
        <w:t>0到</w:t>
      </w:r>
      <w:r>
        <w:rPr>
          <w:rFonts w:ascii="宋体" w:eastAsia="宋体" w:hAnsi="宋体"/>
        </w:rPr>
        <w:t>多个内部</w:t>
      </w:r>
      <w:r>
        <w:rPr>
          <w:rFonts w:ascii="宋体" w:eastAsia="宋体" w:hAnsi="宋体" w:hint="eastAsia"/>
        </w:rPr>
        <w:t>环（</w:t>
      </w:r>
      <w:proofErr w:type="spellStart"/>
      <w:r>
        <w:rPr>
          <w:rFonts w:ascii="宋体" w:eastAsia="宋体" w:hAnsi="宋体"/>
        </w:rPr>
        <w:t>InteriorRing</w:t>
      </w:r>
      <w:proofErr w:type="spellEnd"/>
      <w:r>
        <w:rPr>
          <w:rFonts w:ascii="宋体" w:eastAsia="宋体" w:hAnsi="宋体" w:hint="eastAsia"/>
        </w:rPr>
        <w:t>）</w:t>
      </w:r>
      <w:r>
        <w:rPr>
          <w:rFonts w:ascii="宋体" w:eastAsia="宋体" w:hAnsi="宋体"/>
        </w:rPr>
        <w:t>构成</w:t>
      </w:r>
      <w:r>
        <w:rPr>
          <w:rFonts w:ascii="宋体" w:eastAsia="宋体" w:hAnsi="宋体" w:hint="eastAsia"/>
        </w:rPr>
        <w:t>，</w:t>
      </w:r>
      <w:r>
        <w:rPr>
          <w:rFonts w:ascii="宋体" w:eastAsia="宋体" w:hAnsi="宋体"/>
        </w:rPr>
        <w:t>内部</w:t>
      </w:r>
      <w:r>
        <w:rPr>
          <w:rFonts w:ascii="宋体" w:eastAsia="宋体" w:hAnsi="宋体" w:hint="eastAsia"/>
        </w:rPr>
        <w:t>环</w:t>
      </w:r>
      <w:proofErr w:type="gramStart"/>
      <w:r>
        <w:rPr>
          <w:rFonts w:ascii="宋体" w:eastAsia="宋体" w:hAnsi="宋体" w:hint="eastAsia"/>
        </w:rPr>
        <w:t>描述</w:t>
      </w:r>
      <w:proofErr w:type="gramEnd"/>
      <w:r>
        <w:rPr>
          <w:rFonts w:ascii="宋体" w:eastAsia="宋体" w:hAnsi="宋体" w:hint="eastAsia"/>
        </w:rPr>
        <w:t>面对象的孔</w:t>
      </w:r>
      <w:r>
        <w:rPr>
          <w:rFonts w:ascii="宋体" w:eastAsia="宋体" w:hAnsi="宋体"/>
        </w:rPr>
        <w:t>或</w:t>
      </w:r>
      <w:r>
        <w:rPr>
          <w:rFonts w:ascii="宋体" w:eastAsia="宋体" w:hAnsi="宋体" w:hint="eastAsia"/>
        </w:rPr>
        <w:t>洞，例如水域与岛屿。外部环</w:t>
      </w:r>
      <w:r>
        <w:rPr>
          <w:rFonts w:ascii="宋体" w:eastAsia="宋体" w:hAnsi="宋体"/>
        </w:rPr>
        <w:t>通常定义为顺时针，内部</w:t>
      </w:r>
      <w:r>
        <w:rPr>
          <w:rFonts w:ascii="宋体" w:eastAsia="宋体" w:hAnsi="宋体" w:hint="eastAsia"/>
        </w:rPr>
        <w:t>环</w:t>
      </w:r>
      <w:r>
        <w:rPr>
          <w:rFonts w:ascii="宋体" w:eastAsia="宋体" w:hAnsi="宋体"/>
        </w:rPr>
        <w:t>通常定义</w:t>
      </w:r>
      <w:r>
        <w:rPr>
          <w:rFonts w:ascii="宋体" w:eastAsia="宋体" w:hAnsi="宋体" w:hint="eastAsia"/>
        </w:rPr>
        <w:t>逆时针</w:t>
      </w:r>
      <w:r>
        <w:rPr>
          <w:rFonts w:ascii="宋体" w:eastAsia="宋体" w:hAnsi="宋体"/>
        </w:rPr>
        <w:t>。</w:t>
      </w:r>
      <w:r>
        <w:rPr>
          <w:rFonts w:ascii="宋体" w:eastAsia="宋体" w:hAnsi="宋体" w:hint="eastAsia"/>
        </w:rPr>
        <w:t>对象集</w:t>
      </w:r>
      <w:r>
        <w:rPr>
          <w:rFonts w:ascii="宋体" w:eastAsia="宋体" w:hAnsi="宋体"/>
        </w:rPr>
        <w:t>可以为</w:t>
      </w:r>
      <w:r>
        <w:rPr>
          <w:rFonts w:ascii="宋体" w:eastAsia="宋体" w:hAnsi="宋体" w:hint="eastAsia"/>
        </w:rPr>
        <w:t>面类型</w:t>
      </w:r>
      <w:r>
        <w:rPr>
          <w:rFonts w:ascii="宋体" w:eastAsia="宋体" w:hAnsi="宋体"/>
        </w:rPr>
        <w:t>，</w:t>
      </w:r>
      <w:r>
        <w:rPr>
          <w:rFonts w:ascii="宋体" w:eastAsia="宋体" w:hAnsi="宋体" w:hint="eastAsia"/>
        </w:rPr>
        <w:t>同样</w:t>
      </w:r>
      <w:r>
        <w:rPr>
          <w:rFonts w:ascii="宋体" w:eastAsia="宋体" w:hAnsi="宋体"/>
        </w:rPr>
        <w:t>是一个</w:t>
      </w:r>
      <w:r>
        <w:rPr>
          <w:rFonts w:ascii="宋体" w:eastAsia="宋体" w:hAnsi="宋体" w:hint="eastAsia"/>
        </w:rPr>
        <w:t>2维</w:t>
      </w:r>
      <w:r>
        <w:rPr>
          <w:rFonts w:ascii="宋体" w:eastAsia="宋体" w:hAnsi="宋体"/>
        </w:rPr>
        <w:t>几何对象，</w:t>
      </w:r>
      <w:r>
        <w:rPr>
          <w:rFonts w:ascii="宋体" w:eastAsia="宋体" w:hAnsi="宋体" w:hint="eastAsia"/>
        </w:rPr>
        <w:t>所有面对象拥有</w:t>
      </w:r>
      <w:r>
        <w:rPr>
          <w:rFonts w:ascii="宋体" w:eastAsia="宋体" w:hAnsi="宋体"/>
        </w:rPr>
        <w:t>相同</w:t>
      </w:r>
      <w:r>
        <w:rPr>
          <w:rFonts w:ascii="宋体" w:eastAsia="宋体" w:hAnsi="宋体" w:hint="eastAsia"/>
        </w:rPr>
        <w:t>的</w:t>
      </w:r>
      <w:r>
        <w:rPr>
          <w:rFonts w:ascii="宋体" w:eastAsia="宋体" w:hAnsi="宋体"/>
        </w:rPr>
        <w:t>空间参考系统</w:t>
      </w:r>
      <w:r>
        <w:rPr>
          <w:rFonts w:ascii="宋体" w:eastAsia="宋体" w:hAnsi="宋体" w:hint="eastAsia"/>
        </w:rPr>
        <w:t>。</w:t>
      </w:r>
    </w:p>
    <w:p w:rsidR="00C67912" w:rsidRDefault="00E85459" w:rsidP="00C67912">
      <w:pPr>
        <w:spacing w:line="360" w:lineRule="auto"/>
        <w:rPr>
          <w:rFonts w:ascii="黑体" w:eastAsia="黑体" w:hAnsi="黑体"/>
          <w:b/>
        </w:rPr>
      </w:pPr>
      <w:r>
        <w:rPr>
          <w:rFonts w:ascii="黑体" w:eastAsia="黑体" w:hAnsi="黑体" w:hint="eastAsia"/>
          <w:b/>
        </w:rPr>
        <w:t>1</w:t>
      </w:r>
      <w:r w:rsidR="00C67912" w:rsidRPr="001325D3">
        <w:rPr>
          <w:rFonts w:ascii="黑体" w:eastAsia="黑体" w:hAnsi="黑体" w:hint="eastAsia"/>
          <w:b/>
        </w:rPr>
        <w:t>.</w:t>
      </w:r>
      <w:r w:rsidR="00BB2D8A">
        <w:rPr>
          <w:rFonts w:ascii="黑体" w:eastAsia="黑体" w:hAnsi="黑体" w:hint="eastAsia"/>
          <w:b/>
        </w:rPr>
        <w:t>2</w:t>
      </w:r>
      <w:r w:rsidR="00C67912" w:rsidRPr="001325D3">
        <w:rPr>
          <w:rFonts w:ascii="黑体" w:eastAsia="黑体" w:hAnsi="黑体" w:hint="eastAsia"/>
          <w:b/>
        </w:rPr>
        <w:t xml:space="preserve"> 时空对象</w:t>
      </w:r>
      <w:r w:rsidR="00C67912" w:rsidRPr="001325D3">
        <w:rPr>
          <w:rFonts w:ascii="黑体" w:eastAsia="黑体" w:hAnsi="黑体"/>
          <w:b/>
        </w:rPr>
        <w:t>模型的</w:t>
      </w:r>
      <w:r w:rsidR="00C67912" w:rsidRPr="001325D3">
        <w:rPr>
          <w:rFonts w:ascii="黑体" w:eastAsia="黑体" w:hAnsi="黑体" w:hint="eastAsia"/>
          <w:b/>
        </w:rPr>
        <w:t>几何</w:t>
      </w:r>
      <w:r w:rsidR="00C67912" w:rsidRPr="001325D3">
        <w:rPr>
          <w:rFonts w:ascii="黑体" w:eastAsia="黑体" w:hAnsi="黑体"/>
          <w:b/>
        </w:rPr>
        <w:t>属性</w:t>
      </w:r>
    </w:p>
    <w:p w:rsidR="003C73CB" w:rsidRPr="003C73CB" w:rsidRDefault="003C73CB" w:rsidP="003C73CB">
      <w:pPr>
        <w:spacing w:line="360" w:lineRule="auto"/>
        <w:ind w:firstLineChars="200" w:firstLine="420"/>
        <w:rPr>
          <w:rFonts w:ascii="宋体" w:eastAsia="宋体" w:hAnsi="宋体"/>
        </w:rPr>
      </w:pPr>
      <w:r w:rsidRPr="003C73CB">
        <w:rPr>
          <w:rFonts w:ascii="宋体" w:eastAsia="宋体" w:hAnsi="宋体"/>
        </w:rPr>
        <w:t>几何属性</w:t>
      </w:r>
      <w:r>
        <w:rPr>
          <w:rFonts w:ascii="宋体" w:eastAsia="宋体" w:hAnsi="宋体" w:hint="eastAsia"/>
        </w:rPr>
        <w:t>是时空</w:t>
      </w:r>
      <w:r>
        <w:rPr>
          <w:rFonts w:ascii="宋体" w:eastAsia="宋体" w:hAnsi="宋体"/>
        </w:rPr>
        <w:t>对象的固有属性，用于</w:t>
      </w:r>
      <w:r w:rsidR="006C1929">
        <w:rPr>
          <w:rFonts w:ascii="宋体" w:eastAsia="宋体" w:hAnsi="宋体" w:hint="eastAsia"/>
        </w:rPr>
        <w:t>表达</w:t>
      </w:r>
      <w:r>
        <w:rPr>
          <w:rFonts w:ascii="宋体" w:eastAsia="宋体" w:hAnsi="宋体" w:hint="eastAsia"/>
        </w:rPr>
        <w:t>时空</w:t>
      </w:r>
      <w:r w:rsidRPr="003C73CB">
        <w:rPr>
          <w:rFonts w:ascii="宋体" w:eastAsia="宋体" w:hAnsi="宋体"/>
        </w:rPr>
        <w:t>对象的</w:t>
      </w:r>
      <w:r w:rsidRPr="003C73CB">
        <w:rPr>
          <w:rFonts w:ascii="宋体" w:eastAsia="宋体" w:hAnsi="宋体" w:hint="eastAsia"/>
        </w:rPr>
        <w:t>空间位置、</w:t>
      </w:r>
      <w:r w:rsidRPr="003C73CB">
        <w:rPr>
          <w:rFonts w:ascii="宋体" w:eastAsia="宋体" w:hAnsi="宋体"/>
        </w:rPr>
        <w:t>几何形状</w:t>
      </w:r>
      <w:r w:rsidRPr="003C73CB">
        <w:rPr>
          <w:rFonts w:ascii="宋体" w:eastAsia="宋体" w:hAnsi="宋体" w:hint="eastAsia"/>
        </w:rPr>
        <w:t>、分布</w:t>
      </w:r>
      <w:r>
        <w:rPr>
          <w:rFonts w:ascii="宋体" w:eastAsia="宋体" w:hAnsi="宋体" w:hint="eastAsia"/>
        </w:rPr>
        <w:t>特征</w:t>
      </w:r>
      <w:r w:rsidRPr="003C73CB">
        <w:rPr>
          <w:rFonts w:ascii="宋体" w:eastAsia="宋体" w:hAnsi="宋体"/>
        </w:rPr>
        <w:t>等</w:t>
      </w:r>
      <w:r>
        <w:rPr>
          <w:rFonts w:ascii="宋体" w:eastAsia="宋体" w:hAnsi="宋体" w:hint="eastAsia"/>
        </w:rPr>
        <w:t>几何</w:t>
      </w:r>
      <w:r>
        <w:rPr>
          <w:rFonts w:ascii="宋体" w:eastAsia="宋体" w:hAnsi="宋体"/>
        </w:rPr>
        <w:t>信息，</w:t>
      </w:r>
      <w:r>
        <w:rPr>
          <w:rFonts w:ascii="宋体" w:eastAsia="宋体" w:hAnsi="宋体" w:hint="eastAsia"/>
        </w:rPr>
        <w:t>几何</w:t>
      </w:r>
      <w:r>
        <w:rPr>
          <w:rFonts w:ascii="宋体" w:eastAsia="宋体" w:hAnsi="宋体"/>
        </w:rPr>
        <w:t>属性由一个</w:t>
      </w:r>
      <w:r>
        <w:rPr>
          <w:rFonts w:ascii="宋体" w:eastAsia="宋体" w:hAnsi="宋体" w:hint="eastAsia"/>
        </w:rPr>
        <w:t>几何</w:t>
      </w:r>
      <w:r>
        <w:rPr>
          <w:rFonts w:ascii="宋体" w:eastAsia="宋体" w:hAnsi="宋体"/>
        </w:rPr>
        <w:t>对象</w:t>
      </w:r>
      <w:r w:rsidR="006C1929">
        <w:rPr>
          <w:rFonts w:ascii="宋体" w:eastAsia="宋体" w:hAnsi="宋体" w:hint="eastAsia"/>
        </w:rPr>
        <w:t>来</w:t>
      </w:r>
      <w:r w:rsidR="006C1929">
        <w:rPr>
          <w:rFonts w:ascii="宋体" w:eastAsia="宋体" w:hAnsi="宋体"/>
        </w:rPr>
        <w:t>描述</w:t>
      </w:r>
      <w:r w:rsidR="0033305F">
        <w:rPr>
          <w:rFonts w:ascii="宋体" w:eastAsia="宋体" w:hAnsi="宋体" w:hint="eastAsia"/>
        </w:rPr>
        <w:t>，几何</w:t>
      </w:r>
      <w:r w:rsidR="00FF79E8">
        <w:rPr>
          <w:rFonts w:ascii="宋体" w:eastAsia="宋体" w:hAnsi="宋体" w:hint="eastAsia"/>
        </w:rPr>
        <w:t>对象的类型</w:t>
      </w:r>
      <w:r w:rsidR="0033305F">
        <w:rPr>
          <w:rFonts w:ascii="宋体" w:eastAsia="宋体" w:hAnsi="宋体" w:hint="eastAsia"/>
        </w:rPr>
        <w:t>可以为P</w:t>
      </w:r>
      <w:r w:rsidR="0033305F">
        <w:rPr>
          <w:rFonts w:ascii="宋体" w:eastAsia="宋体" w:hAnsi="宋体"/>
        </w:rPr>
        <w:t>oint</w:t>
      </w:r>
      <w:r w:rsidR="0033305F">
        <w:rPr>
          <w:rFonts w:ascii="宋体" w:eastAsia="宋体" w:hAnsi="宋体" w:hint="eastAsia"/>
        </w:rPr>
        <w:t>、</w:t>
      </w:r>
      <w:proofErr w:type="spellStart"/>
      <w:r w:rsidR="0033305F">
        <w:rPr>
          <w:rFonts w:ascii="宋体" w:eastAsia="宋体" w:hAnsi="宋体" w:hint="eastAsia"/>
        </w:rPr>
        <w:t>L</w:t>
      </w:r>
      <w:r w:rsidR="0033305F">
        <w:rPr>
          <w:rFonts w:ascii="宋体" w:eastAsia="宋体" w:hAnsi="宋体"/>
        </w:rPr>
        <w:t>ineString</w:t>
      </w:r>
      <w:proofErr w:type="spellEnd"/>
      <w:r w:rsidR="0033305F">
        <w:rPr>
          <w:rFonts w:ascii="宋体" w:eastAsia="宋体" w:hAnsi="宋体" w:hint="eastAsia"/>
        </w:rPr>
        <w:t>、P</w:t>
      </w:r>
      <w:r w:rsidR="0033305F">
        <w:rPr>
          <w:rFonts w:ascii="宋体" w:eastAsia="宋体" w:hAnsi="宋体"/>
        </w:rPr>
        <w:t>olygon</w:t>
      </w:r>
      <w:r w:rsidR="00FF79E8">
        <w:rPr>
          <w:rFonts w:ascii="宋体" w:eastAsia="宋体" w:hAnsi="宋体" w:hint="eastAsia"/>
        </w:rPr>
        <w:t>或</w:t>
      </w:r>
      <w:proofErr w:type="spellStart"/>
      <w:r w:rsidR="0033305F">
        <w:rPr>
          <w:rFonts w:ascii="宋体" w:eastAsia="宋体" w:hAnsi="宋体" w:hint="eastAsia"/>
        </w:rPr>
        <w:t>G</w:t>
      </w:r>
      <w:r w:rsidR="0033305F">
        <w:rPr>
          <w:rFonts w:ascii="宋体" w:eastAsia="宋体" w:hAnsi="宋体"/>
        </w:rPr>
        <w:t>eometryCollection</w:t>
      </w:r>
      <w:proofErr w:type="spellEnd"/>
      <w:r w:rsidR="0033305F">
        <w:rPr>
          <w:rFonts w:ascii="宋体" w:eastAsia="宋体" w:hAnsi="宋体" w:hint="eastAsia"/>
        </w:rPr>
        <w:t>等几类</w:t>
      </w:r>
      <w:r w:rsidR="00B97E69">
        <w:rPr>
          <w:rFonts w:ascii="宋体" w:eastAsia="宋体" w:hAnsi="宋体"/>
        </w:rPr>
        <w:t>。</w:t>
      </w:r>
      <w:r>
        <w:rPr>
          <w:rFonts w:ascii="宋体" w:eastAsia="宋体" w:hAnsi="宋体"/>
        </w:rPr>
        <w:t>本设计中的几何对象与</w:t>
      </w:r>
      <w:proofErr w:type="spellStart"/>
      <w:r>
        <w:rPr>
          <w:rFonts w:ascii="宋体" w:eastAsia="宋体" w:hAnsi="宋体" w:hint="eastAsia"/>
        </w:rPr>
        <w:t>OpenGIS</w:t>
      </w:r>
      <w:proofErr w:type="spellEnd"/>
      <w:r>
        <w:rPr>
          <w:rFonts w:ascii="宋体" w:eastAsia="宋体" w:hAnsi="宋体" w:hint="eastAsia"/>
        </w:rPr>
        <w:t>的</w:t>
      </w:r>
      <w:r>
        <w:rPr>
          <w:rFonts w:ascii="宋体" w:eastAsia="宋体" w:hAnsi="宋体"/>
        </w:rPr>
        <w:t>简单要素</w:t>
      </w:r>
      <w:r w:rsidR="00CC257F">
        <w:rPr>
          <w:rFonts w:ascii="宋体" w:eastAsia="宋体" w:hAnsi="宋体" w:hint="eastAsia"/>
        </w:rPr>
        <w:t>几何</w:t>
      </w:r>
      <w:r w:rsidR="00CC257F">
        <w:rPr>
          <w:rFonts w:ascii="宋体" w:eastAsia="宋体" w:hAnsi="宋体"/>
        </w:rPr>
        <w:t>对象模型</w:t>
      </w:r>
      <w:r>
        <w:rPr>
          <w:rFonts w:ascii="宋体" w:eastAsia="宋体" w:hAnsi="宋体"/>
        </w:rPr>
        <w:t>相兼容</w:t>
      </w:r>
      <w:r w:rsidR="00B97E69">
        <w:rPr>
          <w:rFonts w:ascii="宋体" w:eastAsia="宋体" w:hAnsi="宋体" w:hint="eastAsia"/>
        </w:rPr>
        <w:t>，</w:t>
      </w:r>
      <w:r w:rsidR="00B97E69">
        <w:rPr>
          <w:rFonts w:ascii="宋体" w:eastAsia="宋体" w:hAnsi="宋体"/>
        </w:rPr>
        <w:t>通常采用</w:t>
      </w:r>
      <w:proofErr w:type="spellStart"/>
      <w:r w:rsidR="00E85459">
        <w:rPr>
          <w:rFonts w:ascii="宋体" w:eastAsia="宋体" w:hAnsi="宋体"/>
        </w:rPr>
        <w:t>GeoJSON</w:t>
      </w:r>
      <w:proofErr w:type="spellEnd"/>
      <w:r w:rsidR="00A85C2A">
        <w:rPr>
          <w:rFonts w:ascii="宋体" w:eastAsia="宋体" w:hAnsi="宋体" w:hint="eastAsia"/>
        </w:rPr>
        <w:t>进行</w:t>
      </w:r>
      <w:r w:rsidR="00B97E69">
        <w:rPr>
          <w:rFonts w:ascii="宋体" w:eastAsia="宋体" w:hAnsi="宋体"/>
        </w:rPr>
        <w:t>描述</w:t>
      </w:r>
      <w:r w:rsidR="00995701">
        <w:rPr>
          <w:rFonts w:ascii="宋体" w:eastAsia="宋体" w:hAnsi="宋体" w:hint="eastAsia"/>
        </w:rPr>
        <w:t>，关于</w:t>
      </w:r>
      <w:proofErr w:type="spellStart"/>
      <w:r w:rsidR="00995701">
        <w:rPr>
          <w:rFonts w:ascii="宋体" w:eastAsia="宋体" w:hAnsi="宋体" w:hint="eastAsia"/>
        </w:rPr>
        <w:t>G</w:t>
      </w:r>
      <w:r w:rsidR="00995701">
        <w:rPr>
          <w:rFonts w:ascii="宋体" w:eastAsia="宋体" w:hAnsi="宋体"/>
        </w:rPr>
        <w:t>eoJSON</w:t>
      </w:r>
      <w:proofErr w:type="spellEnd"/>
      <w:r w:rsidR="00995701">
        <w:rPr>
          <w:rFonts w:ascii="宋体" w:eastAsia="宋体" w:hAnsi="宋体" w:hint="eastAsia"/>
        </w:rPr>
        <w:t>的详情参考</w:t>
      </w:r>
      <w:r w:rsidR="00B92BC5">
        <w:fldChar w:fldCharType="begin"/>
      </w:r>
      <w:r w:rsidR="00B92BC5">
        <w:instrText xml:space="preserve"> HYPERLINK "http://geojson.org/" </w:instrText>
      </w:r>
      <w:r w:rsidR="00B92BC5">
        <w:fldChar w:fldCharType="separate"/>
      </w:r>
      <w:r w:rsidR="00995701" w:rsidRPr="00976DB6">
        <w:rPr>
          <w:rStyle w:val="ab"/>
          <w:rFonts w:ascii="宋体" w:eastAsia="宋体" w:hAnsi="宋体" w:hint="eastAsia"/>
        </w:rPr>
        <w:t>h</w:t>
      </w:r>
      <w:r w:rsidR="00995701" w:rsidRPr="00976DB6">
        <w:rPr>
          <w:rStyle w:val="ab"/>
          <w:rFonts w:ascii="宋体" w:eastAsia="宋体" w:hAnsi="宋体"/>
        </w:rPr>
        <w:t>ttp://geojson.org/</w:t>
      </w:r>
      <w:r w:rsidR="00B92BC5">
        <w:rPr>
          <w:rStyle w:val="ab"/>
          <w:rFonts w:ascii="宋体" w:eastAsia="宋体" w:hAnsi="宋体"/>
        </w:rPr>
        <w:fldChar w:fldCharType="end"/>
      </w:r>
      <w:r w:rsidR="00995701">
        <w:rPr>
          <w:rFonts w:ascii="宋体" w:eastAsia="宋体" w:hAnsi="宋体" w:hint="eastAsia"/>
        </w:rPr>
        <w:t>网站相应页面的介绍。</w:t>
      </w:r>
    </w:p>
    <w:p w:rsidR="00C67912" w:rsidRDefault="006C1929" w:rsidP="00C67912">
      <w:pPr>
        <w:spacing w:line="360" w:lineRule="auto"/>
        <w:ind w:firstLineChars="200" w:firstLine="420"/>
        <w:rPr>
          <w:rFonts w:ascii="宋体" w:eastAsia="宋体" w:hAnsi="宋体"/>
        </w:rPr>
      </w:pPr>
      <w:r>
        <w:rPr>
          <w:rFonts w:ascii="宋体" w:eastAsia="宋体" w:hAnsi="宋体" w:hint="eastAsia"/>
        </w:rPr>
        <w:t>几何</w:t>
      </w:r>
      <w:r>
        <w:rPr>
          <w:rFonts w:ascii="宋体" w:eastAsia="宋体" w:hAnsi="宋体"/>
        </w:rPr>
        <w:t>对象</w:t>
      </w:r>
      <w:r w:rsidR="00FF79E8">
        <w:rPr>
          <w:rFonts w:ascii="宋体" w:eastAsia="宋体" w:hAnsi="宋体" w:hint="eastAsia"/>
        </w:rPr>
        <w:t>间</w:t>
      </w:r>
      <w:r w:rsidR="00C67912">
        <w:rPr>
          <w:rFonts w:ascii="宋体" w:eastAsia="宋体" w:hAnsi="宋体" w:hint="eastAsia"/>
        </w:rPr>
        <w:t>的逻辑</w:t>
      </w:r>
      <w:r w:rsidR="00C67912">
        <w:rPr>
          <w:rFonts w:ascii="宋体" w:eastAsia="宋体" w:hAnsi="宋体"/>
        </w:rPr>
        <w:t>关系如图</w:t>
      </w:r>
      <w:r w:rsidR="00491031">
        <w:rPr>
          <w:rFonts w:ascii="宋体" w:eastAsia="宋体" w:hAnsi="宋体" w:hint="eastAsia"/>
        </w:rPr>
        <w:t>1</w:t>
      </w:r>
      <w:r w:rsidR="00C67912">
        <w:rPr>
          <w:rFonts w:ascii="宋体" w:eastAsia="宋体" w:hAnsi="宋体"/>
        </w:rPr>
        <w:t>-</w:t>
      </w:r>
      <w:r w:rsidR="008D5453">
        <w:rPr>
          <w:rFonts w:ascii="宋体" w:eastAsia="宋体" w:hAnsi="宋体" w:hint="eastAsia"/>
        </w:rPr>
        <w:t>2</w:t>
      </w:r>
      <w:r w:rsidR="00C67912">
        <w:rPr>
          <w:rFonts w:ascii="宋体" w:eastAsia="宋体" w:hAnsi="宋体" w:hint="eastAsia"/>
        </w:rPr>
        <w:t>所示</w:t>
      </w:r>
      <w:r w:rsidR="00C67912">
        <w:rPr>
          <w:rFonts w:ascii="宋体" w:eastAsia="宋体" w:hAnsi="宋体"/>
        </w:rPr>
        <w:t>。</w:t>
      </w:r>
    </w:p>
    <w:p w:rsidR="00C67912" w:rsidRDefault="0042729F" w:rsidP="00CC257F">
      <w:pPr>
        <w:spacing w:line="360" w:lineRule="auto"/>
        <w:jc w:val="center"/>
        <w:rPr>
          <w:rFonts w:ascii="宋体" w:eastAsia="宋体" w:hAnsi="宋体"/>
        </w:rPr>
      </w:pPr>
      <w:r>
        <w:object w:dxaOrig="19065" w:dyaOrig="8565">
          <v:shape id="_x0000_i1026" type="#_x0000_t75" style="width:426.75pt;height:203.25pt" o:ole="">
            <v:imagedata r:id="rId9" o:title=""/>
          </v:shape>
          <o:OLEObject Type="Embed" ProgID="Visio.Drawing.15" ShapeID="_x0000_i1026" DrawAspect="Content" ObjectID="_1602310805" r:id="rId10"/>
        </w:object>
      </w:r>
      <w:r w:rsidR="00C67912">
        <w:rPr>
          <w:rFonts w:ascii="宋体" w:eastAsia="宋体" w:hAnsi="宋体" w:hint="eastAsia"/>
        </w:rPr>
        <w:t>图</w:t>
      </w:r>
      <w:r w:rsidR="00491031">
        <w:rPr>
          <w:rFonts w:ascii="宋体" w:eastAsia="宋体" w:hAnsi="宋体" w:hint="eastAsia"/>
        </w:rPr>
        <w:t>1</w:t>
      </w:r>
      <w:r w:rsidR="00C67912">
        <w:rPr>
          <w:rFonts w:ascii="宋体" w:eastAsia="宋体" w:hAnsi="宋体"/>
        </w:rPr>
        <w:t>-</w:t>
      </w:r>
      <w:r w:rsidR="008D5453">
        <w:rPr>
          <w:rFonts w:ascii="宋体" w:eastAsia="宋体" w:hAnsi="宋体" w:hint="eastAsia"/>
        </w:rPr>
        <w:t>2</w:t>
      </w:r>
      <w:r w:rsidR="00CC257F">
        <w:rPr>
          <w:rFonts w:ascii="宋体" w:eastAsia="宋体" w:hAnsi="宋体"/>
        </w:rPr>
        <w:t xml:space="preserve"> </w:t>
      </w:r>
      <w:r w:rsidR="00CC257F">
        <w:rPr>
          <w:rFonts w:ascii="宋体" w:eastAsia="宋体" w:hAnsi="宋体" w:hint="eastAsia"/>
        </w:rPr>
        <w:t>几何</w:t>
      </w:r>
      <w:r w:rsidR="00CC257F">
        <w:rPr>
          <w:rFonts w:ascii="宋体" w:eastAsia="宋体" w:hAnsi="宋体"/>
        </w:rPr>
        <w:t>对象模型</w:t>
      </w:r>
      <w:r w:rsidR="00FF79E8">
        <w:rPr>
          <w:rFonts w:ascii="宋体" w:eastAsia="宋体" w:hAnsi="宋体" w:hint="eastAsia"/>
        </w:rPr>
        <w:t>的基本</w:t>
      </w:r>
      <w:r w:rsidR="00CC257F">
        <w:rPr>
          <w:rFonts w:ascii="宋体" w:eastAsia="宋体" w:hAnsi="宋体"/>
        </w:rPr>
        <w:t>结构</w:t>
      </w:r>
    </w:p>
    <w:p w:rsidR="0078031D" w:rsidRPr="0000180B" w:rsidRDefault="00995701" w:rsidP="00C67912">
      <w:pPr>
        <w:spacing w:line="360" w:lineRule="auto"/>
        <w:rPr>
          <w:rFonts w:ascii="黑体" w:eastAsia="黑体" w:hAnsi="黑体"/>
          <w:b/>
        </w:rPr>
      </w:pPr>
      <w:r>
        <w:rPr>
          <w:rFonts w:ascii="黑体" w:eastAsia="黑体" w:hAnsi="黑体" w:hint="eastAsia"/>
          <w:b/>
        </w:rPr>
        <w:t>1</w:t>
      </w:r>
      <w:r w:rsidR="00C67912" w:rsidRPr="0000180B">
        <w:rPr>
          <w:rFonts w:ascii="黑体" w:eastAsia="黑体" w:hAnsi="黑体"/>
          <w:b/>
        </w:rPr>
        <w:t>.</w:t>
      </w:r>
      <w:r w:rsidR="00491031">
        <w:rPr>
          <w:rFonts w:ascii="黑体" w:eastAsia="黑体" w:hAnsi="黑体" w:hint="eastAsia"/>
          <w:b/>
        </w:rPr>
        <w:t>3</w:t>
      </w:r>
      <w:r w:rsidR="00C67912" w:rsidRPr="0000180B">
        <w:rPr>
          <w:rFonts w:ascii="黑体" w:eastAsia="黑体" w:hAnsi="黑体"/>
          <w:b/>
        </w:rPr>
        <w:t xml:space="preserve"> </w:t>
      </w:r>
      <w:r w:rsidR="00C67912" w:rsidRPr="0000180B">
        <w:rPr>
          <w:rFonts w:ascii="黑体" w:eastAsia="黑体" w:hAnsi="黑体" w:hint="eastAsia"/>
          <w:b/>
        </w:rPr>
        <w:t>时空</w:t>
      </w:r>
      <w:r w:rsidR="00C67912" w:rsidRPr="0000180B">
        <w:rPr>
          <w:rFonts w:ascii="黑体" w:eastAsia="黑体" w:hAnsi="黑体"/>
          <w:b/>
        </w:rPr>
        <w:t>对象模型的空间</w:t>
      </w:r>
      <w:r w:rsidR="00491031">
        <w:rPr>
          <w:rFonts w:ascii="黑体" w:eastAsia="黑体" w:hAnsi="黑体" w:hint="eastAsia"/>
          <w:b/>
        </w:rPr>
        <w:t>参考</w:t>
      </w:r>
      <w:r>
        <w:rPr>
          <w:rFonts w:ascii="黑体" w:eastAsia="黑体" w:hAnsi="黑体" w:hint="eastAsia"/>
          <w:b/>
        </w:rPr>
        <w:t>和时间</w:t>
      </w:r>
      <w:r w:rsidR="00491031">
        <w:rPr>
          <w:rFonts w:ascii="黑体" w:eastAsia="黑体" w:hAnsi="黑体" w:hint="eastAsia"/>
          <w:b/>
        </w:rPr>
        <w:t>系统</w:t>
      </w:r>
    </w:p>
    <w:p w:rsidR="00C67912" w:rsidRDefault="00C67912" w:rsidP="002E39AE">
      <w:pPr>
        <w:spacing w:line="360" w:lineRule="auto"/>
        <w:ind w:firstLineChars="200" w:firstLine="420"/>
        <w:rPr>
          <w:rFonts w:ascii="宋体" w:eastAsia="宋体" w:hAnsi="宋体"/>
        </w:rPr>
      </w:pPr>
      <w:r w:rsidRPr="00872D72">
        <w:rPr>
          <w:rFonts w:ascii="宋体" w:eastAsia="宋体" w:hAnsi="宋体" w:hint="eastAsia"/>
        </w:rPr>
        <w:t>空间</w:t>
      </w:r>
      <w:r w:rsidRPr="00872D72">
        <w:rPr>
          <w:rFonts w:ascii="宋体" w:eastAsia="宋体" w:hAnsi="宋体"/>
        </w:rPr>
        <w:t>参考用于</w:t>
      </w:r>
      <w:r w:rsidRPr="00872D72">
        <w:rPr>
          <w:rFonts w:ascii="宋体" w:eastAsia="宋体" w:hAnsi="宋体" w:hint="eastAsia"/>
        </w:rPr>
        <w:t>描述</w:t>
      </w:r>
      <w:r w:rsidR="0067213D">
        <w:rPr>
          <w:rFonts w:ascii="宋体" w:eastAsia="宋体" w:hAnsi="宋体" w:hint="eastAsia"/>
        </w:rPr>
        <w:t>时空</w:t>
      </w:r>
      <w:r w:rsidRPr="00872D72">
        <w:rPr>
          <w:rFonts w:ascii="宋体" w:eastAsia="宋体" w:hAnsi="宋体"/>
        </w:rPr>
        <w:t>对象</w:t>
      </w:r>
      <w:r w:rsidRPr="00872D72">
        <w:rPr>
          <w:rFonts w:ascii="宋体" w:eastAsia="宋体" w:hAnsi="宋体" w:hint="eastAsia"/>
        </w:rPr>
        <w:t>的</w:t>
      </w:r>
      <w:r w:rsidRPr="00872D72">
        <w:rPr>
          <w:rFonts w:ascii="宋体" w:eastAsia="宋体" w:hAnsi="宋体"/>
        </w:rPr>
        <w:t>坐标</w:t>
      </w:r>
      <w:r>
        <w:rPr>
          <w:rFonts w:ascii="宋体" w:eastAsia="宋体" w:hAnsi="宋体"/>
        </w:rPr>
        <w:t>系统信息</w:t>
      </w:r>
      <w:r w:rsidRPr="00872D72">
        <w:rPr>
          <w:rFonts w:ascii="宋体" w:eastAsia="宋体" w:hAnsi="宋体"/>
        </w:rPr>
        <w:t>，通常包括</w:t>
      </w:r>
      <w:r w:rsidRPr="00872D72">
        <w:rPr>
          <w:rFonts w:ascii="宋体" w:eastAsia="宋体" w:hAnsi="宋体" w:hint="eastAsia"/>
        </w:rPr>
        <w:t>地理</w:t>
      </w:r>
      <w:r w:rsidRPr="00872D72">
        <w:rPr>
          <w:rFonts w:ascii="宋体" w:eastAsia="宋体" w:hAnsi="宋体"/>
        </w:rPr>
        <w:t>坐标系统</w:t>
      </w:r>
      <w:r w:rsidRPr="00872D72">
        <w:rPr>
          <w:rFonts w:ascii="宋体" w:eastAsia="宋体" w:hAnsi="宋体" w:hint="eastAsia"/>
        </w:rPr>
        <w:t>、</w:t>
      </w:r>
      <w:r w:rsidRPr="00872D72">
        <w:rPr>
          <w:rFonts w:ascii="宋体" w:eastAsia="宋体" w:hAnsi="宋体"/>
        </w:rPr>
        <w:t>投影坐标系统</w:t>
      </w:r>
      <w:r w:rsidRPr="00872D72">
        <w:rPr>
          <w:rFonts w:ascii="宋体" w:eastAsia="宋体" w:hAnsi="宋体" w:hint="eastAsia"/>
        </w:rPr>
        <w:t>两种</w:t>
      </w:r>
      <w:r>
        <w:rPr>
          <w:rFonts w:ascii="宋体" w:eastAsia="宋体" w:hAnsi="宋体" w:hint="eastAsia"/>
        </w:rPr>
        <w:t>类型</w:t>
      </w:r>
      <w:r w:rsidRPr="00872D72">
        <w:rPr>
          <w:rFonts w:ascii="宋体" w:eastAsia="宋体" w:hAnsi="宋体"/>
        </w:rPr>
        <w:t>。</w:t>
      </w:r>
      <w:ins w:id="0" w:author="孙尚宇" w:date="2018-10-17T16:04:00Z">
        <w:r w:rsidR="0053682D">
          <w:rPr>
            <w:rFonts w:ascii="宋体" w:eastAsia="宋体" w:hAnsi="宋体"/>
          </w:rPr>
          <w:t>时间</w:t>
        </w:r>
      </w:ins>
      <w:r w:rsidR="0053682D">
        <w:rPr>
          <w:rFonts w:ascii="宋体" w:eastAsia="宋体" w:hAnsi="宋体" w:hint="eastAsia"/>
        </w:rPr>
        <w:t>系统规定了时间测量的参考基准，常用的时间系统有世界时、原子时、协调时、G</w:t>
      </w:r>
      <w:r w:rsidR="0053682D">
        <w:rPr>
          <w:rFonts w:ascii="宋体" w:eastAsia="宋体" w:hAnsi="宋体"/>
        </w:rPr>
        <w:t>PS</w:t>
      </w:r>
      <w:r w:rsidR="0053682D">
        <w:rPr>
          <w:rFonts w:ascii="宋体" w:eastAsia="宋体" w:hAnsi="宋体" w:hint="eastAsia"/>
        </w:rPr>
        <w:t>时等。</w:t>
      </w:r>
      <w:r w:rsidR="00707CBC">
        <w:rPr>
          <w:rFonts w:ascii="宋体" w:eastAsia="宋体" w:hAnsi="宋体" w:hint="eastAsia"/>
        </w:rPr>
        <w:t>该部分</w:t>
      </w:r>
      <w:r w:rsidR="003415C9">
        <w:rPr>
          <w:rFonts w:ascii="宋体" w:eastAsia="宋体" w:hAnsi="宋体" w:hint="eastAsia"/>
        </w:rPr>
        <w:t>内容</w:t>
      </w:r>
      <w:r w:rsidR="00707CBC">
        <w:rPr>
          <w:rFonts w:ascii="宋体" w:eastAsia="宋体" w:hAnsi="宋体" w:hint="eastAsia"/>
        </w:rPr>
        <w:t>参考时空数据库总体设计的相关说明。</w:t>
      </w:r>
    </w:p>
    <w:p w:rsidR="00DB4FC0" w:rsidRDefault="00DE3AAD" w:rsidP="00DB4FC0">
      <w:pPr>
        <w:spacing w:line="360" w:lineRule="auto"/>
        <w:rPr>
          <w:rFonts w:ascii="黑体" w:eastAsia="黑体" w:hAnsi="黑体"/>
          <w:b/>
        </w:rPr>
      </w:pPr>
      <w:r>
        <w:rPr>
          <w:rFonts w:ascii="黑体" w:eastAsia="黑体" w:hAnsi="黑体" w:hint="eastAsia"/>
          <w:b/>
        </w:rPr>
        <w:t>2</w:t>
      </w:r>
      <w:r w:rsidR="00DB4FC0" w:rsidRPr="00FD25DF">
        <w:rPr>
          <w:rFonts w:ascii="黑体" w:eastAsia="黑体" w:hAnsi="黑体"/>
          <w:b/>
        </w:rPr>
        <w:t>.</w:t>
      </w:r>
      <w:r w:rsidR="006D3000">
        <w:rPr>
          <w:rFonts w:ascii="黑体" w:eastAsia="黑体" w:hAnsi="黑体"/>
          <w:b/>
        </w:rPr>
        <w:t xml:space="preserve"> </w:t>
      </w:r>
      <w:r w:rsidR="006D3000">
        <w:rPr>
          <w:rFonts w:ascii="黑体" w:eastAsia="黑体" w:hAnsi="黑体" w:hint="eastAsia"/>
          <w:b/>
        </w:rPr>
        <w:t>时空</w:t>
      </w:r>
      <w:r w:rsidR="00E972B9">
        <w:rPr>
          <w:rFonts w:ascii="黑体" w:eastAsia="黑体" w:hAnsi="黑体" w:hint="eastAsia"/>
          <w:b/>
        </w:rPr>
        <w:t>要素</w:t>
      </w:r>
      <w:r w:rsidR="006D3000">
        <w:rPr>
          <w:rFonts w:ascii="黑体" w:eastAsia="黑体" w:hAnsi="黑体" w:hint="eastAsia"/>
          <w:b/>
        </w:rPr>
        <w:t>对象子库</w:t>
      </w:r>
      <w:r w:rsidR="006D3000" w:rsidRPr="00F82DE6">
        <w:rPr>
          <w:rFonts w:ascii="黑体" w:eastAsia="黑体" w:hAnsi="黑体" w:hint="eastAsia"/>
          <w:b/>
        </w:rPr>
        <w:t>体系结构</w:t>
      </w:r>
    </w:p>
    <w:p w:rsidR="00C577E8" w:rsidRDefault="00C577E8" w:rsidP="00C577E8">
      <w:pPr>
        <w:spacing w:line="360" w:lineRule="auto"/>
        <w:ind w:firstLineChars="200" w:firstLine="420"/>
        <w:rPr>
          <w:rFonts w:ascii="宋体" w:eastAsia="宋体" w:hAnsi="宋体" w:cs="Times New Roman"/>
        </w:rPr>
      </w:pPr>
      <w:r>
        <w:rPr>
          <w:rFonts w:ascii="宋体" w:eastAsia="宋体" w:hAnsi="宋体" w:cs="Times New Roman" w:hint="eastAsia"/>
        </w:rPr>
        <w:t>时空数据库基于分布式、列式存储的H</w:t>
      </w:r>
      <w:r>
        <w:rPr>
          <w:rFonts w:ascii="宋体" w:eastAsia="宋体" w:hAnsi="宋体" w:cs="Times New Roman"/>
        </w:rPr>
        <w:t>Base</w:t>
      </w:r>
      <w:r>
        <w:rPr>
          <w:rFonts w:ascii="宋体" w:eastAsia="宋体" w:hAnsi="宋体" w:cs="Times New Roman" w:hint="eastAsia"/>
        </w:rPr>
        <w:t>构造，存储系统由1个数据库和3个子库构成，分别为时空</w:t>
      </w:r>
      <w:r w:rsidR="00865DB6">
        <w:rPr>
          <w:rFonts w:ascii="宋体" w:eastAsia="宋体" w:hAnsi="宋体" w:cs="Times New Roman" w:hint="eastAsia"/>
        </w:rPr>
        <w:t>要素</w:t>
      </w:r>
      <w:r>
        <w:rPr>
          <w:rFonts w:ascii="宋体" w:eastAsia="宋体" w:hAnsi="宋体" w:cs="Times New Roman" w:hint="eastAsia"/>
        </w:rPr>
        <w:t>对象子库、动态地理对象子库、时序瓦片</w:t>
      </w:r>
      <w:r w:rsidR="00865DB6">
        <w:rPr>
          <w:rFonts w:ascii="宋体" w:eastAsia="宋体" w:hAnsi="宋体" w:cs="Times New Roman" w:hint="eastAsia"/>
        </w:rPr>
        <w:t>对象</w:t>
      </w:r>
      <w:r>
        <w:rPr>
          <w:rFonts w:ascii="宋体" w:eastAsia="宋体" w:hAnsi="宋体" w:cs="Times New Roman" w:hint="eastAsia"/>
        </w:rPr>
        <w:t>子库，</w:t>
      </w:r>
      <w:r w:rsidR="00E972B9">
        <w:rPr>
          <w:rFonts w:ascii="宋体" w:eastAsia="宋体" w:hAnsi="宋体" w:cs="Times New Roman" w:hint="eastAsia"/>
        </w:rPr>
        <w:t>时空数据库的</w:t>
      </w:r>
      <w:r>
        <w:rPr>
          <w:rFonts w:ascii="宋体" w:eastAsia="宋体" w:hAnsi="宋体" w:cs="Times New Roman" w:hint="eastAsia"/>
        </w:rPr>
        <w:t>体系结构如图</w:t>
      </w:r>
      <w:r w:rsidR="000F3693">
        <w:rPr>
          <w:rFonts w:ascii="宋体" w:eastAsia="宋体" w:hAnsi="宋体" w:cs="Times New Roman" w:hint="eastAsia"/>
        </w:rPr>
        <w:t>2</w:t>
      </w:r>
      <w:bookmarkStart w:id="1" w:name="_GoBack"/>
      <w:bookmarkEnd w:id="1"/>
      <w:r w:rsidR="00E972B9">
        <w:rPr>
          <w:rFonts w:ascii="宋体" w:eastAsia="宋体" w:hAnsi="宋体" w:cs="Times New Roman" w:hint="eastAsia"/>
        </w:rPr>
        <w:t>-</w:t>
      </w:r>
      <w:r>
        <w:rPr>
          <w:rFonts w:ascii="宋体" w:eastAsia="宋体" w:hAnsi="宋体" w:cs="Times New Roman" w:hint="eastAsia"/>
        </w:rPr>
        <w:t>1所示。</w:t>
      </w:r>
    </w:p>
    <w:p w:rsidR="00C577E8" w:rsidRDefault="00C70974" w:rsidP="00C577E8">
      <w:pPr>
        <w:spacing w:line="360" w:lineRule="auto"/>
        <w:jc w:val="center"/>
      </w:pPr>
      <w:r>
        <w:object w:dxaOrig="7876" w:dyaOrig="5491">
          <v:shape id="_x0000_i1027" type="#_x0000_t75" style="width:258pt;height:180pt" o:ole="">
            <v:imagedata r:id="rId11" o:title=""/>
          </v:shape>
          <o:OLEObject Type="Embed" ProgID="Visio.Drawing.15" ShapeID="_x0000_i1027" DrawAspect="Content" ObjectID="_1602310806" r:id="rId12"/>
        </w:object>
      </w:r>
    </w:p>
    <w:p w:rsidR="00C577E8" w:rsidRPr="007F0848" w:rsidRDefault="00C577E8" w:rsidP="00C577E8">
      <w:pPr>
        <w:spacing w:line="360" w:lineRule="auto"/>
        <w:jc w:val="center"/>
        <w:rPr>
          <w:rFonts w:ascii="宋体" w:eastAsia="宋体" w:hAnsi="宋体"/>
        </w:rPr>
      </w:pPr>
      <w:r w:rsidRPr="007F0848">
        <w:rPr>
          <w:rFonts w:ascii="宋体" w:eastAsia="宋体" w:hAnsi="宋体" w:hint="eastAsia"/>
        </w:rPr>
        <w:t>图</w:t>
      </w:r>
      <w:r w:rsidR="00DE3AAD">
        <w:rPr>
          <w:rFonts w:ascii="宋体" w:eastAsia="宋体" w:hAnsi="宋体" w:hint="eastAsia"/>
        </w:rPr>
        <w:t>2</w:t>
      </w:r>
      <w:r w:rsidRPr="007F0848">
        <w:rPr>
          <w:rFonts w:ascii="宋体" w:eastAsia="宋体" w:hAnsi="宋体" w:hint="eastAsia"/>
        </w:rPr>
        <w:t>-1</w:t>
      </w:r>
      <w:r w:rsidRPr="007F0848">
        <w:rPr>
          <w:rFonts w:ascii="宋体" w:eastAsia="宋体" w:hAnsi="宋体"/>
        </w:rPr>
        <w:t xml:space="preserve"> </w:t>
      </w:r>
      <w:r w:rsidR="00E972B9">
        <w:rPr>
          <w:rFonts w:ascii="宋体" w:eastAsia="宋体" w:hAnsi="宋体" w:hint="eastAsia"/>
        </w:rPr>
        <w:t>时空数据库</w:t>
      </w:r>
      <w:r w:rsidRPr="007F0848">
        <w:rPr>
          <w:rFonts w:ascii="宋体" w:eastAsia="宋体" w:hAnsi="宋体" w:hint="eastAsia"/>
        </w:rPr>
        <w:t>体系结构</w:t>
      </w:r>
    </w:p>
    <w:p w:rsidR="00C577E8" w:rsidRPr="007F0848" w:rsidRDefault="00C577E8" w:rsidP="00C577E8">
      <w:pPr>
        <w:spacing w:line="360" w:lineRule="auto"/>
        <w:ind w:firstLineChars="200" w:firstLine="420"/>
        <w:rPr>
          <w:rFonts w:ascii="宋体" w:eastAsia="宋体" w:hAnsi="宋体"/>
        </w:rPr>
      </w:pPr>
      <w:r w:rsidRPr="007F0848">
        <w:rPr>
          <w:rFonts w:ascii="宋体" w:eastAsia="宋体" w:hAnsi="宋体" w:hint="eastAsia"/>
        </w:rPr>
        <w:t>时空对象</w:t>
      </w:r>
      <w:r w:rsidR="00E972B9">
        <w:rPr>
          <w:rFonts w:ascii="宋体" w:eastAsia="宋体" w:hAnsi="宋体" w:hint="eastAsia"/>
        </w:rPr>
        <w:t>要素</w:t>
      </w:r>
      <w:r w:rsidRPr="007F0848">
        <w:rPr>
          <w:rFonts w:ascii="宋体" w:eastAsia="宋体" w:hAnsi="宋体" w:hint="eastAsia"/>
        </w:rPr>
        <w:t>子库主要由时空对象数据表、</w:t>
      </w:r>
      <w:r w:rsidR="00E972B9">
        <w:rPr>
          <w:rFonts w:ascii="宋体" w:eastAsia="宋体" w:hAnsi="宋体" w:hint="eastAsia"/>
        </w:rPr>
        <w:t>编码</w:t>
      </w:r>
      <w:r w:rsidRPr="007F0848">
        <w:rPr>
          <w:rFonts w:ascii="宋体" w:eastAsia="宋体" w:hAnsi="宋体" w:hint="eastAsia"/>
        </w:rPr>
        <w:t>表和元数据表构成，数据表用于存储时空对象的几何和非几何属性，</w:t>
      </w:r>
      <w:r w:rsidR="00E972B9">
        <w:rPr>
          <w:rFonts w:ascii="宋体" w:eastAsia="宋体" w:hAnsi="宋体" w:hint="eastAsia"/>
        </w:rPr>
        <w:t>编码</w:t>
      </w:r>
      <w:r w:rsidRPr="007F0848">
        <w:rPr>
          <w:rFonts w:ascii="宋体" w:eastAsia="宋体" w:hAnsi="宋体" w:hint="eastAsia"/>
        </w:rPr>
        <w:t>表用于对数据表建立索引</w:t>
      </w:r>
      <w:r>
        <w:rPr>
          <w:rFonts w:ascii="宋体" w:eastAsia="宋体" w:hAnsi="宋体" w:hint="eastAsia"/>
        </w:rPr>
        <w:t>信息</w:t>
      </w:r>
      <w:r w:rsidRPr="007F0848">
        <w:rPr>
          <w:rFonts w:ascii="宋体" w:eastAsia="宋体" w:hAnsi="宋体" w:hint="eastAsia"/>
        </w:rPr>
        <w:t>，元数据表存储数据表的描述信息。在时空对象</w:t>
      </w:r>
      <w:r w:rsidR="00E972B9">
        <w:rPr>
          <w:rFonts w:ascii="宋体" w:eastAsia="宋体" w:hAnsi="宋体" w:hint="eastAsia"/>
        </w:rPr>
        <w:t>要素</w:t>
      </w:r>
      <w:r w:rsidRPr="007F0848">
        <w:rPr>
          <w:rFonts w:ascii="宋体" w:eastAsia="宋体" w:hAnsi="宋体" w:hint="eastAsia"/>
        </w:rPr>
        <w:t>子库中，我们利用H</w:t>
      </w:r>
      <w:r w:rsidRPr="007F0848">
        <w:rPr>
          <w:rFonts w:ascii="宋体" w:eastAsia="宋体" w:hAnsi="宋体"/>
        </w:rPr>
        <w:t>Base</w:t>
      </w:r>
      <w:r w:rsidRPr="007F0848">
        <w:rPr>
          <w:rFonts w:ascii="宋体" w:eastAsia="宋体" w:hAnsi="宋体" w:hint="eastAsia"/>
        </w:rPr>
        <w:t>数据库的命名空间组织逻辑上相关的一组数据库表。时空</w:t>
      </w:r>
      <w:r w:rsidR="00E972B9">
        <w:rPr>
          <w:rFonts w:ascii="宋体" w:eastAsia="宋体" w:hAnsi="宋体" w:hint="eastAsia"/>
        </w:rPr>
        <w:t>要素</w:t>
      </w:r>
      <w:r w:rsidRPr="007F0848">
        <w:rPr>
          <w:rFonts w:ascii="宋体" w:eastAsia="宋体" w:hAnsi="宋体" w:hint="eastAsia"/>
        </w:rPr>
        <w:t>对象子库的体系结构如图</w:t>
      </w:r>
      <w:r w:rsidR="000F3693">
        <w:rPr>
          <w:rFonts w:ascii="宋体" w:eastAsia="宋体" w:hAnsi="宋体" w:hint="eastAsia"/>
        </w:rPr>
        <w:t>2</w:t>
      </w:r>
      <w:r w:rsidRPr="007F0848">
        <w:rPr>
          <w:rFonts w:ascii="宋体" w:eastAsia="宋体" w:hAnsi="宋体" w:hint="eastAsia"/>
        </w:rPr>
        <w:t>-2所示。</w:t>
      </w:r>
    </w:p>
    <w:p w:rsidR="00C577E8" w:rsidRPr="00E972B9" w:rsidRDefault="00E972B9" w:rsidP="00C577E8">
      <w:pPr>
        <w:spacing w:line="360" w:lineRule="auto"/>
        <w:jc w:val="center"/>
        <w:rPr>
          <w:b/>
        </w:rPr>
      </w:pPr>
      <w:r>
        <w:object w:dxaOrig="13305" w:dyaOrig="7410">
          <v:shape id="_x0000_i1028" type="#_x0000_t75" style="width:373.5pt;height:207.75pt" o:ole="">
            <v:imagedata r:id="rId13" o:title=""/>
          </v:shape>
          <o:OLEObject Type="Embed" ProgID="Visio.Drawing.15" ShapeID="_x0000_i1028" DrawAspect="Content" ObjectID="_1602310807" r:id="rId14"/>
        </w:object>
      </w:r>
    </w:p>
    <w:p w:rsidR="00C577E8" w:rsidRPr="00CA2D21" w:rsidRDefault="00C577E8" w:rsidP="00C577E8">
      <w:pPr>
        <w:spacing w:line="360" w:lineRule="auto"/>
        <w:jc w:val="center"/>
        <w:rPr>
          <w:rFonts w:ascii="宋体" w:eastAsia="宋体" w:hAnsi="宋体"/>
        </w:rPr>
      </w:pPr>
      <w:r w:rsidRPr="00CA2D21">
        <w:rPr>
          <w:rFonts w:ascii="宋体" w:eastAsia="宋体" w:hAnsi="宋体" w:hint="eastAsia"/>
        </w:rPr>
        <w:t>图</w:t>
      </w:r>
      <w:r w:rsidR="000F3693">
        <w:rPr>
          <w:rFonts w:ascii="宋体" w:eastAsia="宋体" w:hAnsi="宋体" w:hint="eastAsia"/>
        </w:rPr>
        <w:t>2</w:t>
      </w:r>
      <w:r w:rsidRPr="00CA2D21">
        <w:rPr>
          <w:rFonts w:ascii="宋体" w:eastAsia="宋体" w:hAnsi="宋体" w:hint="eastAsia"/>
        </w:rPr>
        <w:t>-2</w:t>
      </w:r>
      <w:r w:rsidRPr="00CA2D21">
        <w:rPr>
          <w:rFonts w:ascii="宋体" w:eastAsia="宋体" w:hAnsi="宋体"/>
        </w:rPr>
        <w:t xml:space="preserve"> </w:t>
      </w:r>
      <w:r w:rsidRPr="00CA2D21">
        <w:rPr>
          <w:rFonts w:ascii="宋体" w:eastAsia="宋体" w:hAnsi="宋体" w:hint="eastAsia"/>
        </w:rPr>
        <w:t>时空</w:t>
      </w:r>
      <w:r w:rsidR="00E972B9">
        <w:rPr>
          <w:rFonts w:ascii="宋体" w:eastAsia="宋体" w:hAnsi="宋体" w:hint="eastAsia"/>
        </w:rPr>
        <w:t>要素</w:t>
      </w:r>
      <w:r w:rsidRPr="00CA2D21">
        <w:rPr>
          <w:rFonts w:ascii="宋体" w:eastAsia="宋体" w:hAnsi="宋体" w:hint="eastAsia"/>
        </w:rPr>
        <w:t>对象子库体系结构</w:t>
      </w:r>
    </w:p>
    <w:p w:rsidR="003415C9" w:rsidRPr="00B6519F" w:rsidRDefault="00C577E8" w:rsidP="00B6519F">
      <w:pPr>
        <w:spacing w:line="360" w:lineRule="auto"/>
        <w:ind w:firstLineChars="200" w:firstLine="420"/>
        <w:rPr>
          <w:rFonts w:ascii="宋体" w:eastAsia="宋体" w:hAnsi="宋体"/>
        </w:rPr>
      </w:pPr>
      <w:r w:rsidRPr="001F218F">
        <w:rPr>
          <w:rFonts w:ascii="宋体" w:eastAsia="宋体" w:hAnsi="宋体" w:hint="eastAsia"/>
        </w:rPr>
        <w:t>时空</w:t>
      </w:r>
      <w:r w:rsidR="00464669">
        <w:rPr>
          <w:rFonts w:ascii="宋体" w:eastAsia="宋体" w:hAnsi="宋体" w:hint="eastAsia"/>
        </w:rPr>
        <w:t>要素</w:t>
      </w:r>
      <w:r w:rsidRPr="001F218F">
        <w:rPr>
          <w:rFonts w:ascii="宋体" w:eastAsia="宋体" w:hAnsi="宋体" w:hint="eastAsia"/>
        </w:rPr>
        <w:t>对象数据集包含数据表、</w:t>
      </w:r>
      <w:r w:rsidR="00464669">
        <w:rPr>
          <w:rFonts w:ascii="宋体" w:eastAsia="宋体" w:hAnsi="宋体" w:hint="eastAsia"/>
        </w:rPr>
        <w:t>编码</w:t>
      </w:r>
      <w:r w:rsidRPr="001F218F">
        <w:rPr>
          <w:rFonts w:ascii="宋体" w:eastAsia="宋体" w:hAnsi="宋体" w:hint="eastAsia"/>
        </w:rPr>
        <w:t>表和元数据表三类数据库表。数据表用于存储该数据集下全部时空对象，每一个时空对象都包含几何与非几何属性，几何</w:t>
      </w:r>
      <w:r w:rsidR="00464669">
        <w:rPr>
          <w:rFonts w:ascii="宋体" w:eastAsia="宋体" w:hAnsi="宋体" w:hint="eastAsia"/>
        </w:rPr>
        <w:t>属性与</w:t>
      </w:r>
      <w:r w:rsidRPr="001F218F">
        <w:rPr>
          <w:rFonts w:ascii="宋体" w:eastAsia="宋体" w:hAnsi="宋体" w:hint="eastAsia"/>
        </w:rPr>
        <w:t>非几何属性采用</w:t>
      </w:r>
      <w:proofErr w:type="spellStart"/>
      <w:r w:rsidRPr="001F218F">
        <w:rPr>
          <w:rFonts w:ascii="宋体" w:eastAsia="宋体" w:hAnsi="宋体" w:hint="eastAsia"/>
        </w:rPr>
        <w:t>G</w:t>
      </w:r>
      <w:r w:rsidRPr="001F218F">
        <w:rPr>
          <w:rFonts w:ascii="宋体" w:eastAsia="宋体" w:hAnsi="宋体"/>
        </w:rPr>
        <w:t>eoJSON</w:t>
      </w:r>
      <w:proofErr w:type="spellEnd"/>
      <w:r w:rsidR="00464669">
        <w:rPr>
          <w:rFonts w:ascii="宋体" w:eastAsia="宋体" w:hAnsi="宋体" w:hint="eastAsia"/>
        </w:rPr>
        <w:t>格式</w:t>
      </w:r>
      <w:r w:rsidRPr="001F218F">
        <w:rPr>
          <w:rFonts w:ascii="宋体" w:eastAsia="宋体" w:hAnsi="宋体" w:hint="eastAsia"/>
        </w:rPr>
        <w:t>打包存储。</w:t>
      </w:r>
      <w:r w:rsidR="00464669">
        <w:rPr>
          <w:rFonts w:ascii="宋体" w:eastAsia="宋体" w:hAnsi="宋体" w:hint="eastAsia"/>
        </w:rPr>
        <w:t>编码</w:t>
      </w:r>
      <w:r w:rsidRPr="001F218F">
        <w:rPr>
          <w:rFonts w:ascii="宋体" w:eastAsia="宋体" w:hAnsi="宋体" w:hint="eastAsia"/>
        </w:rPr>
        <w:t>表用于对数据表建立索引信息，</w:t>
      </w:r>
      <w:proofErr w:type="gramStart"/>
      <w:r w:rsidRPr="001F218F">
        <w:rPr>
          <w:rFonts w:ascii="宋体" w:eastAsia="宋体" w:hAnsi="宋体" w:hint="eastAsia"/>
        </w:rPr>
        <w:t>包含行键编码</w:t>
      </w:r>
      <w:proofErr w:type="gramEnd"/>
      <w:r w:rsidRPr="001F218F">
        <w:rPr>
          <w:rFonts w:ascii="宋体" w:eastAsia="宋体" w:hAnsi="宋体" w:hint="eastAsia"/>
        </w:rPr>
        <w:t>和时空对象两个主要属性，根据被索引时空对象类型和具体查询场景的不同，时空对象属性可以与数据表中的时空对象建立一对一或一对多的关联，即行键</w:t>
      </w:r>
      <w:proofErr w:type="gramStart"/>
      <w:r w:rsidRPr="001F218F">
        <w:rPr>
          <w:rFonts w:ascii="宋体" w:eastAsia="宋体" w:hAnsi="宋体" w:hint="eastAsia"/>
        </w:rPr>
        <w:t>编码</w:t>
      </w:r>
      <w:proofErr w:type="gramEnd"/>
      <w:r w:rsidRPr="001F218F">
        <w:rPr>
          <w:rFonts w:ascii="宋体" w:eastAsia="宋体" w:hAnsi="宋体" w:hint="eastAsia"/>
        </w:rPr>
        <w:t>既可以对应</w:t>
      </w:r>
      <w:r>
        <w:rPr>
          <w:rFonts w:ascii="宋体" w:eastAsia="宋体" w:hAnsi="宋体" w:hint="eastAsia"/>
        </w:rPr>
        <w:t>一个</w:t>
      </w:r>
      <w:r w:rsidRPr="001F218F">
        <w:rPr>
          <w:rFonts w:ascii="宋体" w:eastAsia="宋体" w:hAnsi="宋体" w:hint="eastAsia"/>
        </w:rPr>
        <w:t>时空对象</w:t>
      </w:r>
      <w:r>
        <w:rPr>
          <w:rFonts w:ascii="宋体" w:eastAsia="宋体" w:hAnsi="宋体" w:hint="eastAsia"/>
        </w:rPr>
        <w:t>，</w:t>
      </w:r>
      <w:r w:rsidRPr="001F218F">
        <w:rPr>
          <w:rFonts w:ascii="宋体" w:eastAsia="宋体" w:hAnsi="宋体" w:hint="eastAsia"/>
        </w:rPr>
        <w:t>也可以对应时空立方体中某一时空单元。元数据存储数据表的描述信息，主要包括数据表名、创建</w:t>
      </w:r>
      <w:r w:rsidRPr="001F218F">
        <w:rPr>
          <w:rFonts w:ascii="宋体" w:eastAsia="宋体" w:hAnsi="宋体" w:hint="eastAsia"/>
        </w:rPr>
        <w:lastRenderedPageBreak/>
        <w:t>时间、修改时间、数据类型、空间参考和时间系统等属性（通过I</w:t>
      </w:r>
      <w:r w:rsidRPr="001F218F">
        <w:rPr>
          <w:rFonts w:ascii="宋体" w:eastAsia="宋体" w:hAnsi="宋体"/>
        </w:rPr>
        <w:t>D</w:t>
      </w:r>
      <w:r w:rsidRPr="001F218F">
        <w:rPr>
          <w:rFonts w:ascii="宋体" w:eastAsia="宋体" w:hAnsi="宋体" w:hint="eastAsia"/>
        </w:rPr>
        <w:t>关联到系统表）。</w:t>
      </w:r>
    </w:p>
    <w:p w:rsidR="003415C9" w:rsidRPr="00E85459" w:rsidRDefault="00DE3AAD" w:rsidP="006D3000">
      <w:pPr>
        <w:spacing w:line="360" w:lineRule="auto"/>
        <w:rPr>
          <w:rFonts w:ascii="宋体" w:eastAsia="宋体" w:hAnsi="宋体"/>
        </w:rPr>
      </w:pPr>
      <w:r>
        <w:rPr>
          <w:rFonts w:ascii="黑体" w:eastAsia="黑体" w:hAnsi="黑体" w:hint="eastAsia"/>
          <w:b/>
        </w:rPr>
        <w:t>3</w:t>
      </w:r>
      <w:r w:rsidR="006D3000">
        <w:rPr>
          <w:rFonts w:ascii="黑体" w:eastAsia="黑体" w:hAnsi="黑体" w:hint="eastAsia"/>
          <w:b/>
        </w:rPr>
        <w:t>.</w:t>
      </w:r>
      <w:r w:rsidR="006D3000">
        <w:rPr>
          <w:rFonts w:ascii="黑体" w:eastAsia="黑体" w:hAnsi="黑体"/>
          <w:b/>
        </w:rPr>
        <w:t xml:space="preserve"> </w:t>
      </w:r>
      <w:r w:rsidR="006D3000" w:rsidRPr="00FD25DF">
        <w:rPr>
          <w:rFonts w:ascii="黑体" w:eastAsia="黑体" w:hAnsi="黑体" w:hint="eastAsia"/>
          <w:b/>
        </w:rPr>
        <w:t>时空</w:t>
      </w:r>
      <w:r w:rsidR="006D3000">
        <w:rPr>
          <w:rFonts w:ascii="黑体" w:eastAsia="黑体" w:hAnsi="黑体" w:hint="eastAsia"/>
          <w:b/>
        </w:rPr>
        <w:t>几何</w:t>
      </w:r>
      <w:r w:rsidR="006D3000" w:rsidRPr="00FD25DF">
        <w:rPr>
          <w:rFonts w:ascii="黑体" w:eastAsia="黑体" w:hAnsi="黑体"/>
          <w:b/>
        </w:rPr>
        <w:t>对象的</w:t>
      </w:r>
      <w:r w:rsidR="006D3000">
        <w:rPr>
          <w:rFonts w:ascii="黑体" w:eastAsia="黑体" w:hAnsi="黑体" w:hint="eastAsia"/>
          <w:b/>
        </w:rPr>
        <w:t>存储方案</w:t>
      </w:r>
    </w:p>
    <w:p w:rsidR="00364C5A" w:rsidRDefault="00DE3AAD" w:rsidP="00364C5A">
      <w:pPr>
        <w:spacing w:line="360" w:lineRule="auto"/>
        <w:rPr>
          <w:rFonts w:ascii="黑体" w:eastAsia="黑体" w:hAnsi="黑体"/>
          <w:b/>
        </w:rPr>
      </w:pPr>
      <w:r>
        <w:rPr>
          <w:rFonts w:ascii="黑体" w:eastAsia="黑体" w:hAnsi="黑体" w:hint="eastAsia"/>
          <w:b/>
        </w:rPr>
        <w:t>3</w:t>
      </w:r>
      <w:r w:rsidR="00364C5A">
        <w:rPr>
          <w:rFonts w:ascii="黑体" w:eastAsia="黑体" w:hAnsi="黑体"/>
          <w:b/>
        </w:rPr>
        <w:t xml:space="preserve">.1 </w:t>
      </w:r>
      <w:r w:rsidR="00A75279">
        <w:rPr>
          <w:rFonts w:ascii="黑体" w:eastAsia="黑体" w:hAnsi="黑体" w:hint="eastAsia"/>
          <w:b/>
        </w:rPr>
        <w:t>总体</w:t>
      </w:r>
      <w:r w:rsidR="00DB4FC0" w:rsidRPr="00364C5A">
        <w:rPr>
          <w:rFonts w:ascii="黑体" w:eastAsia="黑体" w:hAnsi="黑体" w:hint="eastAsia"/>
          <w:b/>
        </w:rPr>
        <w:t>元数据表设计</w:t>
      </w:r>
    </w:p>
    <w:p w:rsidR="00DB4FC0" w:rsidRDefault="007347F0" w:rsidP="007347F0">
      <w:pPr>
        <w:spacing w:line="360" w:lineRule="auto"/>
        <w:ind w:firstLine="420"/>
        <w:rPr>
          <w:rFonts w:ascii="宋体" w:eastAsia="宋体" w:hAnsi="宋体"/>
        </w:rPr>
      </w:pPr>
      <w:r w:rsidRPr="007347F0">
        <w:rPr>
          <w:rFonts w:ascii="宋体" w:eastAsia="宋体" w:hAnsi="宋体" w:hint="eastAsia"/>
        </w:rPr>
        <w:t>时空几何对象点线面的数据集存储，首先都需要一个元数据表来描述。</w:t>
      </w:r>
      <w:r>
        <w:rPr>
          <w:rFonts w:ascii="宋体" w:eastAsia="宋体" w:hAnsi="宋体" w:hint="eastAsia"/>
        </w:rPr>
        <w:t>该元数据表可以描述数据集的编码策略，数据集类型，空间参考，时间参考等必须属性,也可以包含一些用户自定义的属性。在HBase数据库中，元数据表设计如表</w:t>
      </w:r>
      <w:r w:rsidR="00DE3AAD">
        <w:rPr>
          <w:rFonts w:ascii="宋体" w:eastAsia="宋体" w:hAnsi="宋体" w:hint="eastAsia"/>
        </w:rPr>
        <w:t>3</w:t>
      </w:r>
      <w:r>
        <w:rPr>
          <w:rFonts w:ascii="宋体" w:eastAsia="宋体" w:hAnsi="宋体"/>
        </w:rPr>
        <w:t>.1</w:t>
      </w:r>
      <w:r>
        <w:rPr>
          <w:rFonts w:ascii="宋体" w:eastAsia="宋体" w:hAnsi="宋体" w:hint="eastAsia"/>
        </w:rPr>
        <w:t>所示，</w:t>
      </w:r>
      <w:proofErr w:type="gramStart"/>
      <w:r w:rsidR="00DB4FC0" w:rsidRPr="00364C5A">
        <w:rPr>
          <w:rFonts w:ascii="宋体" w:eastAsia="宋体" w:hAnsi="宋体" w:hint="eastAsia"/>
        </w:rPr>
        <w:t>其中行键</w:t>
      </w:r>
      <w:proofErr w:type="spellStart"/>
      <w:proofErr w:type="gramEnd"/>
      <w:r w:rsidR="00DB4FC0" w:rsidRPr="00364C5A">
        <w:rPr>
          <w:rFonts w:ascii="宋体" w:eastAsia="宋体" w:hAnsi="宋体" w:hint="eastAsia"/>
        </w:rPr>
        <w:t>Rowkey</w:t>
      </w:r>
      <w:proofErr w:type="spellEnd"/>
      <w:r w:rsidR="00DB4FC0" w:rsidRPr="00364C5A">
        <w:rPr>
          <w:rFonts w:ascii="宋体" w:eastAsia="宋体" w:hAnsi="宋体" w:hint="eastAsia"/>
        </w:rPr>
        <w:t>为数据集的名称</w:t>
      </w:r>
      <w:r>
        <w:rPr>
          <w:rFonts w:ascii="宋体" w:eastAsia="宋体" w:hAnsi="宋体" w:hint="eastAsia"/>
        </w:rPr>
        <w:t>；</w:t>
      </w:r>
      <w:r w:rsidR="00DB4FC0" w:rsidRPr="00364C5A">
        <w:rPr>
          <w:rFonts w:ascii="宋体" w:eastAsia="宋体" w:hAnsi="宋体" w:hint="eastAsia"/>
        </w:rPr>
        <w:t>元数据表包含Essential以及Extra两个列族。Essential</w:t>
      </w:r>
      <w:proofErr w:type="gramStart"/>
      <w:r w:rsidR="00DB4FC0" w:rsidRPr="00364C5A">
        <w:rPr>
          <w:rFonts w:ascii="宋体" w:eastAsia="宋体" w:hAnsi="宋体" w:hint="eastAsia"/>
        </w:rPr>
        <w:t>列族中</w:t>
      </w:r>
      <w:proofErr w:type="gramEnd"/>
      <w:r w:rsidR="00DB4FC0" w:rsidRPr="00364C5A">
        <w:rPr>
          <w:rFonts w:ascii="宋体" w:eastAsia="宋体" w:hAnsi="宋体" w:hint="eastAsia"/>
        </w:rPr>
        <w:t>包含空间参考，时间参考，</w:t>
      </w:r>
      <w:proofErr w:type="gramStart"/>
      <w:r w:rsidR="00DB4FC0" w:rsidRPr="00364C5A">
        <w:rPr>
          <w:rFonts w:ascii="宋体" w:eastAsia="宋体" w:hAnsi="宋体" w:hint="eastAsia"/>
        </w:rPr>
        <w:t>列族描述</w:t>
      </w:r>
      <w:proofErr w:type="gramEnd"/>
      <w:r w:rsidR="00DB4FC0" w:rsidRPr="00364C5A">
        <w:rPr>
          <w:rFonts w:ascii="宋体" w:eastAsia="宋体" w:hAnsi="宋体" w:hint="eastAsia"/>
        </w:rPr>
        <w:t>符等必需的列。而其余用户自定义的字段可放在Extra</w:t>
      </w:r>
      <w:proofErr w:type="gramStart"/>
      <w:r w:rsidR="00DB4FC0" w:rsidRPr="00364C5A">
        <w:rPr>
          <w:rFonts w:ascii="宋体" w:eastAsia="宋体" w:hAnsi="宋体" w:hint="eastAsia"/>
        </w:rPr>
        <w:t>列族下</w:t>
      </w:r>
      <w:proofErr w:type="gramEnd"/>
      <w:r w:rsidR="00DB4FC0" w:rsidRPr="00364C5A">
        <w:rPr>
          <w:rFonts w:ascii="宋体" w:eastAsia="宋体" w:hAnsi="宋体" w:hint="eastAsia"/>
        </w:rPr>
        <w:t>。</w:t>
      </w:r>
    </w:p>
    <w:p w:rsidR="00A75279" w:rsidRPr="00364C5A" w:rsidRDefault="00A75279" w:rsidP="00A75279">
      <w:pPr>
        <w:spacing w:line="360" w:lineRule="auto"/>
        <w:jc w:val="center"/>
        <w:rPr>
          <w:rFonts w:ascii="宋体" w:eastAsia="宋体" w:hAnsi="宋体"/>
        </w:rPr>
      </w:pPr>
      <w:r>
        <w:rPr>
          <w:rFonts w:ascii="宋体" w:eastAsia="宋体" w:hAnsi="宋体" w:hint="eastAsia"/>
        </w:rPr>
        <w:t>表</w:t>
      </w:r>
      <w:r w:rsidR="00DE3AAD">
        <w:rPr>
          <w:rFonts w:ascii="宋体" w:eastAsia="宋体" w:hAnsi="宋体" w:hint="eastAsia"/>
        </w:rPr>
        <w:t>3</w:t>
      </w:r>
      <w:r>
        <w:rPr>
          <w:rFonts w:ascii="宋体" w:eastAsia="宋体" w:hAnsi="宋体"/>
        </w:rPr>
        <w:t xml:space="preserve">.1 </w:t>
      </w:r>
      <w:r>
        <w:rPr>
          <w:rFonts w:ascii="宋体" w:eastAsia="宋体" w:hAnsi="宋体" w:hint="eastAsia"/>
        </w:rPr>
        <w:t>元数据表示意图</w:t>
      </w:r>
    </w:p>
    <w:tbl>
      <w:tblPr>
        <w:tblStyle w:val="a8"/>
        <w:tblW w:w="0" w:type="auto"/>
        <w:jc w:val="center"/>
        <w:tblLook w:val="04A0" w:firstRow="1" w:lastRow="0" w:firstColumn="1" w:lastColumn="0" w:noHBand="0" w:noVBand="1"/>
      </w:tblPr>
      <w:tblGrid>
        <w:gridCol w:w="797"/>
        <w:gridCol w:w="1277"/>
        <w:gridCol w:w="146"/>
        <w:gridCol w:w="477"/>
        <w:gridCol w:w="755"/>
        <w:gridCol w:w="1026"/>
        <w:gridCol w:w="1560"/>
        <w:gridCol w:w="851"/>
      </w:tblGrid>
      <w:tr w:rsidR="00DB4FC0" w:rsidRPr="00022103" w:rsidTr="00DD65C6">
        <w:trPr>
          <w:trHeight w:val="370"/>
          <w:jc w:val="center"/>
        </w:trPr>
        <w:tc>
          <w:tcPr>
            <w:tcW w:w="0" w:type="auto"/>
            <w:vAlign w:val="center"/>
          </w:tcPr>
          <w:p w:rsidR="00DB4FC0" w:rsidRDefault="00DB4FC0" w:rsidP="00DD65C6">
            <w:pPr>
              <w:jc w:val="center"/>
              <w:rPr>
                <w:rFonts w:ascii="等线" w:eastAsia="等线" w:hAnsi="等线"/>
                <w:b/>
                <w:sz w:val="16"/>
                <w:szCs w:val="16"/>
              </w:rPr>
            </w:pPr>
          </w:p>
          <w:p w:rsidR="00DB4FC0" w:rsidRPr="00022103" w:rsidRDefault="00DB4FC0" w:rsidP="00DD65C6">
            <w:pPr>
              <w:jc w:val="center"/>
              <w:rPr>
                <w:rFonts w:ascii="等线" w:eastAsia="等线" w:hAnsi="等线"/>
                <w:b/>
                <w:sz w:val="16"/>
                <w:szCs w:val="16"/>
              </w:rPr>
            </w:pPr>
            <w:proofErr w:type="spellStart"/>
            <w:r w:rsidRPr="00022103">
              <w:rPr>
                <w:rFonts w:ascii="等线" w:eastAsia="等线" w:hAnsi="等线"/>
                <w:b/>
                <w:sz w:val="16"/>
                <w:szCs w:val="16"/>
              </w:rPr>
              <w:t>RowKey</w:t>
            </w:r>
            <w:proofErr w:type="spellEnd"/>
          </w:p>
        </w:tc>
        <w:tc>
          <w:tcPr>
            <w:tcW w:w="0" w:type="auto"/>
            <w:gridSpan w:val="7"/>
            <w:vAlign w:val="center"/>
          </w:tcPr>
          <w:p w:rsidR="00DB4FC0" w:rsidRPr="00022103" w:rsidRDefault="00DB4FC0" w:rsidP="00DD65C6">
            <w:pPr>
              <w:jc w:val="center"/>
              <w:rPr>
                <w:rFonts w:ascii="等线" w:eastAsia="等线" w:hAnsi="等线"/>
                <w:b/>
                <w:sz w:val="16"/>
                <w:szCs w:val="16"/>
              </w:rPr>
            </w:pPr>
            <w:proofErr w:type="spellStart"/>
            <w:r w:rsidRPr="00022103">
              <w:rPr>
                <w:rFonts w:ascii="等线" w:eastAsia="等线" w:hAnsi="等线"/>
                <w:b/>
                <w:sz w:val="16"/>
                <w:szCs w:val="16"/>
              </w:rPr>
              <w:t>ColumnFamily</w:t>
            </w:r>
            <w:proofErr w:type="spellEnd"/>
            <w:r w:rsidRPr="00022103">
              <w:rPr>
                <w:rFonts w:ascii="等线" w:eastAsia="等线" w:hAnsi="等线"/>
                <w:b/>
                <w:sz w:val="16"/>
                <w:szCs w:val="16"/>
              </w:rPr>
              <w:t>-&gt;Essential</w:t>
            </w:r>
          </w:p>
        </w:tc>
      </w:tr>
      <w:tr w:rsidR="007347F0" w:rsidRPr="00022103" w:rsidTr="007347F0">
        <w:trPr>
          <w:jc w:val="center"/>
        </w:trPr>
        <w:tc>
          <w:tcPr>
            <w:tcW w:w="0" w:type="auto"/>
            <w:vMerge w:val="restart"/>
          </w:tcPr>
          <w:p w:rsidR="007347F0" w:rsidRPr="00FD25DF" w:rsidRDefault="007347F0" w:rsidP="00DD65C6">
            <w:pPr>
              <w:rPr>
                <w:rFonts w:ascii="等线" w:eastAsia="等线" w:hAnsi="等线"/>
                <w:b/>
                <w:sz w:val="16"/>
                <w:szCs w:val="16"/>
              </w:rPr>
            </w:pPr>
          </w:p>
        </w:tc>
        <w:tc>
          <w:tcPr>
            <w:tcW w:w="1337" w:type="dxa"/>
            <w:gridSpan w:val="2"/>
          </w:tcPr>
          <w:p w:rsidR="007347F0" w:rsidRPr="00022103" w:rsidRDefault="007347F0" w:rsidP="00DD65C6">
            <w:pPr>
              <w:rPr>
                <w:rFonts w:ascii="等线" w:eastAsia="等线" w:hAnsi="等线"/>
                <w:sz w:val="16"/>
                <w:szCs w:val="16"/>
              </w:rPr>
            </w:pPr>
            <w:proofErr w:type="spellStart"/>
            <w:r>
              <w:rPr>
                <w:rFonts w:ascii="等线" w:eastAsia="等线" w:hAnsi="等线" w:hint="eastAsia"/>
                <w:sz w:val="16"/>
                <w:szCs w:val="16"/>
              </w:rPr>
              <w:t>RK_</w:t>
            </w:r>
            <w:r>
              <w:rPr>
                <w:rFonts w:ascii="等线" w:eastAsia="等线" w:hAnsi="等线"/>
                <w:sz w:val="16"/>
                <w:szCs w:val="16"/>
              </w:rPr>
              <w:t>Strategy</w:t>
            </w:r>
            <w:proofErr w:type="spellEnd"/>
          </w:p>
        </w:tc>
        <w:tc>
          <w:tcPr>
            <w:tcW w:w="940" w:type="dxa"/>
            <w:gridSpan w:val="2"/>
          </w:tcPr>
          <w:p w:rsidR="007347F0" w:rsidRPr="00022103" w:rsidRDefault="007347F0" w:rsidP="00DD65C6">
            <w:pPr>
              <w:rPr>
                <w:rFonts w:ascii="等线" w:eastAsia="等线" w:hAnsi="等线"/>
                <w:sz w:val="16"/>
                <w:szCs w:val="16"/>
              </w:rPr>
            </w:pPr>
            <w:r>
              <w:rPr>
                <w:rFonts w:ascii="等线" w:eastAsia="等线" w:hAnsi="等线" w:hint="eastAsia"/>
                <w:sz w:val="16"/>
                <w:szCs w:val="16"/>
              </w:rPr>
              <w:t>Type</w:t>
            </w:r>
          </w:p>
        </w:tc>
        <w:tc>
          <w:tcPr>
            <w:tcW w:w="1026" w:type="dxa"/>
          </w:tcPr>
          <w:p w:rsidR="007347F0" w:rsidRPr="00022103" w:rsidRDefault="007347F0" w:rsidP="00DD65C6">
            <w:pPr>
              <w:rPr>
                <w:rFonts w:ascii="等线" w:eastAsia="等线" w:hAnsi="等线"/>
                <w:sz w:val="16"/>
                <w:szCs w:val="16"/>
              </w:rPr>
            </w:pPr>
            <w:proofErr w:type="spellStart"/>
            <w:r w:rsidRPr="00022103">
              <w:rPr>
                <w:rFonts w:ascii="等线" w:eastAsia="等线" w:hAnsi="等线"/>
                <w:sz w:val="16"/>
                <w:szCs w:val="16"/>
              </w:rPr>
              <w:t>SpatialScale</w:t>
            </w:r>
            <w:proofErr w:type="spellEnd"/>
          </w:p>
        </w:tc>
        <w:tc>
          <w:tcPr>
            <w:tcW w:w="1560" w:type="dxa"/>
          </w:tcPr>
          <w:p w:rsidR="007347F0" w:rsidRPr="00022103" w:rsidRDefault="007347F0" w:rsidP="00DD65C6">
            <w:pPr>
              <w:rPr>
                <w:rFonts w:ascii="等线" w:eastAsia="等线" w:hAnsi="等线"/>
                <w:sz w:val="16"/>
                <w:szCs w:val="16"/>
              </w:rPr>
            </w:pPr>
            <w:proofErr w:type="spellStart"/>
            <w:r w:rsidRPr="00022103">
              <w:rPr>
                <w:rFonts w:ascii="等线" w:eastAsia="等线" w:hAnsi="等线"/>
                <w:sz w:val="16"/>
                <w:szCs w:val="16"/>
              </w:rPr>
              <w:t>TemporalScale</w:t>
            </w:r>
            <w:proofErr w:type="spellEnd"/>
          </w:p>
        </w:tc>
        <w:tc>
          <w:tcPr>
            <w:tcW w:w="851" w:type="dxa"/>
          </w:tcPr>
          <w:p w:rsidR="007347F0" w:rsidRPr="00022103" w:rsidRDefault="007347F0" w:rsidP="00DD65C6">
            <w:pPr>
              <w:rPr>
                <w:rFonts w:ascii="等线" w:eastAsia="等线" w:hAnsi="等线"/>
                <w:sz w:val="16"/>
                <w:szCs w:val="16"/>
              </w:rPr>
            </w:pPr>
            <w:r w:rsidRPr="00022103">
              <w:rPr>
                <w:rFonts w:ascii="等线" w:eastAsia="等线" w:hAnsi="等线"/>
                <w:sz w:val="16"/>
                <w:szCs w:val="16"/>
              </w:rPr>
              <w:t>…</w:t>
            </w:r>
          </w:p>
        </w:tc>
      </w:tr>
      <w:tr w:rsidR="007347F0" w:rsidRPr="00022103" w:rsidTr="00DD65C6">
        <w:trPr>
          <w:jc w:val="center"/>
        </w:trPr>
        <w:tc>
          <w:tcPr>
            <w:tcW w:w="0" w:type="auto"/>
            <w:vMerge/>
          </w:tcPr>
          <w:p w:rsidR="007347F0" w:rsidRPr="00FD25DF" w:rsidRDefault="007347F0" w:rsidP="00DD65C6">
            <w:pPr>
              <w:rPr>
                <w:rFonts w:ascii="等线" w:eastAsia="等线" w:hAnsi="等线"/>
                <w:b/>
                <w:sz w:val="16"/>
                <w:szCs w:val="16"/>
              </w:rPr>
            </w:pPr>
          </w:p>
        </w:tc>
        <w:tc>
          <w:tcPr>
            <w:tcW w:w="0" w:type="auto"/>
            <w:gridSpan w:val="7"/>
            <w:vAlign w:val="center"/>
          </w:tcPr>
          <w:p w:rsidR="007347F0" w:rsidRPr="00022103" w:rsidRDefault="007347F0" w:rsidP="00DD65C6">
            <w:pPr>
              <w:jc w:val="center"/>
              <w:rPr>
                <w:rFonts w:ascii="等线" w:eastAsia="等线" w:hAnsi="等线"/>
                <w:b/>
                <w:sz w:val="16"/>
                <w:szCs w:val="16"/>
              </w:rPr>
            </w:pPr>
            <w:proofErr w:type="spellStart"/>
            <w:r w:rsidRPr="00022103">
              <w:rPr>
                <w:rFonts w:ascii="等线" w:eastAsia="等线" w:hAnsi="等线"/>
                <w:b/>
                <w:sz w:val="16"/>
                <w:szCs w:val="16"/>
              </w:rPr>
              <w:t>ColumnFamily</w:t>
            </w:r>
            <w:proofErr w:type="spellEnd"/>
            <w:r w:rsidRPr="00022103">
              <w:rPr>
                <w:rFonts w:ascii="等线" w:eastAsia="等线" w:hAnsi="等线"/>
                <w:b/>
                <w:sz w:val="16"/>
                <w:szCs w:val="16"/>
              </w:rPr>
              <w:t>-&gt;</w:t>
            </w:r>
            <w:r>
              <w:rPr>
                <w:rFonts w:ascii="等线" w:eastAsia="等线" w:hAnsi="等线"/>
                <w:b/>
                <w:sz w:val="16"/>
                <w:szCs w:val="16"/>
              </w:rPr>
              <w:t>Field</w:t>
            </w:r>
          </w:p>
        </w:tc>
      </w:tr>
      <w:tr w:rsidR="007347F0" w:rsidRPr="00022103" w:rsidTr="007347F0">
        <w:trPr>
          <w:jc w:val="center"/>
        </w:trPr>
        <w:tc>
          <w:tcPr>
            <w:tcW w:w="0" w:type="auto"/>
            <w:vMerge/>
          </w:tcPr>
          <w:p w:rsidR="007347F0" w:rsidRPr="00FD25DF" w:rsidRDefault="007347F0" w:rsidP="00DD65C6">
            <w:pPr>
              <w:rPr>
                <w:rFonts w:ascii="等线" w:eastAsia="等线" w:hAnsi="等线"/>
                <w:b/>
                <w:sz w:val="16"/>
                <w:szCs w:val="16"/>
              </w:rPr>
            </w:pPr>
          </w:p>
        </w:tc>
        <w:tc>
          <w:tcPr>
            <w:tcW w:w="1277" w:type="dxa"/>
            <w:vAlign w:val="center"/>
          </w:tcPr>
          <w:p w:rsidR="007347F0" w:rsidRPr="00022103" w:rsidRDefault="007347F0" w:rsidP="00DD65C6">
            <w:pPr>
              <w:jc w:val="center"/>
              <w:rPr>
                <w:rFonts w:ascii="等线" w:eastAsia="等线" w:hAnsi="等线"/>
                <w:sz w:val="16"/>
                <w:szCs w:val="16"/>
              </w:rPr>
            </w:pPr>
            <w:r w:rsidRPr="00022103">
              <w:rPr>
                <w:rFonts w:ascii="等线" w:eastAsia="等线" w:hAnsi="等线"/>
                <w:sz w:val="16"/>
                <w:szCs w:val="16"/>
              </w:rPr>
              <w:t>Field1</w:t>
            </w:r>
          </w:p>
        </w:tc>
        <w:tc>
          <w:tcPr>
            <w:tcW w:w="245" w:type="dxa"/>
            <w:gridSpan w:val="2"/>
            <w:vAlign w:val="center"/>
          </w:tcPr>
          <w:p w:rsidR="007347F0" w:rsidRPr="00022103" w:rsidRDefault="007347F0" w:rsidP="00DD65C6">
            <w:pPr>
              <w:jc w:val="center"/>
              <w:rPr>
                <w:rFonts w:ascii="等线" w:eastAsia="等线" w:hAnsi="等线"/>
                <w:sz w:val="16"/>
                <w:szCs w:val="16"/>
              </w:rPr>
            </w:pPr>
            <w:r w:rsidRPr="00022103">
              <w:rPr>
                <w:rFonts w:ascii="等线" w:eastAsia="等线" w:hAnsi="等线"/>
                <w:sz w:val="16"/>
                <w:szCs w:val="16"/>
              </w:rPr>
              <w:t>Field2</w:t>
            </w:r>
          </w:p>
        </w:tc>
        <w:tc>
          <w:tcPr>
            <w:tcW w:w="755" w:type="dxa"/>
            <w:vAlign w:val="center"/>
          </w:tcPr>
          <w:p w:rsidR="007347F0" w:rsidRPr="00022103" w:rsidRDefault="007347F0" w:rsidP="00DD65C6">
            <w:pPr>
              <w:jc w:val="center"/>
              <w:rPr>
                <w:rFonts w:ascii="等线" w:eastAsia="等线" w:hAnsi="等线"/>
                <w:sz w:val="16"/>
                <w:szCs w:val="16"/>
              </w:rPr>
            </w:pPr>
            <w:r w:rsidRPr="00022103">
              <w:rPr>
                <w:rFonts w:ascii="等线" w:eastAsia="等线" w:hAnsi="等线"/>
                <w:sz w:val="16"/>
                <w:szCs w:val="16"/>
              </w:rPr>
              <w:t>…</w:t>
            </w:r>
          </w:p>
        </w:tc>
        <w:tc>
          <w:tcPr>
            <w:tcW w:w="1026" w:type="dxa"/>
            <w:vAlign w:val="center"/>
          </w:tcPr>
          <w:p w:rsidR="007347F0" w:rsidRPr="00022103" w:rsidRDefault="007347F0" w:rsidP="00DD65C6">
            <w:pPr>
              <w:jc w:val="center"/>
              <w:rPr>
                <w:rFonts w:ascii="等线" w:eastAsia="等线" w:hAnsi="等线"/>
                <w:sz w:val="16"/>
                <w:szCs w:val="16"/>
              </w:rPr>
            </w:pPr>
            <w:r w:rsidRPr="00022103">
              <w:rPr>
                <w:rFonts w:ascii="等线" w:eastAsia="等线" w:hAnsi="等线"/>
                <w:sz w:val="16"/>
                <w:szCs w:val="16"/>
              </w:rPr>
              <w:t>…</w:t>
            </w:r>
          </w:p>
        </w:tc>
        <w:tc>
          <w:tcPr>
            <w:tcW w:w="2411" w:type="dxa"/>
            <w:gridSpan w:val="2"/>
            <w:vAlign w:val="center"/>
          </w:tcPr>
          <w:p w:rsidR="007347F0" w:rsidRPr="00022103" w:rsidRDefault="007347F0" w:rsidP="00DD65C6">
            <w:pPr>
              <w:jc w:val="center"/>
              <w:rPr>
                <w:rFonts w:ascii="等线" w:eastAsia="等线" w:hAnsi="等线"/>
                <w:sz w:val="16"/>
                <w:szCs w:val="16"/>
              </w:rPr>
            </w:pPr>
            <w:r w:rsidRPr="00022103">
              <w:rPr>
                <w:rFonts w:ascii="等线" w:eastAsia="等线" w:hAnsi="等线"/>
                <w:sz w:val="16"/>
                <w:szCs w:val="16"/>
              </w:rPr>
              <w:t>…</w:t>
            </w:r>
          </w:p>
        </w:tc>
      </w:tr>
    </w:tbl>
    <w:p w:rsidR="00DB4FC0" w:rsidRPr="00364C5A" w:rsidRDefault="00DE3AAD" w:rsidP="00364C5A">
      <w:pPr>
        <w:spacing w:line="360" w:lineRule="auto"/>
        <w:rPr>
          <w:rFonts w:ascii="黑体" w:eastAsia="黑体" w:hAnsi="黑体"/>
          <w:b/>
        </w:rPr>
      </w:pPr>
      <w:r>
        <w:rPr>
          <w:rFonts w:ascii="黑体" w:eastAsia="黑体" w:hAnsi="黑体" w:hint="eastAsia"/>
          <w:b/>
        </w:rPr>
        <w:t>3</w:t>
      </w:r>
      <w:r w:rsidR="00364C5A">
        <w:rPr>
          <w:rFonts w:ascii="黑体" w:eastAsia="黑体" w:hAnsi="黑体"/>
          <w:b/>
        </w:rPr>
        <w:t xml:space="preserve">.2 </w:t>
      </w:r>
      <w:r w:rsidR="00DB4FC0" w:rsidRPr="00364C5A">
        <w:rPr>
          <w:rFonts w:ascii="黑体" w:eastAsia="黑体" w:hAnsi="黑体" w:hint="eastAsia"/>
          <w:b/>
        </w:rPr>
        <w:t>时空点对象存储</w:t>
      </w:r>
      <w:r w:rsidR="00364C5A" w:rsidRPr="00364C5A">
        <w:rPr>
          <w:rFonts w:ascii="黑体" w:eastAsia="黑体" w:hAnsi="黑体" w:hint="eastAsia"/>
          <w:b/>
        </w:rPr>
        <w:t>设计</w:t>
      </w:r>
    </w:p>
    <w:p w:rsidR="00DB4FC0" w:rsidRPr="00364C5A" w:rsidRDefault="00DB4FC0" w:rsidP="00364C5A">
      <w:pPr>
        <w:spacing w:line="360" w:lineRule="auto"/>
        <w:ind w:firstLineChars="200" w:firstLine="420"/>
        <w:rPr>
          <w:rFonts w:ascii="宋体" w:eastAsia="宋体" w:hAnsi="宋体"/>
        </w:rPr>
      </w:pPr>
      <w:r w:rsidRPr="00364C5A">
        <w:rPr>
          <w:rFonts w:ascii="宋体" w:eastAsia="宋体" w:hAnsi="宋体" w:hint="eastAsia"/>
        </w:rPr>
        <w:t>由于设置的粒度不同，多个时空点对象会同时存在于一个时空</w:t>
      </w:r>
      <w:r w:rsidR="00E31B83">
        <w:rPr>
          <w:rFonts w:ascii="宋体" w:eastAsia="宋体" w:hAnsi="宋体" w:hint="eastAsia"/>
        </w:rPr>
        <w:t>立方</w:t>
      </w:r>
      <w:r w:rsidRPr="00364C5A">
        <w:rPr>
          <w:rFonts w:ascii="宋体" w:eastAsia="宋体" w:hAnsi="宋体" w:hint="eastAsia"/>
        </w:rPr>
        <w:t>中，而根据不同的业务需求，可以设置如下两种数据库模式。</w:t>
      </w:r>
      <w:r w:rsidR="00E31B83">
        <w:rPr>
          <w:rFonts w:ascii="宋体" w:eastAsia="宋体" w:hAnsi="宋体" w:hint="eastAsia"/>
        </w:rPr>
        <w:t>第一种即分别存储时空立方的点数据，第二种即将同时存在于一个时空</w:t>
      </w:r>
      <w:proofErr w:type="gramStart"/>
      <w:r w:rsidR="00E31B83">
        <w:rPr>
          <w:rFonts w:ascii="宋体" w:eastAsia="宋体" w:hAnsi="宋体" w:hint="eastAsia"/>
        </w:rPr>
        <w:t>立方中的点数据</w:t>
      </w:r>
      <w:proofErr w:type="gramEnd"/>
      <w:r w:rsidR="00E31B83">
        <w:rPr>
          <w:rFonts w:ascii="宋体" w:eastAsia="宋体" w:hAnsi="宋体" w:hint="eastAsia"/>
        </w:rPr>
        <w:t>打包存储。</w:t>
      </w:r>
      <w:r w:rsidRPr="00364C5A">
        <w:rPr>
          <w:rFonts w:ascii="宋体" w:eastAsia="宋体" w:hAnsi="宋体" w:hint="eastAsia"/>
        </w:rPr>
        <w:t>而该两种数据库模式都是由编码表和数据表构成，且两种模式的</w:t>
      </w:r>
      <w:r w:rsidR="002636E5">
        <w:rPr>
          <w:rFonts w:ascii="宋体" w:eastAsia="宋体" w:hAnsi="宋体" w:hint="eastAsia"/>
        </w:rPr>
        <w:t>编码表有许多不同，而</w:t>
      </w:r>
      <w:r w:rsidRPr="00364C5A">
        <w:rPr>
          <w:rFonts w:ascii="宋体" w:eastAsia="宋体" w:hAnsi="宋体" w:hint="eastAsia"/>
        </w:rPr>
        <w:t>数据表设计完全相同。</w:t>
      </w:r>
    </w:p>
    <w:p w:rsidR="00DB4FC0" w:rsidRPr="00364C5A" w:rsidRDefault="00364C5A" w:rsidP="00364C5A">
      <w:pPr>
        <w:spacing w:line="360" w:lineRule="auto"/>
        <w:rPr>
          <w:rFonts w:ascii="宋体" w:eastAsia="宋体" w:hAnsi="宋体"/>
        </w:rPr>
      </w:pPr>
      <w:r>
        <w:rPr>
          <w:rFonts w:ascii="宋体" w:eastAsia="宋体" w:hAnsi="宋体" w:hint="eastAsia"/>
        </w:rPr>
        <w:t>1）</w:t>
      </w:r>
      <w:r w:rsidR="002636E5">
        <w:rPr>
          <w:rFonts w:ascii="宋体" w:eastAsia="宋体" w:hAnsi="宋体" w:hint="eastAsia"/>
        </w:rPr>
        <w:t>编码</w:t>
      </w:r>
      <w:r w:rsidR="00DB4FC0" w:rsidRPr="00364C5A">
        <w:rPr>
          <w:rFonts w:ascii="宋体" w:eastAsia="宋体" w:hAnsi="宋体" w:hint="eastAsia"/>
        </w:rPr>
        <w:t>表设计</w:t>
      </w:r>
    </w:p>
    <w:p w:rsidR="00DB4FC0" w:rsidRDefault="00DB4FC0" w:rsidP="002636E5">
      <w:pPr>
        <w:spacing w:line="360" w:lineRule="auto"/>
        <w:ind w:firstLineChars="200" w:firstLine="420"/>
        <w:rPr>
          <w:rFonts w:ascii="宋体" w:eastAsia="宋体" w:hAnsi="宋体"/>
        </w:rPr>
      </w:pPr>
      <w:r w:rsidRPr="00364C5A">
        <w:rPr>
          <w:rFonts w:ascii="宋体" w:eastAsia="宋体" w:hAnsi="宋体" w:hint="eastAsia"/>
        </w:rPr>
        <w:t>第一种设计模式，</w:t>
      </w:r>
      <w:proofErr w:type="gramStart"/>
      <w:r w:rsidRPr="00364C5A">
        <w:rPr>
          <w:rFonts w:ascii="宋体" w:eastAsia="宋体" w:hAnsi="宋体" w:hint="eastAsia"/>
        </w:rPr>
        <w:t>按列存储</w:t>
      </w:r>
      <w:proofErr w:type="gramEnd"/>
      <w:r w:rsidRPr="00364C5A">
        <w:rPr>
          <w:rFonts w:ascii="宋体" w:eastAsia="宋体" w:hAnsi="宋体" w:hint="eastAsia"/>
        </w:rPr>
        <w:t>。</w:t>
      </w:r>
      <w:r w:rsidR="004326B1">
        <w:rPr>
          <w:rFonts w:ascii="宋体" w:eastAsia="宋体" w:hAnsi="宋体" w:hint="eastAsia"/>
        </w:rPr>
        <w:t>其编码表如</w:t>
      </w:r>
      <w:r w:rsidR="00DE3AAD">
        <w:rPr>
          <w:rFonts w:ascii="宋体" w:eastAsia="宋体" w:hAnsi="宋体" w:hint="eastAsia"/>
        </w:rPr>
        <w:t>3</w:t>
      </w:r>
      <w:r w:rsidR="004326B1">
        <w:rPr>
          <w:rFonts w:ascii="宋体" w:eastAsia="宋体" w:hAnsi="宋体"/>
        </w:rPr>
        <w:t>.2</w:t>
      </w:r>
      <w:r w:rsidR="004326B1">
        <w:rPr>
          <w:rFonts w:ascii="宋体" w:eastAsia="宋体" w:hAnsi="宋体" w:hint="eastAsia"/>
        </w:rPr>
        <w:t>所示，</w:t>
      </w:r>
      <w:proofErr w:type="gramStart"/>
      <w:r w:rsidRPr="00364C5A">
        <w:rPr>
          <w:rFonts w:ascii="宋体" w:eastAsia="宋体" w:hAnsi="宋体" w:hint="eastAsia"/>
        </w:rPr>
        <w:t>其中行键</w:t>
      </w:r>
      <w:proofErr w:type="spellStart"/>
      <w:proofErr w:type="gramEnd"/>
      <w:r w:rsidRPr="00364C5A">
        <w:rPr>
          <w:rFonts w:ascii="宋体" w:eastAsia="宋体" w:hAnsi="宋体" w:hint="eastAsia"/>
        </w:rPr>
        <w:t>Rowkey</w:t>
      </w:r>
      <w:proofErr w:type="spellEnd"/>
      <w:r w:rsidRPr="00364C5A">
        <w:rPr>
          <w:rFonts w:ascii="宋体" w:eastAsia="宋体" w:hAnsi="宋体" w:hint="eastAsia"/>
        </w:rPr>
        <w:t>代表编码后的时空</w:t>
      </w:r>
      <w:r w:rsidR="002636E5">
        <w:rPr>
          <w:rFonts w:ascii="宋体" w:eastAsia="宋体" w:hAnsi="宋体" w:hint="eastAsia"/>
        </w:rPr>
        <w:t>立方</w:t>
      </w:r>
      <w:r w:rsidRPr="00364C5A">
        <w:rPr>
          <w:rFonts w:ascii="宋体" w:eastAsia="宋体" w:hAnsi="宋体" w:hint="eastAsia"/>
        </w:rPr>
        <w:t>。而一个时空单</w:t>
      </w:r>
      <w:proofErr w:type="gramStart"/>
      <w:r w:rsidR="002636E5">
        <w:rPr>
          <w:rFonts w:ascii="宋体" w:eastAsia="宋体" w:hAnsi="宋体" w:hint="eastAsia"/>
        </w:rPr>
        <w:t>立方</w:t>
      </w:r>
      <w:r w:rsidRPr="00364C5A">
        <w:rPr>
          <w:rFonts w:ascii="宋体" w:eastAsia="宋体" w:hAnsi="宋体" w:hint="eastAsia"/>
        </w:rPr>
        <w:t>内</w:t>
      </w:r>
      <w:proofErr w:type="gramEnd"/>
      <w:r w:rsidRPr="00364C5A">
        <w:rPr>
          <w:rFonts w:ascii="宋体" w:eastAsia="宋体" w:hAnsi="宋体" w:hint="eastAsia"/>
        </w:rPr>
        <w:t>可能包含多个点对象。</w:t>
      </w:r>
      <w:proofErr w:type="gramStart"/>
      <w:r w:rsidRPr="00364C5A">
        <w:rPr>
          <w:rFonts w:ascii="宋体" w:eastAsia="宋体" w:hAnsi="宋体" w:hint="eastAsia"/>
        </w:rPr>
        <w:t>按列存储</w:t>
      </w:r>
      <w:proofErr w:type="gramEnd"/>
      <w:r w:rsidRPr="00364C5A">
        <w:rPr>
          <w:rFonts w:ascii="宋体" w:eastAsia="宋体" w:hAnsi="宋体" w:hint="eastAsia"/>
        </w:rPr>
        <w:t>的模式中，</w:t>
      </w:r>
      <w:r w:rsidR="002636E5">
        <w:rPr>
          <w:rFonts w:ascii="宋体" w:eastAsia="宋体" w:hAnsi="宋体" w:hint="eastAsia"/>
        </w:rPr>
        <w:t>其</w:t>
      </w:r>
      <w:r w:rsidRPr="00364C5A">
        <w:rPr>
          <w:rFonts w:ascii="宋体" w:eastAsia="宋体" w:hAnsi="宋体" w:hint="eastAsia"/>
        </w:rPr>
        <w:t>将各个</w:t>
      </w:r>
      <w:proofErr w:type="gramStart"/>
      <w:r w:rsidRPr="00364C5A">
        <w:rPr>
          <w:rFonts w:ascii="宋体" w:eastAsia="宋体" w:hAnsi="宋体" w:hint="eastAsia"/>
        </w:rPr>
        <w:t>点对</w:t>
      </w:r>
      <w:proofErr w:type="gramEnd"/>
      <w:r w:rsidRPr="00364C5A">
        <w:rPr>
          <w:rFonts w:ascii="宋体" w:eastAsia="宋体" w:hAnsi="宋体" w:hint="eastAsia"/>
        </w:rPr>
        <w:t>象的</w:t>
      </w:r>
      <w:proofErr w:type="spellStart"/>
      <w:r w:rsidRPr="00364C5A">
        <w:rPr>
          <w:rFonts w:ascii="宋体" w:eastAsia="宋体" w:hAnsi="宋体" w:hint="eastAsia"/>
        </w:rPr>
        <w:t>ObjectID</w:t>
      </w:r>
      <w:proofErr w:type="spellEnd"/>
      <w:proofErr w:type="gramStart"/>
      <w:r w:rsidRPr="00364C5A">
        <w:rPr>
          <w:rFonts w:ascii="宋体" w:eastAsia="宋体" w:hAnsi="宋体" w:hint="eastAsia"/>
        </w:rPr>
        <w:t>作为列</w:t>
      </w:r>
      <w:proofErr w:type="gramEnd"/>
      <w:r w:rsidRPr="00364C5A">
        <w:rPr>
          <w:rFonts w:ascii="宋体" w:eastAsia="宋体" w:hAnsi="宋体" w:hint="eastAsia"/>
        </w:rPr>
        <w:t>族</w:t>
      </w:r>
      <w:r w:rsidR="002636E5">
        <w:rPr>
          <w:rFonts w:ascii="宋体" w:eastAsia="宋体" w:hAnsi="宋体" w:hint="eastAsia"/>
        </w:rPr>
        <w:t>Points</w:t>
      </w:r>
      <w:r w:rsidRPr="00364C5A">
        <w:rPr>
          <w:rFonts w:ascii="宋体" w:eastAsia="宋体" w:hAnsi="宋体" w:hint="eastAsia"/>
        </w:rPr>
        <w:t>下的</w:t>
      </w:r>
      <w:proofErr w:type="gramStart"/>
      <w:r w:rsidRPr="00364C5A">
        <w:rPr>
          <w:rFonts w:ascii="宋体" w:eastAsia="宋体" w:hAnsi="宋体" w:hint="eastAsia"/>
        </w:rPr>
        <w:t>列独</w:t>
      </w:r>
      <w:proofErr w:type="gramEnd"/>
      <w:r w:rsidRPr="00364C5A">
        <w:rPr>
          <w:rFonts w:ascii="宋体" w:eastAsia="宋体" w:hAnsi="宋体" w:hint="eastAsia"/>
        </w:rPr>
        <w:t>立存储。而每个ID列中只存储几何信息</w:t>
      </w:r>
      <w:r w:rsidR="004326B1">
        <w:rPr>
          <w:rFonts w:ascii="宋体" w:eastAsia="宋体" w:hAnsi="宋体" w:hint="eastAsia"/>
        </w:rPr>
        <w:t>。</w:t>
      </w:r>
    </w:p>
    <w:p w:rsidR="00A75279" w:rsidRPr="00364C5A" w:rsidRDefault="00A75279" w:rsidP="00A75279">
      <w:pPr>
        <w:spacing w:line="360" w:lineRule="auto"/>
        <w:jc w:val="center"/>
        <w:rPr>
          <w:rFonts w:ascii="宋体" w:eastAsia="宋体" w:hAnsi="宋体"/>
        </w:rPr>
      </w:pPr>
      <w:r>
        <w:rPr>
          <w:rFonts w:ascii="宋体" w:eastAsia="宋体" w:hAnsi="宋体" w:hint="eastAsia"/>
        </w:rPr>
        <w:t>表</w:t>
      </w:r>
      <w:r w:rsidR="00DE3AAD">
        <w:rPr>
          <w:rFonts w:ascii="宋体" w:eastAsia="宋体" w:hAnsi="宋体" w:hint="eastAsia"/>
        </w:rPr>
        <w:t>3</w:t>
      </w:r>
      <w:r>
        <w:rPr>
          <w:rFonts w:ascii="宋体" w:eastAsia="宋体" w:hAnsi="宋体"/>
        </w:rPr>
        <w:t xml:space="preserve">.2 </w:t>
      </w:r>
      <w:proofErr w:type="gramStart"/>
      <w:r>
        <w:rPr>
          <w:rFonts w:ascii="宋体" w:eastAsia="宋体" w:hAnsi="宋体" w:hint="eastAsia"/>
        </w:rPr>
        <w:t>点对象</w:t>
      </w:r>
      <w:proofErr w:type="gramEnd"/>
      <w:r>
        <w:rPr>
          <w:rFonts w:ascii="宋体" w:eastAsia="宋体" w:hAnsi="宋体" w:hint="eastAsia"/>
        </w:rPr>
        <w:t>分多列存储索引表</w:t>
      </w:r>
    </w:p>
    <w:tbl>
      <w:tblPr>
        <w:tblStyle w:val="a8"/>
        <w:tblW w:w="0" w:type="auto"/>
        <w:jc w:val="center"/>
        <w:tblLook w:val="04A0" w:firstRow="1" w:lastRow="0" w:firstColumn="1" w:lastColumn="0" w:noHBand="0" w:noVBand="1"/>
      </w:tblPr>
      <w:tblGrid>
        <w:gridCol w:w="797"/>
        <w:gridCol w:w="1158"/>
        <w:gridCol w:w="875"/>
        <w:gridCol w:w="851"/>
        <w:gridCol w:w="767"/>
        <w:gridCol w:w="1335"/>
      </w:tblGrid>
      <w:tr w:rsidR="00DB4FC0" w:rsidRPr="00022103" w:rsidTr="00DD65C6">
        <w:trPr>
          <w:trHeight w:val="370"/>
          <w:jc w:val="center"/>
        </w:trPr>
        <w:tc>
          <w:tcPr>
            <w:tcW w:w="0" w:type="auto"/>
            <w:vAlign w:val="center"/>
          </w:tcPr>
          <w:p w:rsidR="00DB4FC0" w:rsidRPr="00022103" w:rsidRDefault="00DB4FC0" w:rsidP="00DD65C6">
            <w:pPr>
              <w:rPr>
                <w:rFonts w:ascii="等线" w:eastAsia="等线" w:hAnsi="等线"/>
                <w:b/>
                <w:sz w:val="16"/>
                <w:szCs w:val="16"/>
              </w:rPr>
            </w:pPr>
            <w:proofErr w:type="spellStart"/>
            <w:r w:rsidRPr="00022103">
              <w:rPr>
                <w:rFonts w:ascii="等线" w:eastAsia="等线" w:hAnsi="等线"/>
                <w:b/>
                <w:sz w:val="16"/>
                <w:szCs w:val="16"/>
              </w:rPr>
              <w:t>RowKey</w:t>
            </w:r>
            <w:proofErr w:type="spellEnd"/>
          </w:p>
        </w:tc>
        <w:tc>
          <w:tcPr>
            <w:tcW w:w="3651" w:type="dxa"/>
            <w:gridSpan w:val="4"/>
            <w:vAlign w:val="center"/>
          </w:tcPr>
          <w:p w:rsidR="00DB4FC0" w:rsidRPr="00022103" w:rsidRDefault="00DB4FC0" w:rsidP="00DD65C6">
            <w:pPr>
              <w:jc w:val="center"/>
              <w:rPr>
                <w:rFonts w:ascii="等线" w:eastAsia="等线" w:hAnsi="等线"/>
                <w:b/>
                <w:sz w:val="16"/>
                <w:szCs w:val="16"/>
              </w:rPr>
            </w:pPr>
            <w:proofErr w:type="spellStart"/>
            <w:r w:rsidRPr="00022103">
              <w:rPr>
                <w:rFonts w:ascii="等线" w:eastAsia="等线" w:hAnsi="等线"/>
                <w:b/>
                <w:sz w:val="16"/>
                <w:szCs w:val="16"/>
              </w:rPr>
              <w:t>ColumnFamily</w:t>
            </w:r>
            <w:proofErr w:type="spellEnd"/>
            <w:r w:rsidRPr="00022103">
              <w:rPr>
                <w:rFonts w:ascii="等线" w:eastAsia="等线" w:hAnsi="等线"/>
                <w:b/>
                <w:sz w:val="16"/>
                <w:szCs w:val="16"/>
              </w:rPr>
              <w:t>-&gt;</w:t>
            </w:r>
            <w:r>
              <w:rPr>
                <w:rFonts w:ascii="等线" w:eastAsia="等线" w:hAnsi="等线" w:hint="eastAsia"/>
                <w:b/>
                <w:sz w:val="16"/>
                <w:szCs w:val="16"/>
              </w:rPr>
              <w:t>Points</w:t>
            </w:r>
          </w:p>
        </w:tc>
        <w:tc>
          <w:tcPr>
            <w:tcW w:w="1335" w:type="dxa"/>
            <w:vAlign w:val="center"/>
          </w:tcPr>
          <w:p w:rsidR="00DB4FC0" w:rsidRPr="00022103" w:rsidRDefault="00DB4FC0" w:rsidP="00DD65C6">
            <w:pPr>
              <w:jc w:val="center"/>
              <w:rPr>
                <w:rFonts w:ascii="等线" w:eastAsia="等线" w:hAnsi="等线"/>
                <w:b/>
                <w:sz w:val="16"/>
                <w:szCs w:val="16"/>
              </w:rPr>
            </w:pPr>
            <w:proofErr w:type="spellStart"/>
            <w:r>
              <w:rPr>
                <w:rFonts w:ascii="等线" w:eastAsia="等线" w:hAnsi="等线" w:hint="eastAsia"/>
                <w:b/>
                <w:sz w:val="16"/>
                <w:szCs w:val="16"/>
              </w:rPr>
              <w:t>T</w:t>
            </w:r>
            <w:r>
              <w:rPr>
                <w:rFonts w:ascii="等线" w:eastAsia="等线" w:hAnsi="等线"/>
                <w:b/>
                <w:sz w:val="16"/>
                <w:szCs w:val="16"/>
              </w:rPr>
              <w:t>imeStamp</w:t>
            </w:r>
            <w:proofErr w:type="spellEnd"/>
          </w:p>
        </w:tc>
      </w:tr>
      <w:tr w:rsidR="00DB4FC0" w:rsidRPr="00022103" w:rsidTr="00DD65C6">
        <w:trPr>
          <w:jc w:val="center"/>
        </w:trPr>
        <w:tc>
          <w:tcPr>
            <w:tcW w:w="0" w:type="auto"/>
            <w:vMerge w:val="restart"/>
          </w:tcPr>
          <w:p w:rsidR="00DB4FC0" w:rsidRPr="00FD25DF" w:rsidRDefault="00DB4FC0" w:rsidP="00DD65C6">
            <w:pPr>
              <w:rPr>
                <w:rFonts w:ascii="等线" w:eastAsia="等线" w:hAnsi="等线"/>
                <w:b/>
                <w:sz w:val="16"/>
                <w:szCs w:val="16"/>
              </w:rPr>
            </w:pPr>
          </w:p>
        </w:tc>
        <w:tc>
          <w:tcPr>
            <w:tcW w:w="1158" w:type="dxa"/>
          </w:tcPr>
          <w:p w:rsidR="00DB4FC0" w:rsidRPr="00022103" w:rsidRDefault="00DB4FC0" w:rsidP="00DD65C6">
            <w:pPr>
              <w:jc w:val="center"/>
              <w:rPr>
                <w:rFonts w:ascii="等线" w:eastAsia="等线" w:hAnsi="等线"/>
                <w:sz w:val="16"/>
                <w:szCs w:val="16"/>
              </w:rPr>
            </w:pPr>
            <w:r>
              <w:rPr>
                <w:rFonts w:ascii="等线" w:eastAsia="等线" w:hAnsi="等线" w:hint="eastAsia"/>
                <w:sz w:val="16"/>
                <w:szCs w:val="16"/>
              </w:rPr>
              <w:t>ID</w:t>
            </w:r>
            <w:r>
              <w:rPr>
                <w:rFonts w:ascii="等线" w:eastAsia="等线" w:hAnsi="等线"/>
                <w:sz w:val="16"/>
                <w:szCs w:val="16"/>
              </w:rPr>
              <w:t>1</w:t>
            </w:r>
          </w:p>
        </w:tc>
        <w:tc>
          <w:tcPr>
            <w:tcW w:w="875" w:type="dxa"/>
          </w:tcPr>
          <w:p w:rsidR="00DB4FC0" w:rsidRPr="00022103" w:rsidRDefault="00DB4FC0" w:rsidP="00DD65C6">
            <w:pPr>
              <w:jc w:val="center"/>
              <w:rPr>
                <w:rFonts w:ascii="等线" w:eastAsia="等线" w:hAnsi="等线"/>
                <w:sz w:val="16"/>
                <w:szCs w:val="16"/>
              </w:rPr>
            </w:pPr>
            <w:r>
              <w:rPr>
                <w:rFonts w:ascii="等线" w:eastAsia="等线" w:hAnsi="等线" w:hint="eastAsia"/>
                <w:sz w:val="16"/>
                <w:szCs w:val="16"/>
              </w:rPr>
              <w:t>ID</w:t>
            </w:r>
            <w:r>
              <w:rPr>
                <w:rFonts w:ascii="等线" w:eastAsia="等线" w:hAnsi="等线"/>
                <w:sz w:val="16"/>
                <w:szCs w:val="16"/>
              </w:rPr>
              <w:t>2</w:t>
            </w:r>
          </w:p>
        </w:tc>
        <w:tc>
          <w:tcPr>
            <w:tcW w:w="851" w:type="dxa"/>
          </w:tcPr>
          <w:p w:rsidR="00DB4FC0" w:rsidRPr="00022103" w:rsidRDefault="00DB4FC0" w:rsidP="00DD65C6">
            <w:pPr>
              <w:jc w:val="center"/>
              <w:rPr>
                <w:rFonts w:ascii="等线" w:eastAsia="等线" w:hAnsi="等线"/>
                <w:sz w:val="16"/>
                <w:szCs w:val="16"/>
              </w:rPr>
            </w:pPr>
            <w:r>
              <w:rPr>
                <w:rFonts w:ascii="等线" w:eastAsia="等线" w:hAnsi="等线" w:hint="eastAsia"/>
                <w:sz w:val="16"/>
                <w:szCs w:val="16"/>
              </w:rPr>
              <w:t>ID3</w:t>
            </w:r>
          </w:p>
        </w:tc>
        <w:tc>
          <w:tcPr>
            <w:tcW w:w="767" w:type="dxa"/>
          </w:tcPr>
          <w:p w:rsidR="00DB4FC0" w:rsidRPr="00022103" w:rsidRDefault="00DB4FC0" w:rsidP="00DD65C6">
            <w:pPr>
              <w:jc w:val="center"/>
              <w:rPr>
                <w:rFonts w:ascii="等线" w:eastAsia="等线" w:hAnsi="等线"/>
                <w:sz w:val="16"/>
                <w:szCs w:val="16"/>
              </w:rPr>
            </w:pPr>
            <w:r>
              <w:rPr>
                <w:rFonts w:ascii="等线" w:eastAsia="等线" w:hAnsi="等线"/>
                <w:sz w:val="16"/>
                <w:szCs w:val="16"/>
              </w:rPr>
              <w:t>…</w:t>
            </w:r>
          </w:p>
        </w:tc>
        <w:tc>
          <w:tcPr>
            <w:tcW w:w="1335" w:type="dxa"/>
          </w:tcPr>
          <w:p w:rsidR="00DB4FC0" w:rsidRPr="00022103" w:rsidRDefault="00DB4FC0" w:rsidP="00DD65C6">
            <w:pPr>
              <w:jc w:val="center"/>
              <w:rPr>
                <w:rFonts w:ascii="等线" w:eastAsia="等线" w:hAnsi="等线"/>
                <w:sz w:val="16"/>
                <w:szCs w:val="16"/>
              </w:rPr>
            </w:pPr>
          </w:p>
        </w:tc>
      </w:tr>
      <w:tr w:rsidR="00DB4FC0" w:rsidRPr="00022103" w:rsidTr="00DD65C6">
        <w:trPr>
          <w:jc w:val="center"/>
        </w:trPr>
        <w:tc>
          <w:tcPr>
            <w:tcW w:w="0" w:type="auto"/>
            <w:vMerge/>
          </w:tcPr>
          <w:p w:rsidR="00DB4FC0" w:rsidRPr="00FD25DF" w:rsidRDefault="00DB4FC0" w:rsidP="00DD65C6">
            <w:pPr>
              <w:rPr>
                <w:rFonts w:ascii="等线" w:eastAsia="等线" w:hAnsi="等线"/>
                <w:b/>
                <w:sz w:val="16"/>
                <w:szCs w:val="16"/>
              </w:rPr>
            </w:pPr>
          </w:p>
        </w:tc>
        <w:tc>
          <w:tcPr>
            <w:tcW w:w="1158" w:type="dxa"/>
          </w:tcPr>
          <w:p w:rsidR="00DB4FC0" w:rsidRDefault="00DB4FC0" w:rsidP="00DD65C6">
            <w:pPr>
              <w:jc w:val="center"/>
              <w:rPr>
                <w:rFonts w:ascii="等线" w:eastAsia="等线" w:hAnsi="等线"/>
                <w:sz w:val="16"/>
                <w:szCs w:val="16"/>
              </w:rPr>
            </w:pPr>
          </w:p>
        </w:tc>
        <w:tc>
          <w:tcPr>
            <w:tcW w:w="875" w:type="dxa"/>
          </w:tcPr>
          <w:p w:rsidR="00DB4FC0" w:rsidRDefault="00DB4FC0" w:rsidP="00DD65C6">
            <w:pPr>
              <w:jc w:val="center"/>
              <w:rPr>
                <w:rFonts w:ascii="等线" w:eastAsia="等线" w:hAnsi="等线"/>
                <w:sz w:val="16"/>
                <w:szCs w:val="16"/>
              </w:rPr>
            </w:pPr>
          </w:p>
        </w:tc>
        <w:tc>
          <w:tcPr>
            <w:tcW w:w="851" w:type="dxa"/>
          </w:tcPr>
          <w:p w:rsidR="00DB4FC0" w:rsidRDefault="00DB4FC0" w:rsidP="00DD65C6">
            <w:pPr>
              <w:jc w:val="center"/>
              <w:rPr>
                <w:rFonts w:ascii="等线" w:eastAsia="等线" w:hAnsi="等线"/>
                <w:sz w:val="16"/>
                <w:szCs w:val="16"/>
              </w:rPr>
            </w:pPr>
          </w:p>
        </w:tc>
        <w:tc>
          <w:tcPr>
            <w:tcW w:w="767" w:type="dxa"/>
          </w:tcPr>
          <w:p w:rsidR="00DB4FC0" w:rsidRDefault="00DB4FC0" w:rsidP="00DD65C6">
            <w:pPr>
              <w:jc w:val="center"/>
              <w:rPr>
                <w:rFonts w:ascii="等线" w:eastAsia="等线" w:hAnsi="等线"/>
                <w:sz w:val="16"/>
                <w:szCs w:val="16"/>
              </w:rPr>
            </w:pPr>
          </w:p>
        </w:tc>
        <w:tc>
          <w:tcPr>
            <w:tcW w:w="1335" w:type="dxa"/>
          </w:tcPr>
          <w:p w:rsidR="00DB4FC0" w:rsidRPr="00022103" w:rsidRDefault="00DB4FC0" w:rsidP="00DD65C6">
            <w:pPr>
              <w:jc w:val="center"/>
              <w:rPr>
                <w:rFonts w:ascii="等线" w:eastAsia="等线" w:hAnsi="等线"/>
                <w:sz w:val="16"/>
                <w:szCs w:val="16"/>
              </w:rPr>
            </w:pPr>
          </w:p>
        </w:tc>
      </w:tr>
      <w:tr w:rsidR="00DB4FC0" w:rsidRPr="00022103" w:rsidTr="00DD65C6">
        <w:trPr>
          <w:jc w:val="center"/>
        </w:trPr>
        <w:tc>
          <w:tcPr>
            <w:tcW w:w="0" w:type="auto"/>
            <w:vMerge/>
          </w:tcPr>
          <w:p w:rsidR="00DB4FC0" w:rsidRPr="00FD25DF" w:rsidRDefault="00DB4FC0" w:rsidP="00DD65C6">
            <w:pPr>
              <w:rPr>
                <w:rFonts w:ascii="等线" w:eastAsia="等线" w:hAnsi="等线"/>
                <w:b/>
                <w:sz w:val="16"/>
                <w:szCs w:val="16"/>
              </w:rPr>
            </w:pPr>
          </w:p>
        </w:tc>
        <w:tc>
          <w:tcPr>
            <w:tcW w:w="1158" w:type="dxa"/>
          </w:tcPr>
          <w:p w:rsidR="00DB4FC0" w:rsidRDefault="00DB4FC0" w:rsidP="00DD65C6">
            <w:pPr>
              <w:jc w:val="center"/>
              <w:rPr>
                <w:rFonts w:ascii="等线" w:eastAsia="等线" w:hAnsi="等线"/>
                <w:sz w:val="16"/>
                <w:szCs w:val="16"/>
              </w:rPr>
            </w:pPr>
          </w:p>
        </w:tc>
        <w:tc>
          <w:tcPr>
            <w:tcW w:w="875" w:type="dxa"/>
          </w:tcPr>
          <w:p w:rsidR="00DB4FC0" w:rsidRDefault="00DB4FC0" w:rsidP="00DD65C6">
            <w:pPr>
              <w:jc w:val="center"/>
              <w:rPr>
                <w:rFonts w:ascii="等线" w:eastAsia="等线" w:hAnsi="等线"/>
                <w:sz w:val="16"/>
                <w:szCs w:val="16"/>
              </w:rPr>
            </w:pPr>
          </w:p>
        </w:tc>
        <w:tc>
          <w:tcPr>
            <w:tcW w:w="851" w:type="dxa"/>
          </w:tcPr>
          <w:p w:rsidR="00DB4FC0" w:rsidRDefault="00DB4FC0" w:rsidP="00DD65C6">
            <w:pPr>
              <w:jc w:val="center"/>
              <w:rPr>
                <w:rFonts w:ascii="等线" w:eastAsia="等线" w:hAnsi="等线"/>
                <w:sz w:val="16"/>
                <w:szCs w:val="16"/>
              </w:rPr>
            </w:pPr>
          </w:p>
        </w:tc>
        <w:tc>
          <w:tcPr>
            <w:tcW w:w="767" w:type="dxa"/>
          </w:tcPr>
          <w:p w:rsidR="00DB4FC0" w:rsidRDefault="00DB4FC0" w:rsidP="00DD65C6">
            <w:pPr>
              <w:jc w:val="center"/>
              <w:rPr>
                <w:rFonts w:ascii="等线" w:eastAsia="等线" w:hAnsi="等线"/>
                <w:sz w:val="16"/>
                <w:szCs w:val="16"/>
              </w:rPr>
            </w:pPr>
          </w:p>
        </w:tc>
        <w:tc>
          <w:tcPr>
            <w:tcW w:w="1335" w:type="dxa"/>
          </w:tcPr>
          <w:p w:rsidR="00DB4FC0" w:rsidRPr="00022103" w:rsidRDefault="00DB4FC0" w:rsidP="00DD65C6">
            <w:pPr>
              <w:jc w:val="center"/>
              <w:rPr>
                <w:rFonts w:ascii="等线" w:eastAsia="等线" w:hAnsi="等线"/>
                <w:sz w:val="16"/>
                <w:szCs w:val="16"/>
              </w:rPr>
            </w:pPr>
          </w:p>
        </w:tc>
      </w:tr>
    </w:tbl>
    <w:p w:rsidR="00DB4FC0" w:rsidRDefault="00DB4FC0" w:rsidP="00364C5A">
      <w:pPr>
        <w:spacing w:line="360" w:lineRule="auto"/>
        <w:ind w:firstLineChars="200" w:firstLine="420"/>
        <w:rPr>
          <w:rFonts w:ascii="宋体" w:eastAsia="宋体" w:hAnsi="宋体"/>
        </w:rPr>
      </w:pPr>
      <w:r w:rsidRPr="00364C5A">
        <w:rPr>
          <w:rFonts w:ascii="宋体" w:eastAsia="宋体" w:hAnsi="宋体" w:hint="eastAsia"/>
        </w:rPr>
        <w:t>不同以上所述的</w:t>
      </w:r>
      <w:proofErr w:type="gramStart"/>
      <w:r w:rsidRPr="00364C5A">
        <w:rPr>
          <w:rFonts w:ascii="宋体" w:eastAsia="宋体" w:hAnsi="宋体" w:hint="eastAsia"/>
        </w:rPr>
        <w:t>点对象按列</w:t>
      </w:r>
      <w:proofErr w:type="gramEnd"/>
      <w:r w:rsidRPr="00364C5A">
        <w:rPr>
          <w:rFonts w:ascii="宋体" w:eastAsia="宋体" w:hAnsi="宋体" w:hint="eastAsia"/>
        </w:rPr>
        <w:t>存储。有时候为了快速的点可视化查询，可以将时空单元内的</w:t>
      </w:r>
      <w:proofErr w:type="gramStart"/>
      <w:r w:rsidRPr="00364C5A">
        <w:rPr>
          <w:rFonts w:ascii="宋体" w:eastAsia="宋体" w:hAnsi="宋体" w:hint="eastAsia"/>
        </w:rPr>
        <w:t>所有点</w:t>
      </w:r>
      <w:proofErr w:type="gramEnd"/>
      <w:r w:rsidRPr="00364C5A">
        <w:rPr>
          <w:rFonts w:ascii="宋体" w:eastAsia="宋体" w:hAnsi="宋体" w:hint="eastAsia"/>
        </w:rPr>
        <w:t>数据打包存储。</w:t>
      </w:r>
      <w:r w:rsidR="004326B1">
        <w:rPr>
          <w:rFonts w:ascii="宋体" w:eastAsia="宋体" w:hAnsi="宋体" w:hint="eastAsia"/>
        </w:rPr>
        <w:t>编码表</w:t>
      </w:r>
      <w:r w:rsidRPr="00364C5A">
        <w:rPr>
          <w:rFonts w:ascii="宋体" w:eastAsia="宋体" w:hAnsi="宋体" w:hint="eastAsia"/>
        </w:rPr>
        <w:t>如</w:t>
      </w:r>
      <w:r w:rsidR="004326B1">
        <w:rPr>
          <w:rFonts w:ascii="宋体" w:eastAsia="宋体" w:hAnsi="宋体" w:hint="eastAsia"/>
        </w:rPr>
        <w:t>表</w:t>
      </w:r>
      <w:r w:rsidR="00DE3AAD">
        <w:rPr>
          <w:rFonts w:ascii="宋体" w:eastAsia="宋体" w:hAnsi="宋体" w:hint="eastAsia"/>
        </w:rPr>
        <w:t>3</w:t>
      </w:r>
      <w:r w:rsidR="004326B1">
        <w:rPr>
          <w:rFonts w:ascii="宋体" w:eastAsia="宋体" w:hAnsi="宋体"/>
        </w:rPr>
        <w:t>.3</w:t>
      </w:r>
      <w:r w:rsidR="004326B1">
        <w:rPr>
          <w:rFonts w:ascii="宋体" w:eastAsia="宋体" w:hAnsi="宋体" w:hint="eastAsia"/>
        </w:rPr>
        <w:t>所示</w:t>
      </w:r>
      <w:r w:rsidR="004A3845">
        <w:rPr>
          <w:rFonts w:ascii="宋体" w:eastAsia="宋体" w:hAnsi="宋体" w:hint="eastAsia"/>
        </w:rPr>
        <w:t>，在打包的内容格式中，可以仅存储</w:t>
      </w:r>
      <w:proofErr w:type="gramStart"/>
      <w:r w:rsidR="004A3845">
        <w:rPr>
          <w:rFonts w:ascii="宋体" w:eastAsia="宋体" w:hAnsi="宋体" w:hint="eastAsia"/>
        </w:rPr>
        <w:t>点对象</w:t>
      </w:r>
      <w:proofErr w:type="gramEnd"/>
      <w:r w:rsidR="004A3845">
        <w:rPr>
          <w:rFonts w:ascii="宋体" w:eastAsia="宋体" w:hAnsi="宋体" w:hint="eastAsia"/>
        </w:rPr>
        <w:t>的ID，和地理信息geo，并以；区分各个点对象。</w:t>
      </w:r>
    </w:p>
    <w:p w:rsidR="00A75279" w:rsidRPr="00364C5A" w:rsidRDefault="00A75279" w:rsidP="00A75279">
      <w:pPr>
        <w:spacing w:line="360" w:lineRule="auto"/>
        <w:jc w:val="center"/>
        <w:rPr>
          <w:rFonts w:ascii="宋体" w:eastAsia="宋体" w:hAnsi="宋体"/>
        </w:rPr>
      </w:pPr>
      <w:r>
        <w:rPr>
          <w:rFonts w:ascii="宋体" w:eastAsia="宋体" w:hAnsi="宋体" w:hint="eastAsia"/>
        </w:rPr>
        <w:t>表</w:t>
      </w:r>
      <w:r w:rsidR="00DE3AAD">
        <w:rPr>
          <w:rFonts w:ascii="宋体" w:eastAsia="宋体" w:hAnsi="宋体" w:hint="eastAsia"/>
        </w:rPr>
        <w:t>3</w:t>
      </w:r>
      <w:r>
        <w:rPr>
          <w:rFonts w:ascii="宋体" w:eastAsia="宋体" w:hAnsi="宋体"/>
        </w:rPr>
        <w:t xml:space="preserve">.3 </w:t>
      </w:r>
      <w:proofErr w:type="gramStart"/>
      <w:r>
        <w:rPr>
          <w:rFonts w:ascii="宋体" w:eastAsia="宋体" w:hAnsi="宋体" w:hint="eastAsia"/>
        </w:rPr>
        <w:t>点对象</w:t>
      </w:r>
      <w:proofErr w:type="gramEnd"/>
      <w:r>
        <w:rPr>
          <w:rFonts w:ascii="宋体" w:eastAsia="宋体" w:hAnsi="宋体" w:hint="eastAsia"/>
        </w:rPr>
        <w:t>打包存储索引表</w:t>
      </w:r>
    </w:p>
    <w:tbl>
      <w:tblPr>
        <w:tblStyle w:val="a8"/>
        <w:tblW w:w="0" w:type="auto"/>
        <w:jc w:val="center"/>
        <w:tblLook w:val="04A0" w:firstRow="1" w:lastRow="0" w:firstColumn="1" w:lastColumn="0" w:noHBand="0" w:noVBand="1"/>
      </w:tblPr>
      <w:tblGrid>
        <w:gridCol w:w="797"/>
        <w:gridCol w:w="3651"/>
        <w:gridCol w:w="1335"/>
      </w:tblGrid>
      <w:tr w:rsidR="00DB4FC0" w:rsidRPr="00022103" w:rsidTr="00DD65C6">
        <w:trPr>
          <w:trHeight w:val="370"/>
          <w:jc w:val="center"/>
        </w:trPr>
        <w:tc>
          <w:tcPr>
            <w:tcW w:w="0" w:type="auto"/>
            <w:vAlign w:val="center"/>
          </w:tcPr>
          <w:p w:rsidR="00DB4FC0" w:rsidRPr="00022103" w:rsidRDefault="00DB4FC0" w:rsidP="00DD65C6">
            <w:pPr>
              <w:rPr>
                <w:rFonts w:ascii="等线" w:eastAsia="等线" w:hAnsi="等线"/>
                <w:b/>
                <w:sz w:val="16"/>
                <w:szCs w:val="16"/>
              </w:rPr>
            </w:pPr>
            <w:proofErr w:type="spellStart"/>
            <w:r w:rsidRPr="00022103">
              <w:rPr>
                <w:rFonts w:ascii="等线" w:eastAsia="等线" w:hAnsi="等线"/>
                <w:b/>
                <w:sz w:val="16"/>
                <w:szCs w:val="16"/>
              </w:rPr>
              <w:lastRenderedPageBreak/>
              <w:t>RowKey</w:t>
            </w:r>
            <w:proofErr w:type="spellEnd"/>
          </w:p>
        </w:tc>
        <w:tc>
          <w:tcPr>
            <w:tcW w:w="3651" w:type="dxa"/>
            <w:vAlign w:val="center"/>
          </w:tcPr>
          <w:p w:rsidR="00DB4FC0" w:rsidRPr="00022103" w:rsidRDefault="00DB4FC0" w:rsidP="00DD65C6">
            <w:pPr>
              <w:jc w:val="center"/>
              <w:rPr>
                <w:rFonts w:ascii="等线" w:eastAsia="等线" w:hAnsi="等线"/>
                <w:b/>
                <w:sz w:val="16"/>
                <w:szCs w:val="16"/>
              </w:rPr>
            </w:pPr>
            <w:proofErr w:type="spellStart"/>
            <w:r w:rsidRPr="00022103">
              <w:rPr>
                <w:rFonts w:ascii="等线" w:eastAsia="等线" w:hAnsi="等线"/>
                <w:b/>
                <w:sz w:val="16"/>
                <w:szCs w:val="16"/>
              </w:rPr>
              <w:t>ColumnFamily</w:t>
            </w:r>
            <w:proofErr w:type="spellEnd"/>
            <w:r w:rsidRPr="00022103">
              <w:rPr>
                <w:rFonts w:ascii="等线" w:eastAsia="等线" w:hAnsi="等线"/>
                <w:b/>
                <w:sz w:val="16"/>
                <w:szCs w:val="16"/>
              </w:rPr>
              <w:t>-&gt;</w:t>
            </w:r>
            <w:r w:rsidR="001E75FA">
              <w:rPr>
                <w:rFonts w:ascii="等线" w:eastAsia="等线" w:hAnsi="等线" w:hint="eastAsia"/>
                <w:b/>
                <w:sz w:val="16"/>
                <w:szCs w:val="16"/>
              </w:rPr>
              <w:t>Objects</w:t>
            </w:r>
          </w:p>
        </w:tc>
        <w:tc>
          <w:tcPr>
            <w:tcW w:w="1335" w:type="dxa"/>
            <w:vAlign w:val="center"/>
          </w:tcPr>
          <w:p w:rsidR="00DB4FC0" w:rsidRPr="00022103" w:rsidRDefault="00DB4FC0" w:rsidP="00DD65C6">
            <w:pPr>
              <w:jc w:val="center"/>
              <w:rPr>
                <w:rFonts w:ascii="等线" w:eastAsia="等线" w:hAnsi="等线"/>
                <w:b/>
                <w:sz w:val="16"/>
                <w:szCs w:val="16"/>
              </w:rPr>
            </w:pPr>
            <w:proofErr w:type="spellStart"/>
            <w:r>
              <w:rPr>
                <w:rFonts w:ascii="等线" w:eastAsia="等线" w:hAnsi="等线" w:hint="eastAsia"/>
                <w:b/>
                <w:sz w:val="16"/>
                <w:szCs w:val="16"/>
              </w:rPr>
              <w:t>T</w:t>
            </w:r>
            <w:r>
              <w:rPr>
                <w:rFonts w:ascii="等线" w:eastAsia="等线" w:hAnsi="等线"/>
                <w:b/>
                <w:sz w:val="16"/>
                <w:szCs w:val="16"/>
              </w:rPr>
              <w:t>imeStamp</w:t>
            </w:r>
            <w:proofErr w:type="spellEnd"/>
          </w:p>
        </w:tc>
      </w:tr>
      <w:tr w:rsidR="00DB4FC0" w:rsidRPr="00022103" w:rsidTr="00DD65C6">
        <w:trPr>
          <w:jc w:val="center"/>
        </w:trPr>
        <w:tc>
          <w:tcPr>
            <w:tcW w:w="0" w:type="auto"/>
            <w:vMerge w:val="restart"/>
          </w:tcPr>
          <w:p w:rsidR="00DB4FC0" w:rsidRPr="00FD25DF" w:rsidRDefault="00DB4FC0" w:rsidP="00DD65C6">
            <w:pPr>
              <w:rPr>
                <w:rFonts w:ascii="等线" w:eastAsia="等线" w:hAnsi="等线"/>
                <w:b/>
                <w:sz w:val="16"/>
                <w:szCs w:val="16"/>
              </w:rPr>
            </w:pPr>
          </w:p>
        </w:tc>
        <w:tc>
          <w:tcPr>
            <w:tcW w:w="3651" w:type="dxa"/>
          </w:tcPr>
          <w:p w:rsidR="00DB4FC0" w:rsidRPr="00022103" w:rsidRDefault="00DB4FC0" w:rsidP="00DD65C6">
            <w:pPr>
              <w:jc w:val="center"/>
              <w:rPr>
                <w:rFonts w:ascii="等线" w:eastAsia="等线" w:hAnsi="等线"/>
                <w:sz w:val="16"/>
                <w:szCs w:val="16"/>
              </w:rPr>
            </w:pPr>
            <w:r>
              <w:rPr>
                <w:rFonts w:ascii="等线" w:eastAsia="等线" w:hAnsi="等线" w:hint="eastAsia"/>
                <w:sz w:val="16"/>
                <w:szCs w:val="16"/>
              </w:rPr>
              <w:t>ID</w:t>
            </w:r>
            <w:r>
              <w:rPr>
                <w:rFonts w:ascii="等线" w:eastAsia="等线" w:hAnsi="等线"/>
                <w:sz w:val="16"/>
                <w:szCs w:val="16"/>
              </w:rPr>
              <w:t>1</w:t>
            </w:r>
            <w:r>
              <w:rPr>
                <w:rFonts w:ascii="等线" w:eastAsia="等线" w:hAnsi="等线" w:hint="eastAsia"/>
                <w:sz w:val="16"/>
                <w:szCs w:val="16"/>
              </w:rPr>
              <w:t>,geo</w:t>
            </w:r>
            <w:r>
              <w:rPr>
                <w:rFonts w:ascii="等线" w:eastAsia="等线" w:hAnsi="等线"/>
                <w:sz w:val="16"/>
                <w:szCs w:val="16"/>
              </w:rPr>
              <w:t>1;ID2,geo2;</w:t>
            </w:r>
            <w:r>
              <w:rPr>
                <w:rFonts w:ascii="等线" w:eastAsia="等线" w:hAnsi="等线" w:hint="eastAsia"/>
                <w:sz w:val="16"/>
                <w:szCs w:val="16"/>
              </w:rPr>
              <w:t>ID</w:t>
            </w:r>
            <w:r>
              <w:rPr>
                <w:rFonts w:ascii="等线" w:eastAsia="等线" w:hAnsi="等线"/>
                <w:sz w:val="16"/>
                <w:szCs w:val="16"/>
              </w:rPr>
              <w:t>3;</w:t>
            </w:r>
            <w:r>
              <w:rPr>
                <w:rFonts w:ascii="等线" w:eastAsia="等线" w:hAnsi="等线" w:hint="eastAsia"/>
                <w:sz w:val="16"/>
                <w:szCs w:val="16"/>
              </w:rPr>
              <w:t>geo</w:t>
            </w:r>
            <w:r>
              <w:rPr>
                <w:rFonts w:ascii="等线" w:eastAsia="等线" w:hAnsi="等线"/>
                <w:sz w:val="16"/>
                <w:szCs w:val="16"/>
              </w:rPr>
              <w:t>3</w:t>
            </w:r>
          </w:p>
        </w:tc>
        <w:tc>
          <w:tcPr>
            <w:tcW w:w="1335" w:type="dxa"/>
          </w:tcPr>
          <w:p w:rsidR="00DB4FC0" w:rsidRPr="00022103" w:rsidRDefault="00DB4FC0" w:rsidP="00DD65C6">
            <w:pPr>
              <w:jc w:val="center"/>
              <w:rPr>
                <w:rFonts w:ascii="等线" w:eastAsia="等线" w:hAnsi="等线"/>
                <w:sz w:val="16"/>
                <w:szCs w:val="16"/>
              </w:rPr>
            </w:pPr>
          </w:p>
        </w:tc>
      </w:tr>
      <w:tr w:rsidR="00DB4FC0" w:rsidRPr="00022103" w:rsidTr="00DD65C6">
        <w:trPr>
          <w:jc w:val="center"/>
        </w:trPr>
        <w:tc>
          <w:tcPr>
            <w:tcW w:w="0" w:type="auto"/>
            <w:vMerge/>
          </w:tcPr>
          <w:p w:rsidR="00DB4FC0" w:rsidRPr="00FD25DF" w:rsidRDefault="00DB4FC0" w:rsidP="00DD65C6">
            <w:pPr>
              <w:rPr>
                <w:rFonts w:ascii="等线" w:eastAsia="等线" w:hAnsi="等线"/>
                <w:b/>
                <w:sz w:val="16"/>
                <w:szCs w:val="16"/>
              </w:rPr>
            </w:pPr>
          </w:p>
        </w:tc>
        <w:tc>
          <w:tcPr>
            <w:tcW w:w="3651" w:type="dxa"/>
          </w:tcPr>
          <w:p w:rsidR="00DB4FC0" w:rsidRDefault="00DB4FC0" w:rsidP="00DD65C6">
            <w:pPr>
              <w:jc w:val="center"/>
              <w:rPr>
                <w:rFonts w:ascii="等线" w:eastAsia="等线" w:hAnsi="等线"/>
                <w:sz w:val="16"/>
                <w:szCs w:val="16"/>
              </w:rPr>
            </w:pPr>
            <w:r>
              <w:rPr>
                <w:rFonts w:ascii="等线" w:eastAsia="等线" w:hAnsi="等线"/>
                <w:sz w:val="16"/>
                <w:szCs w:val="16"/>
              </w:rPr>
              <w:t>…</w:t>
            </w:r>
          </w:p>
        </w:tc>
        <w:tc>
          <w:tcPr>
            <w:tcW w:w="1335" w:type="dxa"/>
          </w:tcPr>
          <w:p w:rsidR="00DB4FC0" w:rsidRPr="00022103" w:rsidRDefault="00DB4FC0" w:rsidP="00DD65C6">
            <w:pPr>
              <w:jc w:val="center"/>
              <w:rPr>
                <w:rFonts w:ascii="等线" w:eastAsia="等线" w:hAnsi="等线"/>
                <w:sz w:val="16"/>
                <w:szCs w:val="16"/>
              </w:rPr>
            </w:pPr>
          </w:p>
        </w:tc>
      </w:tr>
      <w:tr w:rsidR="00DB4FC0" w:rsidRPr="00022103" w:rsidTr="00DD65C6">
        <w:trPr>
          <w:jc w:val="center"/>
        </w:trPr>
        <w:tc>
          <w:tcPr>
            <w:tcW w:w="0" w:type="auto"/>
            <w:vMerge/>
          </w:tcPr>
          <w:p w:rsidR="00DB4FC0" w:rsidRPr="00FD25DF" w:rsidRDefault="00DB4FC0" w:rsidP="00DD65C6">
            <w:pPr>
              <w:rPr>
                <w:rFonts w:ascii="等线" w:eastAsia="等线" w:hAnsi="等线"/>
                <w:b/>
                <w:sz w:val="16"/>
                <w:szCs w:val="16"/>
              </w:rPr>
            </w:pPr>
          </w:p>
        </w:tc>
        <w:tc>
          <w:tcPr>
            <w:tcW w:w="3651" w:type="dxa"/>
          </w:tcPr>
          <w:p w:rsidR="00DB4FC0" w:rsidRDefault="00DB4FC0" w:rsidP="00DD65C6">
            <w:pPr>
              <w:jc w:val="center"/>
              <w:rPr>
                <w:rFonts w:ascii="等线" w:eastAsia="等线" w:hAnsi="等线"/>
                <w:sz w:val="16"/>
                <w:szCs w:val="16"/>
              </w:rPr>
            </w:pPr>
            <w:r>
              <w:rPr>
                <w:rFonts w:ascii="等线" w:eastAsia="等线" w:hAnsi="等线"/>
                <w:sz w:val="16"/>
                <w:szCs w:val="16"/>
              </w:rPr>
              <w:t>…</w:t>
            </w:r>
          </w:p>
        </w:tc>
        <w:tc>
          <w:tcPr>
            <w:tcW w:w="1335" w:type="dxa"/>
          </w:tcPr>
          <w:p w:rsidR="00DB4FC0" w:rsidRPr="00022103" w:rsidRDefault="00DB4FC0" w:rsidP="00DD65C6">
            <w:pPr>
              <w:jc w:val="center"/>
              <w:rPr>
                <w:rFonts w:ascii="等线" w:eastAsia="等线" w:hAnsi="等线"/>
                <w:sz w:val="16"/>
                <w:szCs w:val="16"/>
              </w:rPr>
            </w:pPr>
          </w:p>
        </w:tc>
      </w:tr>
    </w:tbl>
    <w:p w:rsidR="00DB4FC0" w:rsidRDefault="00DB4FC0" w:rsidP="00364C5A">
      <w:pPr>
        <w:spacing w:line="360" w:lineRule="auto"/>
        <w:ind w:firstLineChars="200" w:firstLine="420"/>
        <w:rPr>
          <w:rFonts w:ascii="宋体" w:eastAsia="宋体" w:hAnsi="宋体"/>
        </w:rPr>
      </w:pPr>
      <w:r w:rsidRPr="00364C5A">
        <w:rPr>
          <w:rFonts w:ascii="宋体" w:eastAsia="宋体" w:hAnsi="宋体"/>
        </w:rPr>
        <w:t>2</w:t>
      </w:r>
      <w:r w:rsidRPr="00364C5A">
        <w:rPr>
          <w:rFonts w:ascii="宋体" w:eastAsia="宋体" w:hAnsi="宋体" w:hint="eastAsia"/>
        </w:rPr>
        <w:t>）数据表设计</w:t>
      </w:r>
      <w:r w:rsidR="004326B1">
        <w:rPr>
          <w:rFonts w:ascii="宋体" w:eastAsia="宋体" w:hAnsi="宋体" w:hint="eastAsia"/>
        </w:rPr>
        <w:t>如表</w:t>
      </w:r>
      <w:r w:rsidR="00DE3AAD">
        <w:rPr>
          <w:rFonts w:ascii="宋体" w:eastAsia="宋体" w:hAnsi="宋体" w:hint="eastAsia"/>
        </w:rPr>
        <w:t>3</w:t>
      </w:r>
      <w:r w:rsidR="004326B1">
        <w:rPr>
          <w:rFonts w:ascii="宋体" w:eastAsia="宋体" w:hAnsi="宋体"/>
        </w:rPr>
        <w:t>.4</w:t>
      </w:r>
      <w:r w:rsidR="004326B1">
        <w:rPr>
          <w:rFonts w:ascii="宋体" w:eastAsia="宋体" w:hAnsi="宋体" w:hint="eastAsia"/>
        </w:rPr>
        <w:t>所示，</w:t>
      </w:r>
      <w:proofErr w:type="gramStart"/>
      <w:r w:rsidRPr="00364C5A">
        <w:rPr>
          <w:rFonts w:ascii="宋体" w:eastAsia="宋体" w:hAnsi="宋体" w:hint="eastAsia"/>
        </w:rPr>
        <w:t>其中行键</w:t>
      </w:r>
      <w:proofErr w:type="spellStart"/>
      <w:proofErr w:type="gramEnd"/>
      <w:r w:rsidRPr="00364C5A">
        <w:rPr>
          <w:rFonts w:ascii="宋体" w:eastAsia="宋体" w:hAnsi="宋体" w:hint="eastAsia"/>
        </w:rPr>
        <w:t>Rowkey</w:t>
      </w:r>
      <w:proofErr w:type="spellEnd"/>
      <w:r w:rsidRPr="00364C5A">
        <w:rPr>
          <w:rFonts w:ascii="宋体" w:eastAsia="宋体" w:hAnsi="宋体" w:hint="eastAsia"/>
        </w:rPr>
        <w:t>可以是</w:t>
      </w:r>
      <w:proofErr w:type="gramStart"/>
      <w:r w:rsidRPr="00364C5A">
        <w:rPr>
          <w:rFonts w:ascii="宋体" w:eastAsia="宋体" w:hAnsi="宋体" w:hint="eastAsia"/>
        </w:rPr>
        <w:t>点对</w:t>
      </w:r>
      <w:proofErr w:type="gramEnd"/>
      <w:r w:rsidRPr="00364C5A">
        <w:rPr>
          <w:rFonts w:ascii="宋体" w:eastAsia="宋体" w:hAnsi="宋体" w:hint="eastAsia"/>
        </w:rPr>
        <w:t>象的</w:t>
      </w:r>
      <w:proofErr w:type="spellStart"/>
      <w:r w:rsidRPr="00364C5A">
        <w:rPr>
          <w:rFonts w:ascii="宋体" w:eastAsia="宋体" w:hAnsi="宋体" w:hint="eastAsia"/>
        </w:rPr>
        <w:t>ObjectID</w:t>
      </w:r>
      <w:proofErr w:type="spellEnd"/>
      <w:r w:rsidRPr="00364C5A">
        <w:rPr>
          <w:rFonts w:ascii="宋体" w:eastAsia="宋体" w:hAnsi="宋体" w:hint="eastAsia"/>
        </w:rPr>
        <w:t>，也可以是</w:t>
      </w:r>
      <w:proofErr w:type="gramStart"/>
      <w:r w:rsidRPr="00364C5A">
        <w:rPr>
          <w:rFonts w:ascii="宋体" w:eastAsia="宋体" w:hAnsi="宋体" w:hint="eastAsia"/>
        </w:rPr>
        <w:t>点对</w:t>
      </w:r>
      <w:proofErr w:type="gramEnd"/>
      <w:r w:rsidRPr="00364C5A">
        <w:rPr>
          <w:rFonts w:ascii="宋体" w:eastAsia="宋体" w:hAnsi="宋体" w:hint="eastAsia"/>
        </w:rPr>
        <w:t>象的某个属性。而</w:t>
      </w:r>
      <w:proofErr w:type="gramStart"/>
      <w:r w:rsidRPr="00364C5A">
        <w:rPr>
          <w:rFonts w:ascii="宋体" w:eastAsia="宋体" w:hAnsi="宋体" w:hint="eastAsia"/>
        </w:rPr>
        <w:t>行键列族</w:t>
      </w:r>
      <w:proofErr w:type="gramEnd"/>
      <w:r w:rsidRPr="00364C5A">
        <w:rPr>
          <w:rFonts w:ascii="宋体" w:eastAsia="宋体" w:hAnsi="宋体" w:hint="eastAsia"/>
        </w:rPr>
        <w:t>Attribute下</w:t>
      </w:r>
      <w:r w:rsidR="004326B1">
        <w:rPr>
          <w:rFonts w:ascii="宋体" w:eastAsia="宋体" w:hAnsi="宋体" w:hint="eastAsia"/>
        </w:rPr>
        <w:t>可以有</w:t>
      </w:r>
      <w:r w:rsidRPr="00364C5A">
        <w:rPr>
          <w:rFonts w:ascii="宋体" w:eastAsia="宋体" w:hAnsi="宋体" w:hint="eastAsia"/>
        </w:rPr>
        <w:t>很多不同的列，</w:t>
      </w:r>
      <w:r w:rsidR="004326B1">
        <w:rPr>
          <w:rFonts w:ascii="宋体" w:eastAsia="宋体" w:hAnsi="宋体" w:hint="eastAsia"/>
        </w:rPr>
        <w:t>从而</w:t>
      </w:r>
      <w:r w:rsidRPr="00364C5A">
        <w:rPr>
          <w:rFonts w:ascii="宋体" w:eastAsia="宋体" w:hAnsi="宋体" w:hint="eastAsia"/>
        </w:rPr>
        <w:t>描述</w:t>
      </w:r>
      <w:proofErr w:type="gramStart"/>
      <w:r w:rsidRPr="00364C5A">
        <w:rPr>
          <w:rFonts w:ascii="宋体" w:eastAsia="宋体" w:hAnsi="宋体" w:hint="eastAsia"/>
        </w:rPr>
        <w:t>点对</w:t>
      </w:r>
      <w:proofErr w:type="gramEnd"/>
      <w:r w:rsidRPr="00364C5A">
        <w:rPr>
          <w:rFonts w:ascii="宋体" w:eastAsia="宋体" w:hAnsi="宋体" w:hint="eastAsia"/>
        </w:rPr>
        <w:t>象的属性信息</w:t>
      </w:r>
      <w:r w:rsidR="004326B1">
        <w:rPr>
          <w:rFonts w:ascii="宋体" w:eastAsia="宋体" w:hAnsi="宋体" w:hint="eastAsia"/>
        </w:rPr>
        <w:t>，</w:t>
      </w:r>
      <w:r w:rsidRPr="00364C5A">
        <w:rPr>
          <w:rFonts w:ascii="宋体" w:eastAsia="宋体" w:hAnsi="宋体" w:hint="eastAsia"/>
        </w:rPr>
        <w:t>不同的时间</w:t>
      </w:r>
      <w:proofErr w:type="gramStart"/>
      <w:r w:rsidRPr="00364C5A">
        <w:rPr>
          <w:rFonts w:ascii="宋体" w:eastAsia="宋体" w:hAnsi="宋体" w:hint="eastAsia"/>
        </w:rPr>
        <w:t>戳代</w:t>
      </w:r>
      <w:proofErr w:type="gramEnd"/>
      <w:r w:rsidRPr="00364C5A">
        <w:rPr>
          <w:rFonts w:ascii="宋体" w:eastAsia="宋体" w:hAnsi="宋体" w:hint="eastAsia"/>
        </w:rPr>
        <w:t>表其不同的版本号。</w:t>
      </w:r>
    </w:p>
    <w:p w:rsidR="00A75279" w:rsidRPr="00A75279" w:rsidRDefault="00A75279" w:rsidP="00A75279">
      <w:pPr>
        <w:spacing w:line="360" w:lineRule="auto"/>
        <w:jc w:val="center"/>
        <w:rPr>
          <w:rFonts w:ascii="宋体" w:eastAsia="宋体" w:hAnsi="宋体"/>
        </w:rPr>
      </w:pPr>
      <w:r>
        <w:rPr>
          <w:rFonts w:ascii="宋体" w:eastAsia="宋体" w:hAnsi="宋体" w:hint="eastAsia"/>
        </w:rPr>
        <w:t>表</w:t>
      </w:r>
      <w:r w:rsidR="00DE3AAD">
        <w:rPr>
          <w:rFonts w:ascii="宋体" w:eastAsia="宋体" w:hAnsi="宋体" w:hint="eastAsia"/>
        </w:rPr>
        <w:t>3</w:t>
      </w:r>
      <w:r>
        <w:rPr>
          <w:rFonts w:ascii="宋体" w:eastAsia="宋体" w:hAnsi="宋体"/>
        </w:rPr>
        <w:t xml:space="preserve">.4 </w:t>
      </w:r>
      <w:proofErr w:type="gramStart"/>
      <w:r>
        <w:rPr>
          <w:rFonts w:ascii="宋体" w:eastAsia="宋体" w:hAnsi="宋体" w:hint="eastAsia"/>
        </w:rPr>
        <w:t>点对象</w:t>
      </w:r>
      <w:proofErr w:type="gramEnd"/>
      <w:r>
        <w:rPr>
          <w:rFonts w:ascii="宋体" w:eastAsia="宋体" w:hAnsi="宋体" w:hint="eastAsia"/>
        </w:rPr>
        <w:t>存储数据表</w:t>
      </w:r>
    </w:p>
    <w:tbl>
      <w:tblPr>
        <w:tblStyle w:val="a8"/>
        <w:tblW w:w="0" w:type="auto"/>
        <w:jc w:val="center"/>
        <w:tblLook w:val="04A0" w:firstRow="1" w:lastRow="0" w:firstColumn="1" w:lastColumn="0" w:noHBand="0" w:noVBand="1"/>
      </w:tblPr>
      <w:tblGrid>
        <w:gridCol w:w="797"/>
        <w:gridCol w:w="1158"/>
        <w:gridCol w:w="875"/>
        <w:gridCol w:w="851"/>
        <w:gridCol w:w="767"/>
        <w:gridCol w:w="1335"/>
      </w:tblGrid>
      <w:tr w:rsidR="00DB4FC0" w:rsidRPr="00022103" w:rsidTr="00DD65C6">
        <w:trPr>
          <w:trHeight w:val="370"/>
          <w:jc w:val="center"/>
        </w:trPr>
        <w:tc>
          <w:tcPr>
            <w:tcW w:w="0" w:type="auto"/>
            <w:vAlign w:val="center"/>
          </w:tcPr>
          <w:p w:rsidR="00DB4FC0" w:rsidRPr="00022103" w:rsidRDefault="00DB4FC0" w:rsidP="00DD65C6">
            <w:pPr>
              <w:rPr>
                <w:rFonts w:ascii="等线" w:eastAsia="等线" w:hAnsi="等线"/>
                <w:b/>
                <w:sz w:val="16"/>
                <w:szCs w:val="16"/>
              </w:rPr>
            </w:pPr>
            <w:proofErr w:type="spellStart"/>
            <w:r w:rsidRPr="00022103">
              <w:rPr>
                <w:rFonts w:ascii="等线" w:eastAsia="等线" w:hAnsi="等线"/>
                <w:b/>
                <w:sz w:val="16"/>
                <w:szCs w:val="16"/>
              </w:rPr>
              <w:t>RowKey</w:t>
            </w:r>
            <w:proofErr w:type="spellEnd"/>
          </w:p>
        </w:tc>
        <w:tc>
          <w:tcPr>
            <w:tcW w:w="3651" w:type="dxa"/>
            <w:gridSpan w:val="4"/>
            <w:vAlign w:val="center"/>
          </w:tcPr>
          <w:p w:rsidR="00DB4FC0" w:rsidRPr="00022103" w:rsidRDefault="00DB4FC0" w:rsidP="00DD65C6">
            <w:pPr>
              <w:jc w:val="center"/>
              <w:rPr>
                <w:rFonts w:ascii="等线" w:eastAsia="等线" w:hAnsi="等线"/>
                <w:b/>
                <w:sz w:val="16"/>
                <w:szCs w:val="16"/>
              </w:rPr>
            </w:pPr>
            <w:proofErr w:type="spellStart"/>
            <w:r w:rsidRPr="00022103">
              <w:rPr>
                <w:rFonts w:ascii="等线" w:eastAsia="等线" w:hAnsi="等线"/>
                <w:b/>
                <w:sz w:val="16"/>
                <w:szCs w:val="16"/>
              </w:rPr>
              <w:t>ColumnFamily</w:t>
            </w:r>
            <w:proofErr w:type="spellEnd"/>
            <w:r w:rsidRPr="00022103">
              <w:rPr>
                <w:rFonts w:ascii="等线" w:eastAsia="等线" w:hAnsi="等线"/>
                <w:b/>
                <w:sz w:val="16"/>
                <w:szCs w:val="16"/>
              </w:rPr>
              <w:t>-&gt;</w:t>
            </w:r>
            <w:r>
              <w:rPr>
                <w:rFonts w:ascii="等线" w:eastAsia="等线" w:hAnsi="等线" w:hint="eastAsia"/>
                <w:b/>
                <w:sz w:val="16"/>
                <w:szCs w:val="16"/>
              </w:rPr>
              <w:t>Attribute</w:t>
            </w:r>
          </w:p>
        </w:tc>
        <w:tc>
          <w:tcPr>
            <w:tcW w:w="1335" w:type="dxa"/>
            <w:vAlign w:val="center"/>
          </w:tcPr>
          <w:p w:rsidR="00DB4FC0" w:rsidRPr="00022103" w:rsidRDefault="00DB4FC0" w:rsidP="00DD65C6">
            <w:pPr>
              <w:jc w:val="center"/>
              <w:rPr>
                <w:rFonts w:ascii="等线" w:eastAsia="等线" w:hAnsi="等线"/>
                <w:b/>
                <w:sz w:val="16"/>
                <w:szCs w:val="16"/>
              </w:rPr>
            </w:pPr>
            <w:proofErr w:type="spellStart"/>
            <w:r>
              <w:rPr>
                <w:rFonts w:ascii="等线" w:eastAsia="等线" w:hAnsi="等线" w:hint="eastAsia"/>
                <w:b/>
                <w:sz w:val="16"/>
                <w:szCs w:val="16"/>
              </w:rPr>
              <w:t>T</w:t>
            </w:r>
            <w:r>
              <w:rPr>
                <w:rFonts w:ascii="等线" w:eastAsia="等线" w:hAnsi="等线"/>
                <w:b/>
                <w:sz w:val="16"/>
                <w:szCs w:val="16"/>
              </w:rPr>
              <w:t>imeStamp</w:t>
            </w:r>
            <w:proofErr w:type="spellEnd"/>
          </w:p>
        </w:tc>
      </w:tr>
      <w:tr w:rsidR="00DB4FC0" w:rsidRPr="00022103" w:rsidTr="00DD65C6">
        <w:trPr>
          <w:jc w:val="center"/>
        </w:trPr>
        <w:tc>
          <w:tcPr>
            <w:tcW w:w="0" w:type="auto"/>
            <w:vMerge w:val="restart"/>
          </w:tcPr>
          <w:p w:rsidR="00DB4FC0" w:rsidRPr="004326B1" w:rsidRDefault="00F10F15" w:rsidP="004326B1">
            <w:pPr>
              <w:rPr>
                <w:rFonts w:ascii="微软雅黑" w:eastAsia="微软雅黑" w:hAnsi="微软雅黑"/>
                <w:b/>
                <w:sz w:val="16"/>
                <w:szCs w:val="16"/>
              </w:rPr>
            </w:pPr>
            <w:r>
              <w:rPr>
                <w:rFonts w:ascii="微软雅黑" w:eastAsia="微软雅黑" w:hAnsi="微软雅黑" w:hint="eastAsia"/>
                <w:sz w:val="18"/>
              </w:rPr>
              <w:t>ID</w:t>
            </w:r>
          </w:p>
        </w:tc>
        <w:tc>
          <w:tcPr>
            <w:tcW w:w="1158" w:type="dxa"/>
          </w:tcPr>
          <w:p w:rsidR="00DB4FC0" w:rsidRPr="00022103" w:rsidRDefault="00DB4FC0" w:rsidP="00DD65C6">
            <w:pPr>
              <w:jc w:val="center"/>
              <w:rPr>
                <w:rFonts w:ascii="等线" w:eastAsia="等线" w:hAnsi="等线"/>
                <w:sz w:val="16"/>
                <w:szCs w:val="16"/>
              </w:rPr>
            </w:pPr>
            <w:r>
              <w:rPr>
                <w:rFonts w:ascii="等线" w:eastAsia="等线" w:hAnsi="等线" w:hint="eastAsia"/>
                <w:sz w:val="16"/>
                <w:szCs w:val="16"/>
              </w:rPr>
              <w:t>Geo</w:t>
            </w:r>
          </w:p>
        </w:tc>
        <w:tc>
          <w:tcPr>
            <w:tcW w:w="875" w:type="dxa"/>
          </w:tcPr>
          <w:p w:rsidR="00DB4FC0" w:rsidRPr="00022103" w:rsidRDefault="00DB4FC0" w:rsidP="00DD65C6">
            <w:pPr>
              <w:jc w:val="center"/>
              <w:rPr>
                <w:rFonts w:ascii="等线" w:eastAsia="等线" w:hAnsi="等线"/>
                <w:sz w:val="16"/>
                <w:szCs w:val="16"/>
              </w:rPr>
            </w:pPr>
            <w:r>
              <w:rPr>
                <w:rFonts w:ascii="等线" w:eastAsia="等线" w:hAnsi="等线" w:hint="eastAsia"/>
                <w:sz w:val="16"/>
                <w:szCs w:val="16"/>
              </w:rPr>
              <w:t>Field</w:t>
            </w:r>
            <w:r>
              <w:rPr>
                <w:rFonts w:ascii="等线" w:eastAsia="等线" w:hAnsi="等线"/>
                <w:sz w:val="16"/>
                <w:szCs w:val="16"/>
              </w:rPr>
              <w:t>1</w:t>
            </w:r>
          </w:p>
        </w:tc>
        <w:tc>
          <w:tcPr>
            <w:tcW w:w="851" w:type="dxa"/>
          </w:tcPr>
          <w:p w:rsidR="00DB4FC0" w:rsidRPr="00022103" w:rsidRDefault="00DB4FC0" w:rsidP="00DD65C6">
            <w:pPr>
              <w:jc w:val="center"/>
              <w:rPr>
                <w:rFonts w:ascii="等线" w:eastAsia="等线" w:hAnsi="等线"/>
                <w:sz w:val="16"/>
                <w:szCs w:val="16"/>
              </w:rPr>
            </w:pPr>
            <w:r>
              <w:rPr>
                <w:rFonts w:ascii="等线" w:eastAsia="等线" w:hAnsi="等线" w:hint="eastAsia"/>
                <w:sz w:val="16"/>
                <w:szCs w:val="16"/>
              </w:rPr>
              <w:t>Field</w:t>
            </w:r>
            <w:r>
              <w:rPr>
                <w:rFonts w:ascii="等线" w:eastAsia="等线" w:hAnsi="等线"/>
                <w:sz w:val="16"/>
                <w:szCs w:val="16"/>
              </w:rPr>
              <w:t>2</w:t>
            </w:r>
          </w:p>
        </w:tc>
        <w:tc>
          <w:tcPr>
            <w:tcW w:w="767" w:type="dxa"/>
          </w:tcPr>
          <w:p w:rsidR="00DB4FC0" w:rsidRPr="00022103" w:rsidRDefault="00DB4FC0" w:rsidP="00DD65C6">
            <w:pPr>
              <w:jc w:val="center"/>
              <w:rPr>
                <w:rFonts w:ascii="等线" w:eastAsia="等线" w:hAnsi="等线"/>
                <w:sz w:val="16"/>
                <w:szCs w:val="16"/>
              </w:rPr>
            </w:pPr>
            <w:r>
              <w:rPr>
                <w:rFonts w:ascii="等线" w:eastAsia="等线" w:hAnsi="等线"/>
                <w:sz w:val="16"/>
                <w:szCs w:val="16"/>
              </w:rPr>
              <w:t>…</w:t>
            </w:r>
          </w:p>
        </w:tc>
        <w:tc>
          <w:tcPr>
            <w:tcW w:w="1335" w:type="dxa"/>
          </w:tcPr>
          <w:p w:rsidR="00DB4FC0" w:rsidRPr="00022103" w:rsidRDefault="00DB4FC0" w:rsidP="00DD65C6">
            <w:pPr>
              <w:jc w:val="center"/>
              <w:rPr>
                <w:rFonts w:ascii="等线" w:eastAsia="等线" w:hAnsi="等线"/>
                <w:sz w:val="16"/>
                <w:szCs w:val="16"/>
              </w:rPr>
            </w:pPr>
          </w:p>
        </w:tc>
      </w:tr>
      <w:tr w:rsidR="00DB4FC0" w:rsidRPr="00022103" w:rsidTr="00DD65C6">
        <w:trPr>
          <w:jc w:val="center"/>
        </w:trPr>
        <w:tc>
          <w:tcPr>
            <w:tcW w:w="0" w:type="auto"/>
            <w:vMerge/>
          </w:tcPr>
          <w:p w:rsidR="00DB4FC0" w:rsidRPr="00FD25DF" w:rsidRDefault="00DB4FC0" w:rsidP="00DD65C6">
            <w:pPr>
              <w:rPr>
                <w:rFonts w:ascii="等线" w:eastAsia="等线" w:hAnsi="等线"/>
                <w:b/>
                <w:sz w:val="16"/>
                <w:szCs w:val="16"/>
              </w:rPr>
            </w:pPr>
          </w:p>
        </w:tc>
        <w:tc>
          <w:tcPr>
            <w:tcW w:w="1158" w:type="dxa"/>
          </w:tcPr>
          <w:p w:rsidR="00DB4FC0" w:rsidRDefault="00DB4FC0" w:rsidP="00DD65C6">
            <w:pPr>
              <w:jc w:val="center"/>
              <w:rPr>
                <w:rFonts w:ascii="等线" w:eastAsia="等线" w:hAnsi="等线"/>
                <w:sz w:val="16"/>
                <w:szCs w:val="16"/>
              </w:rPr>
            </w:pPr>
          </w:p>
        </w:tc>
        <w:tc>
          <w:tcPr>
            <w:tcW w:w="875" w:type="dxa"/>
          </w:tcPr>
          <w:p w:rsidR="00DB4FC0" w:rsidRDefault="00DB4FC0" w:rsidP="00DD65C6">
            <w:pPr>
              <w:jc w:val="center"/>
              <w:rPr>
                <w:rFonts w:ascii="等线" w:eastAsia="等线" w:hAnsi="等线"/>
                <w:sz w:val="16"/>
                <w:szCs w:val="16"/>
              </w:rPr>
            </w:pPr>
          </w:p>
        </w:tc>
        <w:tc>
          <w:tcPr>
            <w:tcW w:w="851" w:type="dxa"/>
          </w:tcPr>
          <w:p w:rsidR="00DB4FC0" w:rsidRDefault="00DB4FC0" w:rsidP="00DD65C6">
            <w:pPr>
              <w:jc w:val="center"/>
              <w:rPr>
                <w:rFonts w:ascii="等线" w:eastAsia="等线" w:hAnsi="等线"/>
                <w:sz w:val="16"/>
                <w:szCs w:val="16"/>
              </w:rPr>
            </w:pPr>
          </w:p>
        </w:tc>
        <w:tc>
          <w:tcPr>
            <w:tcW w:w="767" w:type="dxa"/>
          </w:tcPr>
          <w:p w:rsidR="00DB4FC0" w:rsidRDefault="00DB4FC0" w:rsidP="00DD65C6">
            <w:pPr>
              <w:jc w:val="center"/>
              <w:rPr>
                <w:rFonts w:ascii="等线" w:eastAsia="等线" w:hAnsi="等线"/>
                <w:sz w:val="16"/>
                <w:szCs w:val="16"/>
              </w:rPr>
            </w:pPr>
          </w:p>
        </w:tc>
        <w:tc>
          <w:tcPr>
            <w:tcW w:w="1335" w:type="dxa"/>
          </w:tcPr>
          <w:p w:rsidR="00DB4FC0" w:rsidRPr="00022103" w:rsidRDefault="00DB4FC0" w:rsidP="00DD65C6">
            <w:pPr>
              <w:jc w:val="center"/>
              <w:rPr>
                <w:rFonts w:ascii="等线" w:eastAsia="等线" w:hAnsi="等线"/>
                <w:sz w:val="16"/>
                <w:szCs w:val="16"/>
              </w:rPr>
            </w:pPr>
          </w:p>
        </w:tc>
      </w:tr>
      <w:tr w:rsidR="00DB4FC0" w:rsidRPr="00022103" w:rsidTr="00DD65C6">
        <w:trPr>
          <w:jc w:val="center"/>
        </w:trPr>
        <w:tc>
          <w:tcPr>
            <w:tcW w:w="0" w:type="auto"/>
            <w:vMerge/>
          </w:tcPr>
          <w:p w:rsidR="00DB4FC0" w:rsidRPr="00FD25DF" w:rsidRDefault="00DB4FC0" w:rsidP="00DD65C6">
            <w:pPr>
              <w:rPr>
                <w:rFonts w:ascii="等线" w:eastAsia="等线" w:hAnsi="等线"/>
                <w:b/>
                <w:sz w:val="16"/>
                <w:szCs w:val="16"/>
              </w:rPr>
            </w:pPr>
          </w:p>
        </w:tc>
        <w:tc>
          <w:tcPr>
            <w:tcW w:w="1158" w:type="dxa"/>
          </w:tcPr>
          <w:p w:rsidR="00DB4FC0" w:rsidRDefault="00DB4FC0" w:rsidP="00DD65C6">
            <w:pPr>
              <w:jc w:val="center"/>
              <w:rPr>
                <w:rFonts w:ascii="等线" w:eastAsia="等线" w:hAnsi="等线"/>
                <w:sz w:val="16"/>
                <w:szCs w:val="16"/>
              </w:rPr>
            </w:pPr>
          </w:p>
        </w:tc>
        <w:tc>
          <w:tcPr>
            <w:tcW w:w="875" w:type="dxa"/>
          </w:tcPr>
          <w:p w:rsidR="00DB4FC0" w:rsidRDefault="00DB4FC0" w:rsidP="00DD65C6">
            <w:pPr>
              <w:jc w:val="center"/>
              <w:rPr>
                <w:rFonts w:ascii="等线" w:eastAsia="等线" w:hAnsi="等线"/>
                <w:sz w:val="16"/>
                <w:szCs w:val="16"/>
              </w:rPr>
            </w:pPr>
          </w:p>
        </w:tc>
        <w:tc>
          <w:tcPr>
            <w:tcW w:w="851" w:type="dxa"/>
          </w:tcPr>
          <w:p w:rsidR="00DB4FC0" w:rsidRDefault="00DB4FC0" w:rsidP="00DD65C6">
            <w:pPr>
              <w:jc w:val="center"/>
              <w:rPr>
                <w:rFonts w:ascii="等线" w:eastAsia="等线" w:hAnsi="等线"/>
                <w:sz w:val="16"/>
                <w:szCs w:val="16"/>
              </w:rPr>
            </w:pPr>
          </w:p>
        </w:tc>
        <w:tc>
          <w:tcPr>
            <w:tcW w:w="767" w:type="dxa"/>
          </w:tcPr>
          <w:p w:rsidR="00DB4FC0" w:rsidRDefault="00DB4FC0" w:rsidP="00DD65C6">
            <w:pPr>
              <w:jc w:val="center"/>
              <w:rPr>
                <w:rFonts w:ascii="等线" w:eastAsia="等线" w:hAnsi="等线"/>
                <w:sz w:val="16"/>
                <w:szCs w:val="16"/>
              </w:rPr>
            </w:pPr>
          </w:p>
        </w:tc>
        <w:tc>
          <w:tcPr>
            <w:tcW w:w="1335" w:type="dxa"/>
          </w:tcPr>
          <w:p w:rsidR="00DB4FC0" w:rsidRPr="00022103" w:rsidRDefault="00DB4FC0" w:rsidP="00DD65C6">
            <w:pPr>
              <w:jc w:val="center"/>
              <w:rPr>
                <w:rFonts w:ascii="等线" w:eastAsia="等线" w:hAnsi="等线"/>
                <w:sz w:val="16"/>
                <w:szCs w:val="16"/>
              </w:rPr>
            </w:pPr>
          </w:p>
        </w:tc>
      </w:tr>
    </w:tbl>
    <w:p w:rsidR="00DB4FC0" w:rsidRPr="00364C5A" w:rsidRDefault="00DE3AAD" w:rsidP="00364C5A">
      <w:pPr>
        <w:spacing w:line="360" w:lineRule="auto"/>
        <w:rPr>
          <w:rFonts w:ascii="黑体" w:eastAsia="黑体" w:hAnsi="黑体"/>
          <w:b/>
        </w:rPr>
      </w:pPr>
      <w:r>
        <w:rPr>
          <w:rFonts w:ascii="黑体" w:eastAsia="黑体" w:hAnsi="黑体" w:hint="eastAsia"/>
          <w:b/>
        </w:rPr>
        <w:t>3</w:t>
      </w:r>
      <w:r w:rsidR="00364C5A">
        <w:rPr>
          <w:rFonts w:ascii="黑体" w:eastAsia="黑体" w:hAnsi="黑体"/>
          <w:b/>
        </w:rPr>
        <w:t xml:space="preserve">.3 </w:t>
      </w:r>
      <w:r w:rsidR="00DB4FC0" w:rsidRPr="00364C5A">
        <w:rPr>
          <w:rFonts w:ascii="黑体" w:eastAsia="黑体" w:hAnsi="黑体" w:hint="eastAsia"/>
          <w:b/>
        </w:rPr>
        <w:t>线面对象存储</w:t>
      </w:r>
    </w:p>
    <w:p w:rsidR="00F07980" w:rsidRDefault="00DB4FC0" w:rsidP="0007611A">
      <w:pPr>
        <w:widowControl/>
        <w:spacing w:line="360" w:lineRule="auto"/>
        <w:ind w:firstLineChars="200" w:firstLine="420"/>
        <w:jc w:val="left"/>
        <w:rPr>
          <w:rFonts w:ascii="宋体" w:eastAsia="宋体" w:hAnsi="宋体"/>
        </w:rPr>
      </w:pPr>
      <w:r w:rsidRPr="007377AD">
        <w:rPr>
          <w:rFonts w:ascii="宋体" w:eastAsia="宋体" w:hAnsi="宋体" w:hint="eastAsia"/>
        </w:rPr>
        <w:t>线、与面的存储模型与点不同。如图</w:t>
      </w:r>
      <w:r>
        <w:rPr>
          <w:rFonts w:ascii="宋体" w:eastAsia="宋体" w:hAnsi="宋体" w:hint="eastAsia"/>
        </w:rPr>
        <w:t>4</w:t>
      </w:r>
      <w:r w:rsidRPr="007377AD">
        <w:rPr>
          <w:rFonts w:ascii="宋体" w:eastAsia="宋体" w:hAnsi="宋体" w:hint="eastAsia"/>
        </w:rPr>
        <w:t>-</w:t>
      </w:r>
      <w:r>
        <w:rPr>
          <w:rFonts w:ascii="宋体" w:eastAsia="宋体" w:hAnsi="宋体" w:hint="eastAsia"/>
        </w:rPr>
        <w:t>1</w:t>
      </w:r>
      <w:r w:rsidRPr="007377AD">
        <w:rPr>
          <w:rFonts w:ascii="宋体" w:eastAsia="宋体" w:hAnsi="宋体" w:hint="eastAsia"/>
        </w:rPr>
        <w:t>所示</w:t>
      </w:r>
      <w:r w:rsidR="00F10F15">
        <w:rPr>
          <w:rFonts w:ascii="宋体" w:eastAsia="宋体" w:hAnsi="宋体" w:hint="eastAsia"/>
        </w:rPr>
        <w:t>为逐层的</w:t>
      </w:r>
      <w:r w:rsidRPr="007377AD">
        <w:rPr>
          <w:rFonts w:ascii="宋体" w:eastAsia="宋体" w:hAnsi="宋体" w:hint="eastAsia"/>
        </w:rPr>
        <w:t>一个金字塔模型，且分辨率逐级递增，且每一层的分辨率为</w:t>
      </w:r>
      <w:r w:rsidRPr="007377AD">
        <w:rPr>
          <w:rFonts w:ascii="宋体" w:eastAsia="宋体" w:hAnsi="宋体" w:cs="Times New Roman"/>
          <w:color w:val="000000" w:themeColor="text1"/>
          <w:kern w:val="24"/>
          <w:sz w:val="16"/>
          <w:szCs w:val="36"/>
        </w:rPr>
        <w:t>2</w:t>
      </w:r>
      <w:r w:rsidRPr="007377AD">
        <w:rPr>
          <w:rFonts w:ascii="宋体" w:eastAsia="宋体" w:hAnsi="宋体" w:cs="Times New Roman"/>
          <w:color w:val="000000" w:themeColor="text1"/>
          <w:kern w:val="24"/>
          <w:position w:val="11"/>
          <w:sz w:val="16"/>
          <w:szCs w:val="36"/>
          <w:vertAlign w:val="superscript"/>
        </w:rPr>
        <w:t>n</w:t>
      </w:r>
      <w:r w:rsidRPr="007377AD">
        <w:rPr>
          <w:rFonts w:ascii="宋体" w:eastAsia="宋体" w:hAnsi="宋体" w:cs="Times New Roman"/>
          <w:color w:val="000000" w:themeColor="text1"/>
          <w:kern w:val="24"/>
          <w:sz w:val="16"/>
          <w:szCs w:val="36"/>
        </w:rPr>
        <w:t>x2</w:t>
      </w:r>
      <w:r w:rsidRPr="007377AD">
        <w:rPr>
          <w:rFonts w:ascii="宋体" w:eastAsia="宋体" w:hAnsi="宋体" w:cs="Arial"/>
          <w:color w:val="000000" w:themeColor="text1"/>
          <w:kern w:val="24"/>
          <w:position w:val="11"/>
          <w:sz w:val="16"/>
          <w:szCs w:val="36"/>
          <w:vertAlign w:val="superscript"/>
        </w:rPr>
        <w:t>n</w:t>
      </w:r>
      <w:r w:rsidRPr="007377AD">
        <w:rPr>
          <w:rFonts w:ascii="宋体" w:eastAsia="宋体" w:hAnsi="宋体" w:hint="eastAsia"/>
        </w:rPr>
        <w:t>，其中n为层级。</w:t>
      </w:r>
      <w:r w:rsidR="00822F86">
        <w:rPr>
          <w:rFonts w:ascii="宋体" w:eastAsia="宋体" w:hAnsi="宋体" w:hint="eastAsia"/>
        </w:rPr>
        <w:t>如图4</w:t>
      </w:r>
      <w:r w:rsidR="00F07980">
        <w:rPr>
          <w:rFonts w:ascii="宋体" w:eastAsia="宋体" w:hAnsi="宋体" w:hint="eastAsia"/>
        </w:rPr>
        <w:t>-</w:t>
      </w:r>
      <w:r w:rsidR="00822F86">
        <w:rPr>
          <w:rFonts w:ascii="宋体" w:eastAsia="宋体" w:hAnsi="宋体"/>
        </w:rPr>
        <w:t xml:space="preserve">1 </w:t>
      </w:r>
      <w:r w:rsidR="00822F86">
        <w:rPr>
          <w:rFonts w:ascii="宋体" w:eastAsia="宋体" w:hAnsi="宋体" w:hint="eastAsia"/>
        </w:rPr>
        <w:t>（a</w:t>
      </w:r>
      <w:r w:rsidR="00822F86">
        <w:rPr>
          <w:rFonts w:ascii="宋体" w:eastAsia="宋体" w:hAnsi="宋体"/>
        </w:rPr>
        <w:t>)</w:t>
      </w:r>
      <w:r w:rsidR="00822F86">
        <w:rPr>
          <w:rFonts w:ascii="宋体" w:eastAsia="宋体" w:hAnsi="宋体" w:hint="eastAsia"/>
        </w:rPr>
        <w:t>，（</w:t>
      </w:r>
      <w:r w:rsidR="00822F86">
        <w:rPr>
          <w:rFonts w:ascii="宋体" w:eastAsia="宋体" w:hAnsi="宋体"/>
        </w:rPr>
        <w:t>b)</w:t>
      </w:r>
      <w:r w:rsidR="00822F86">
        <w:rPr>
          <w:rFonts w:ascii="宋体" w:eastAsia="宋体" w:hAnsi="宋体" w:hint="eastAsia"/>
        </w:rPr>
        <w:t>图所示，</w:t>
      </w:r>
      <w:r w:rsidRPr="007377AD">
        <w:rPr>
          <w:rFonts w:ascii="宋体" w:eastAsia="宋体" w:hAnsi="宋体" w:hint="eastAsia"/>
        </w:rPr>
        <w:t>当用</w:t>
      </w:r>
      <w:r w:rsidR="00822F86">
        <w:rPr>
          <w:rFonts w:ascii="宋体" w:eastAsia="宋体" w:hAnsi="宋体" w:hint="eastAsia"/>
        </w:rPr>
        <w:t>时空单元</w:t>
      </w:r>
      <w:r w:rsidRPr="007377AD">
        <w:rPr>
          <w:rFonts w:ascii="宋体" w:eastAsia="宋体" w:hAnsi="宋体" w:hint="eastAsia"/>
        </w:rPr>
        <w:t>去近似表达</w:t>
      </w:r>
      <w:r w:rsidR="00822F86">
        <w:rPr>
          <w:rFonts w:ascii="宋体" w:eastAsia="宋体" w:hAnsi="宋体" w:hint="eastAsia"/>
        </w:rPr>
        <w:t>时空面对象时</w:t>
      </w:r>
      <w:r w:rsidRPr="007377AD">
        <w:rPr>
          <w:rFonts w:ascii="宋体" w:eastAsia="宋体" w:hAnsi="宋体" w:hint="eastAsia"/>
        </w:rPr>
        <w:t>，近似的越精确，所需要</w:t>
      </w:r>
      <w:r w:rsidR="00822F86">
        <w:rPr>
          <w:rFonts w:ascii="宋体" w:eastAsia="宋体" w:hAnsi="宋体" w:hint="eastAsia"/>
        </w:rPr>
        <w:t>存储的时空单元就越多，</w:t>
      </w:r>
      <w:r w:rsidR="00822F86" w:rsidRPr="007377AD">
        <w:rPr>
          <w:rFonts w:ascii="宋体" w:eastAsia="宋体" w:hAnsi="宋体" w:hint="eastAsia"/>
        </w:rPr>
        <w:t>存储的备份则越多</w:t>
      </w:r>
      <w:r w:rsidRPr="007377AD">
        <w:rPr>
          <w:rFonts w:ascii="宋体" w:eastAsia="宋体" w:hAnsi="宋体" w:hint="eastAsia"/>
        </w:rPr>
        <w:t>。为了平衡备份的数量，</w:t>
      </w:r>
      <w:r w:rsidR="00822F86">
        <w:rPr>
          <w:rFonts w:ascii="宋体" w:eastAsia="宋体" w:hAnsi="宋体" w:hint="eastAsia"/>
        </w:rPr>
        <w:t>减少存储冗余，在满足需求的情况下，</w:t>
      </w:r>
      <w:r w:rsidRPr="007377AD">
        <w:rPr>
          <w:rFonts w:ascii="宋体" w:eastAsia="宋体" w:hAnsi="宋体" w:hint="eastAsia"/>
        </w:rPr>
        <w:t>可以尽可能用比较</w:t>
      </w:r>
      <w:r w:rsidR="00822F86">
        <w:rPr>
          <w:rFonts w:ascii="宋体" w:eastAsia="宋体" w:hAnsi="宋体" w:hint="eastAsia"/>
        </w:rPr>
        <w:t>少的时空单元去近似</w:t>
      </w:r>
      <w:r w:rsidRPr="007377AD">
        <w:rPr>
          <w:rFonts w:ascii="宋体" w:eastAsia="宋体" w:hAnsi="宋体" w:hint="eastAsia"/>
        </w:rPr>
        <w:t>。如图</w:t>
      </w:r>
      <w:r w:rsidR="001D28E8">
        <w:rPr>
          <w:rFonts w:ascii="宋体" w:eastAsia="宋体" w:hAnsi="宋体" w:hint="eastAsia"/>
        </w:rPr>
        <w:t>4</w:t>
      </w:r>
      <w:r w:rsidR="00F07980">
        <w:rPr>
          <w:rFonts w:ascii="宋体" w:eastAsia="宋体" w:hAnsi="宋体" w:hint="eastAsia"/>
        </w:rPr>
        <w:t>-</w:t>
      </w:r>
      <w:r w:rsidR="001D28E8">
        <w:rPr>
          <w:rFonts w:ascii="宋体" w:eastAsia="宋体" w:hAnsi="宋体"/>
        </w:rPr>
        <w:t>2</w:t>
      </w:r>
      <w:r w:rsidR="001D28E8">
        <w:rPr>
          <w:rFonts w:ascii="宋体" w:eastAsia="宋体" w:hAnsi="宋体" w:hint="eastAsia"/>
        </w:rPr>
        <w:t>所示</w:t>
      </w:r>
      <w:r w:rsidRPr="007377AD">
        <w:rPr>
          <w:rFonts w:ascii="宋体" w:eastAsia="宋体" w:hAnsi="宋体" w:hint="eastAsia"/>
        </w:rPr>
        <w:t>，蓝色</w:t>
      </w:r>
      <w:r w:rsidR="001D28E8">
        <w:rPr>
          <w:rFonts w:ascii="宋体" w:eastAsia="宋体" w:hAnsi="宋体" w:hint="eastAsia"/>
        </w:rPr>
        <w:t>面对象</w:t>
      </w:r>
      <w:r w:rsidRPr="007377AD">
        <w:rPr>
          <w:rFonts w:ascii="宋体" w:eastAsia="宋体" w:hAnsi="宋体" w:hint="eastAsia"/>
        </w:rPr>
        <w:t>可以由层级2的</w:t>
      </w:r>
      <w:r w:rsidR="001D28E8">
        <w:rPr>
          <w:rFonts w:ascii="宋体" w:eastAsia="宋体" w:hAnsi="宋体" w:hint="eastAsia"/>
        </w:rPr>
        <w:t>三</w:t>
      </w:r>
      <w:r w:rsidRPr="007377AD">
        <w:rPr>
          <w:rFonts w:ascii="宋体" w:eastAsia="宋体" w:hAnsi="宋体" w:hint="eastAsia"/>
        </w:rPr>
        <w:t>个切片表示，红色多边形可以由层级3的四个切片来近似表示。</w:t>
      </w:r>
      <w:r w:rsidR="001D28E8">
        <w:rPr>
          <w:rFonts w:ascii="宋体" w:eastAsia="宋体" w:hAnsi="宋体" w:hint="eastAsia"/>
        </w:rPr>
        <w:t>即可以对任意一个线、面几何对象用不超过4份的时空单元表示</w:t>
      </w:r>
      <w:r w:rsidRPr="007377AD">
        <w:rPr>
          <w:rFonts w:ascii="宋体" w:eastAsia="宋体" w:hAnsi="宋体" w:hint="eastAsia"/>
        </w:rPr>
        <w:t>。</w:t>
      </w:r>
    </w:p>
    <w:tbl>
      <w:tblPr>
        <w:tblStyle w:val="a8"/>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6"/>
        <w:gridCol w:w="3486"/>
      </w:tblGrid>
      <w:tr w:rsidR="00822F86" w:rsidTr="0007611A">
        <w:trPr>
          <w:trHeight w:val="3125"/>
          <w:jc w:val="center"/>
        </w:trPr>
        <w:tc>
          <w:tcPr>
            <w:tcW w:w="3486" w:type="dxa"/>
          </w:tcPr>
          <w:p w:rsidR="00822F86" w:rsidRDefault="00F07980" w:rsidP="00DB4FC0">
            <w:pPr>
              <w:spacing w:line="360" w:lineRule="auto"/>
              <w:rPr>
                <w:rFonts w:ascii="宋体" w:eastAsia="宋体" w:hAnsi="宋体"/>
              </w:rPr>
            </w:pPr>
            <w:r w:rsidRPr="00F10F15">
              <w:rPr>
                <w:rFonts w:ascii="宋体" w:eastAsia="宋体" w:hAnsi="宋体" w:cs="宋体"/>
                <w:noProof/>
                <w:kern w:val="0"/>
                <w:sz w:val="24"/>
                <w:szCs w:val="24"/>
              </w:rPr>
              <w:drawing>
                <wp:inline distT="0" distB="0" distL="0" distR="0" wp14:anchorId="2A3E5E3F" wp14:editId="35B25DC5">
                  <wp:extent cx="2074680" cy="1710000"/>
                  <wp:effectExtent l="0" t="0" r="1905" b="5080"/>
                  <wp:docPr id="6" name="图片 6" descr="C:\Users\xc\Documents\Tencent Files\928057013\Image\C2C\Y0NQY1TA`G2PWL$I4GOVZL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xc\Documents\Tencent Files\928057013\Image\C2C\Y0NQY1TA`G2PWL$I4GOVZL0.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074680" cy="1710000"/>
                          </a:xfrm>
                          <a:prstGeom prst="rect">
                            <a:avLst/>
                          </a:prstGeom>
                          <a:noFill/>
                          <a:ln>
                            <a:noFill/>
                          </a:ln>
                        </pic:spPr>
                      </pic:pic>
                    </a:graphicData>
                  </a:graphic>
                </wp:inline>
              </w:drawing>
            </w:r>
          </w:p>
        </w:tc>
        <w:tc>
          <w:tcPr>
            <w:tcW w:w="3486" w:type="dxa"/>
          </w:tcPr>
          <w:p w:rsidR="00822F86" w:rsidRDefault="00F07980" w:rsidP="00DB4FC0">
            <w:pPr>
              <w:spacing w:line="360" w:lineRule="auto"/>
              <w:rPr>
                <w:rFonts w:ascii="宋体" w:eastAsia="宋体" w:hAnsi="宋体"/>
              </w:rPr>
            </w:pPr>
            <w:r w:rsidRPr="00F10F15">
              <w:rPr>
                <w:rFonts w:ascii="宋体" w:eastAsia="宋体" w:hAnsi="宋体" w:cs="宋体"/>
                <w:noProof/>
                <w:kern w:val="0"/>
                <w:sz w:val="24"/>
                <w:szCs w:val="24"/>
              </w:rPr>
              <w:drawing>
                <wp:inline distT="0" distB="0" distL="0" distR="0" wp14:anchorId="69B5A9BD" wp14:editId="793DAD38">
                  <wp:extent cx="2070923" cy="1708150"/>
                  <wp:effectExtent l="0" t="0" r="5715" b="6350"/>
                  <wp:docPr id="4" name="图片 4" descr="C:\Users\xc\Documents\Tencent Files\928057013\Image\C2C\@S_(]2IY_EXY4G6UWJ%}@B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xc\Documents\Tencent Files\928057013\Image\C2C\@S_(]2IY_EXY4G6UWJ%}@BG.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075345" cy="1711798"/>
                          </a:xfrm>
                          <a:prstGeom prst="rect">
                            <a:avLst/>
                          </a:prstGeom>
                          <a:noFill/>
                          <a:ln>
                            <a:noFill/>
                          </a:ln>
                        </pic:spPr>
                      </pic:pic>
                    </a:graphicData>
                  </a:graphic>
                </wp:inline>
              </w:drawing>
            </w:r>
          </w:p>
        </w:tc>
      </w:tr>
      <w:tr w:rsidR="0007611A" w:rsidTr="0007611A">
        <w:trPr>
          <w:trHeight w:val="50"/>
          <w:jc w:val="center"/>
        </w:trPr>
        <w:tc>
          <w:tcPr>
            <w:tcW w:w="3486" w:type="dxa"/>
          </w:tcPr>
          <w:p w:rsidR="0007611A" w:rsidRPr="00F10F15" w:rsidRDefault="0007611A" w:rsidP="0007611A">
            <w:pPr>
              <w:spacing w:line="360" w:lineRule="auto"/>
              <w:jc w:val="center"/>
              <w:rPr>
                <w:rFonts w:ascii="宋体" w:eastAsia="宋体" w:hAnsi="宋体" w:cs="宋体"/>
                <w:noProof/>
                <w:kern w:val="0"/>
                <w:sz w:val="24"/>
                <w:szCs w:val="24"/>
              </w:rPr>
            </w:pPr>
            <w:r>
              <w:rPr>
                <w:rFonts w:ascii="宋体" w:eastAsia="宋体" w:hAnsi="宋体" w:cs="宋体" w:hint="eastAsia"/>
                <w:noProof/>
                <w:kern w:val="0"/>
                <w:sz w:val="24"/>
                <w:szCs w:val="24"/>
              </w:rPr>
              <w:t>（a）</w:t>
            </w:r>
          </w:p>
        </w:tc>
        <w:tc>
          <w:tcPr>
            <w:tcW w:w="3486" w:type="dxa"/>
          </w:tcPr>
          <w:p w:rsidR="0007611A" w:rsidRPr="00F10F15" w:rsidRDefault="0007611A" w:rsidP="0007611A">
            <w:pPr>
              <w:spacing w:line="360" w:lineRule="auto"/>
              <w:jc w:val="center"/>
              <w:rPr>
                <w:rFonts w:ascii="宋体" w:eastAsia="宋体" w:hAnsi="宋体" w:cs="宋体"/>
                <w:noProof/>
                <w:kern w:val="0"/>
                <w:sz w:val="24"/>
                <w:szCs w:val="24"/>
              </w:rPr>
            </w:pPr>
            <w:r>
              <w:rPr>
                <w:rFonts w:ascii="宋体" w:eastAsia="宋体" w:hAnsi="宋体" w:cs="宋体" w:hint="eastAsia"/>
                <w:noProof/>
                <w:kern w:val="0"/>
                <w:sz w:val="24"/>
                <w:szCs w:val="24"/>
              </w:rPr>
              <w:t>（b）</w:t>
            </w:r>
          </w:p>
        </w:tc>
      </w:tr>
    </w:tbl>
    <w:p w:rsidR="00F07980" w:rsidRDefault="00F07980" w:rsidP="00F07980">
      <w:pPr>
        <w:spacing w:line="360" w:lineRule="auto"/>
        <w:ind w:firstLineChars="200" w:firstLine="420"/>
        <w:jc w:val="center"/>
        <w:rPr>
          <w:rFonts w:ascii="宋体" w:eastAsia="宋体" w:hAnsi="宋体"/>
        </w:rPr>
      </w:pPr>
      <w:r w:rsidRPr="007377AD">
        <w:rPr>
          <w:rFonts w:ascii="宋体" w:eastAsia="宋体" w:hAnsi="宋体"/>
        </w:rPr>
        <w:t>图</w:t>
      </w:r>
      <w:r w:rsidR="00DE3AAD">
        <w:rPr>
          <w:rFonts w:ascii="宋体" w:eastAsia="宋体" w:hAnsi="宋体" w:hint="eastAsia"/>
        </w:rPr>
        <w:t>3</w:t>
      </w:r>
      <w:r>
        <w:rPr>
          <w:rFonts w:ascii="宋体" w:eastAsia="宋体" w:hAnsi="宋体" w:hint="eastAsia"/>
        </w:rPr>
        <w:t>-1</w:t>
      </w:r>
      <w:r w:rsidRPr="007377AD">
        <w:rPr>
          <w:rFonts w:ascii="宋体" w:eastAsia="宋体" w:hAnsi="宋体"/>
        </w:rPr>
        <w:t xml:space="preserve"> </w:t>
      </w:r>
      <w:r>
        <w:rPr>
          <w:rFonts w:ascii="宋体" w:eastAsia="宋体" w:hAnsi="宋体" w:hint="eastAsia"/>
        </w:rPr>
        <w:t>面对象近似表达示意图</w:t>
      </w:r>
    </w:p>
    <w:p w:rsidR="00822F86" w:rsidRPr="007377AD" w:rsidRDefault="00822F86" w:rsidP="00DB4FC0">
      <w:pPr>
        <w:spacing w:line="360" w:lineRule="auto"/>
        <w:ind w:firstLineChars="200" w:firstLine="420"/>
        <w:rPr>
          <w:rFonts w:ascii="宋体" w:eastAsia="宋体" w:hAnsi="宋体"/>
        </w:rPr>
      </w:pPr>
    </w:p>
    <w:p w:rsidR="00DB4FC0" w:rsidRDefault="00DB4FC0" w:rsidP="00DB4FC0">
      <w:pPr>
        <w:ind w:firstLine="420"/>
        <w:jc w:val="center"/>
      </w:pPr>
      <w:r>
        <w:rPr>
          <w:noProof/>
        </w:rPr>
        <w:lastRenderedPageBreak/>
        <w:drawing>
          <wp:inline distT="0" distB="0" distL="0" distR="0" wp14:anchorId="3351C063" wp14:editId="624E57D3">
            <wp:extent cx="2371113" cy="2254623"/>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391416" cy="2273928"/>
                    </a:xfrm>
                    <a:prstGeom prst="rect">
                      <a:avLst/>
                    </a:prstGeom>
                  </pic:spPr>
                </pic:pic>
              </a:graphicData>
            </a:graphic>
          </wp:inline>
        </w:drawing>
      </w:r>
    </w:p>
    <w:p w:rsidR="00DB4FC0" w:rsidRDefault="00DB4FC0" w:rsidP="00DB4FC0">
      <w:pPr>
        <w:spacing w:line="360" w:lineRule="auto"/>
        <w:ind w:firstLineChars="200" w:firstLine="420"/>
        <w:jc w:val="center"/>
        <w:rPr>
          <w:rFonts w:ascii="宋体" w:eastAsia="宋体" w:hAnsi="宋体"/>
        </w:rPr>
      </w:pPr>
      <w:r w:rsidRPr="007377AD">
        <w:rPr>
          <w:rFonts w:ascii="宋体" w:eastAsia="宋体" w:hAnsi="宋体"/>
        </w:rPr>
        <w:t>图</w:t>
      </w:r>
      <w:r w:rsidR="00DE3AAD">
        <w:rPr>
          <w:rFonts w:ascii="宋体" w:eastAsia="宋体" w:hAnsi="宋体" w:hint="eastAsia"/>
        </w:rPr>
        <w:t>3</w:t>
      </w:r>
      <w:r>
        <w:rPr>
          <w:rFonts w:ascii="宋体" w:eastAsia="宋体" w:hAnsi="宋体" w:hint="eastAsia"/>
        </w:rPr>
        <w:t>-</w:t>
      </w:r>
      <w:r w:rsidR="0007611A">
        <w:rPr>
          <w:rFonts w:ascii="宋体" w:eastAsia="宋体" w:hAnsi="宋体"/>
        </w:rPr>
        <w:t>2</w:t>
      </w:r>
      <w:r w:rsidRPr="007377AD">
        <w:rPr>
          <w:rFonts w:ascii="宋体" w:eastAsia="宋体" w:hAnsi="宋体"/>
        </w:rPr>
        <w:t xml:space="preserve"> 多边形存储示意图</w:t>
      </w:r>
    </w:p>
    <w:p w:rsidR="00DB4FC0" w:rsidRDefault="001E75FA" w:rsidP="001D28E8">
      <w:pPr>
        <w:widowControl/>
        <w:spacing w:line="360" w:lineRule="auto"/>
        <w:ind w:firstLineChars="200" w:firstLine="420"/>
        <w:jc w:val="left"/>
        <w:rPr>
          <w:rFonts w:ascii="宋体" w:eastAsia="宋体" w:hAnsi="宋体"/>
        </w:rPr>
      </w:pPr>
      <w:r>
        <w:rPr>
          <w:rFonts w:ascii="宋体" w:eastAsia="宋体" w:hAnsi="宋体" w:hint="eastAsia"/>
        </w:rPr>
        <w:t>与</w:t>
      </w:r>
      <w:proofErr w:type="gramStart"/>
      <w:r>
        <w:rPr>
          <w:rFonts w:ascii="宋体" w:eastAsia="宋体" w:hAnsi="宋体" w:hint="eastAsia"/>
        </w:rPr>
        <w:t>点对象</w:t>
      </w:r>
      <w:proofErr w:type="gramEnd"/>
      <w:r>
        <w:rPr>
          <w:rFonts w:ascii="宋体" w:eastAsia="宋体" w:hAnsi="宋体" w:hint="eastAsia"/>
        </w:rPr>
        <w:t>一样，线面对象存储同样有编码表和数据表两个表来存储。线面对象编码表存储如表</w:t>
      </w:r>
      <w:r w:rsidR="00DE3AAD">
        <w:rPr>
          <w:rFonts w:ascii="宋体" w:eastAsia="宋体" w:hAnsi="宋体" w:hint="eastAsia"/>
        </w:rPr>
        <w:t>3</w:t>
      </w:r>
      <w:r>
        <w:rPr>
          <w:rFonts w:ascii="宋体" w:eastAsia="宋体" w:hAnsi="宋体"/>
        </w:rPr>
        <w:t>.5,</w:t>
      </w:r>
      <w:proofErr w:type="gramStart"/>
      <w:r w:rsidR="001D28E8" w:rsidRPr="007377AD">
        <w:rPr>
          <w:rFonts w:ascii="宋体" w:eastAsia="宋体" w:hAnsi="宋体" w:hint="eastAsia"/>
        </w:rPr>
        <w:t>其中行键即</w:t>
      </w:r>
      <w:proofErr w:type="gramEnd"/>
      <w:r w:rsidR="001D28E8" w:rsidRPr="007377AD">
        <w:rPr>
          <w:rFonts w:ascii="宋体" w:eastAsia="宋体" w:hAnsi="宋体" w:hint="eastAsia"/>
        </w:rPr>
        <w:t>为所在的时空立方体的编码，</w:t>
      </w:r>
      <w:proofErr w:type="gramStart"/>
      <w:r w:rsidR="001D28E8" w:rsidRPr="007377AD">
        <w:rPr>
          <w:rFonts w:ascii="宋体" w:eastAsia="宋体" w:hAnsi="宋体" w:hint="eastAsia"/>
        </w:rPr>
        <w:t>定义列族</w:t>
      </w:r>
      <w:proofErr w:type="gramEnd"/>
      <w:r w:rsidR="001D28E8" w:rsidRPr="007377AD">
        <w:rPr>
          <w:rFonts w:ascii="宋体" w:eastAsia="宋体" w:hAnsi="宋体" w:hint="eastAsia"/>
        </w:rPr>
        <w:t>为</w:t>
      </w:r>
      <w:r>
        <w:rPr>
          <w:rFonts w:ascii="宋体" w:eastAsia="宋体" w:hAnsi="宋体"/>
        </w:rPr>
        <w:t>Objects</w:t>
      </w:r>
      <w:r w:rsidR="001D28E8" w:rsidRPr="007377AD">
        <w:rPr>
          <w:rFonts w:ascii="宋体" w:eastAsia="宋体" w:hAnsi="宋体" w:hint="eastAsia"/>
        </w:rPr>
        <w:t>,</w:t>
      </w:r>
      <w:proofErr w:type="gramStart"/>
      <w:r>
        <w:rPr>
          <w:rFonts w:ascii="宋体" w:eastAsia="宋体" w:hAnsi="宋体" w:hint="eastAsia"/>
        </w:rPr>
        <w:t>该</w:t>
      </w:r>
      <w:r w:rsidR="001D28E8">
        <w:rPr>
          <w:rFonts w:ascii="宋体" w:eastAsia="宋体" w:hAnsi="宋体" w:hint="eastAsia"/>
        </w:rPr>
        <w:t>列族下</w:t>
      </w:r>
      <w:proofErr w:type="gramEnd"/>
      <w:r w:rsidR="001D28E8">
        <w:rPr>
          <w:rFonts w:ascii="宋体" w:eastAsia="宋体" w:hAnsi="宋体" w:hint="eastAsia"/>
        </w:rPr>
        <w:t>有</w:t>
      </w:r>
      <w:r w:rsidR="001D28E8" w:rsidRPr="007377AD">
        <w:rPr>
          <w:rFonts w:ascii="宋体" w:eastAsia="宋体" w:hAnsi="宋体" w:hint="eastAsia"/>
        </w:rPr>
        <w:t>不同的列，</w:t>
      </w:r>
      <w:r>
        <w:rPr>
          <w:rFonts w:ascii="宋体" w:eastAsia="宋体" w:hAnsi="宋体" w:hint="eastAsia"/>
        </w:rPr>
        <w:t>且列名为各对象的ID，仅</w:t>
      </w:r>
      <w:proofErr w:type="gramStart"/>
      <w:r>
        <w:rPr>
          <w:rFonts w:ascii="宋体" w:eastAsia="宋体" w:hAnsi="宋体" w:hint="eastAsia"/>
        </w:rPr>
        <w:t>存储</w:t>
      </w:r>
      <w:proofErr w:type="gramEnd"/>
      <w:r>
        <w:rPr>
          <w:rFonts w:ascii="宋体" w:eastAsia="宋体" w:hAnsi="宋体" w:hint="eastAsia"/>
        </w:rPr>
        <w:t>线面对象的几何信息</w:t>
      </w:r>
      <w:r w:rsidR="001D28E8">
        <w:rPr>
          <w:rFonts w:ascii="宋体" w:eastAsia="宋体" w:hAnsi="宋体" w:hint="eastAsia"/>
        </w:rPr>
        <w:t>。</w:t>
      </w:r>
    </w:p>
    <w:p w:rsidR="00A75279" w:rsidRDefault="00A75279" w:rsidP="00A75279">
      <w:pPr>
        <w:spacing w:line="360" w:lineRule="auto"/>
        <w:ind w:firstLineChars="200" w:firstLine="420"/>
        <w:jc w:val="center"/>
        <w:rPr>
          <w:rFonts w:ascii="宋体" w:eastAsia="宋体" w:hAnsi="宋体"/>
        </w:rPr>
      </w:pPr>
      <w:r>
        <w:rPr>
          <w:rFonts w:ascii="宋体" w:eastAsia="宋体" w:hAnsi="宋体" w:hint="eastAsia"/>
        </w:rPr>
        <w:t>表</w:t>
      </w:r>
      <w:r w:rsidR="00DE3AAD">
        <w:rPr>
          <w:rFonts w:ascii="宋体" w:eastAsia="宋体" w:hAnsi="宋体" w:hint="eastAsia"/>
        </w:rPr>
        <w:t>3</w:t>
      </w:r>
      <w:r>
        <w:rPr>
          <w:rFonts w:ascii="宋体" w:eastAsia="宋体" w:hAnsi="宋体"/>
        </w:rPr>
        <w:t xml:space="preserve">.5 </w:t>
      </w:r>
      <w:r w:rsidR="001E75FA">
        <w:rPr>
          <w:rFonts w:ascii="宋体" w:eastAsia="宋体" w:hAnsi="宋体" w:hint="eastAsia"/>
        </w:rPr>
        <w:t>面</w:t>
      </w:r>
      <w:r w:rsidR="001805BA">
        <w:rPr>
          <w:rFonts w:ascii="宋体" w:eastAsia="宋体" w:hAnsi="宋体" w:hint="eastAsia"/>
        </w:rPr>
        <w:t>对象存储</w:t>
      </w:r>
      <w:r w:rsidR="001E75FA">
        <w:rPr>
          <w:rFonts w:ascii="宋体" w:eastAsia="宋体" w:hAnsi="宋体" w:hint="eastAsia"/>
        </w:rPr>
        <w:t>编码</w:t>
      </w:r>
      <w:r>
        <w:rPr>
          <w:rFonts w:ascii="宋体" w:eastAsia="宋体" w:hAnsi="宋体" w:hint="eastAsia"/>
        </w:rPr>
        <w:t>表</w:t>
      </w:r>
    </w:p>
    <w:tbl>
      <w:tblPr>
        <w:tblStyle w:val="a8"/>
        <w:tblW w:w="5949" w:type="dxa"/>
        <w:jc w:val="center"/>
        <w:tblLook w:val="04A0" w:firstRow="1" w:lastRow="0" w:firstColumn="1" w:lastColumn="0" w:noHBand="0" w:noVBand="1"/>
      </w:tblPr>
      <w:tblGrid>
        <w:gridCol w:w="1271"/>
        <w:gridCol w:w="981"/>
        <w:gridCol w:w="1219"/>
        <w:gridCol w:w="1066"/>
        <w:gridCol w:w="1412"/>
      </w:tblGrid>
      <w:tr w:rsidR="00DB4FC0" w:rsidRPr="00022103" w:rsidTr="001E75FA">
        <w:trPr>
          <w:trHeight w:val="529"/>
          <w:jc w:val="center"/>
        </w:trPr>
        <w:tc>
          <w:tcPr>
            <w:tcW w:w="1271" w:type="dxa"/>
            <w:vAlign w:val="center"/>
          </w:tcPr>
          <w:p w:rsidR="00DB4FC0" w:rsidRPr="00022103" w:rsidRDefault="00DB4FC0" w:rsidP="00DD65C6">
            <w:pPr>
              <w:jc w:val="center"/>
              <w:rPr>
                <w:rFonts w:ascii="等线" w:eastAsia="等线" w:hAnsi="等线"/>
                <w:b/>
                <w:sz w:val="16"/>
                <w:szCs w:val="16"/>
              </w:rPr>
            </w:pPr>
            <w:proofErr w:type="spellStart"/>
            <w:r w:rsidRPr="00022103">
              <w:rPr>
                <w:rFonts w:ascii="等线" w:eastAsia="等线" w:hAnsi="等线"/>
                <w:b/>
                <w:sz w:val="16"/>
                <w:szCs w:val="16"/>
              </w:rPr>
              <w:t>RowKey</w:t>
            </w:r>
            <w:proofErr w:type="spellEnd"/>
          </w:p>
        </w:tc>
        <w:tc>
          <w:tcPr>
            <w:tcW w:w="3266" w:type="dxa"/>
            <w:gridSpan w:val="3"/>
            <w:vAlign w:val="center"/>
          </w:tcPr>
          <w:p w:rsidR="00DB4FC0" w:rsidRPr="00022103" w:rsidRDefault="00DB4FC0" w:rsidP="00DD65C6">
            <w:pPr>
              <w:jc w:val="center"/>
              <w:rPr>
                <w:rFonts w:ascii="等线" w:eastAsia="等线" w:hAnsi="等线"/>
                <w:b/>
                <w:sz w:val="16"/>
                <w:szCs w:val="16"/>
              </w:rPr>
            </w:pPr>
            <w:proofErr w:type="spellStart"/>
            <w:r w:rsidRPr="00022103">
              <w:rPr>
                <w:rFonts w:ascii="等线" w:eastAsia="等线" w:hAnsi="等线"/>
                <w:b/>
                <w:sz w:val="16"/>
                <w:szCs w:val="16"/>
              </w:rPr>
              <w:t>ColumnFamily</w:t>
            </w:r>
            <w:proofErr w:type="spellEnd"/>
            <w:r w:rsidRPr="00022103">
              <w:rPr>
                <w:rFonts w:ascii="等线" w:eastAsia="等线" w:hAnsi="等线"/>
                <w:b/>
                <w:sz w:val="16"/>
                <w:szCs w:val="16"/>
              </w:rPr>
              <w:t>-&gt;</w:t>
            </w:r>
            <w:r w:rsidR="001E75FA">
              <w:rPr>
                <w:rFonts w:ascii="等线" w:eastAsia="等线" w:hAnsi="等线" w:hint="eastAsia"/>
                <w:b/>
                <w:sz w:val="16"/>
                <w:szCs w:val="16"/>
              </w:rPr>
              <w:t>Objects</w:t>
            </w:r>
          </w:p>
        </w:tc>
        <w:tc>
          <w:tcPr>
            <w:tcW w:w="1412" w:type="dxa"/>
            <w:vAlign w:val="center"/>
          </w:tcPr>
          <w:p w:rsidR="00DB4FC0" w:rsidRPr="00022103" w:rsidRDefault="00DB4FC0" w:rsidP="00DD65C6">
            <w:pPr>
              <w:jc w:val="center"/>
              <w:rPr>
                <w:rFonts w:ascii="等线" w:eastAsia="等线" w:hAnsi="等线"/>
                <w:b/>
                <w:sz w:val="16"/>
                <w:szCs w:val="16"/>
              </w:rPr>
            </w:pPr>
            <w:proofErr w:type="spellStart"/>
            <w:r>
              <w:rPr>
                <w:rFonts w:ascii="等线" w:eastAsia="等线" w:hAnsi="等线" w:hint="eastAsia"/>
                <w:b/>
                <w:sz w:val="16"/>
                <w:szCs w:val="16"/>
              </w:rPr>
              <w:t>T</w:t>
            </w:r>
            <w:r>
              <w:rPr>
                <w:rFonts w:ascii="等线" w:eastAsia="等线" w:hAnsi="等线"/>
                <w:b/>
                <w:sz w:val="16"/>
                <w:szCs w:val="16"/>
              </w:rPr>
              <w:t>imeStamp</w:t>
            </w:r>
            <w:proofErr w:type="spellEnd"/>
          </w:p>
        </w:tc>
      </w:tr>
      <w:tr w:rsidR="001E75FA" w:rsidRPr="00022103" w:rsidTr="001E75FA">
        <w:trPr>
          <w:trHeight w:val="54"/>
          <w:jc w:val="center"/>
        </w:trPr>
        <w:tc>
          <w:tcPr>
            <w:tcW w:w="1271" w:type="dxa"/>
            <w:vMerge w:val="restart"/>
          </w:tcPr>
          <w:p w:rsidR="001E75FA" w:rsidRPr="00FD25DF" w:rsidRDefault="001E75FA" w:rsidP="00DD65C6">
            <w:pPr>
              <w:rPr>
                <w:rFonts w:ascii="等线" w:eastAsia="等线" w:hAnsi="等线"/>
                <w:b/>
                <w:sz w:val="16"/>
                <w:szCs w:val="16"/>
              </w:rPr>
            </w:pPr>
          </w:p>
        </w:tc>
        <w:tc>
          <w:tcPr>
            <w:tcW w:w="981" w:type="dxa"/>
          </w:tcPr>
          <w:p w:rsidR="001E75FA" w:rsidRPr="00022103" w:rsidRDefault="001E75FA" w:rsidP="00DD65C6">
            <w:pPr>
              <w:jc w:val="center"/>
              <w:rPr>
                <w:rFonts w:ascii="等线" w:eastAsia="等线" w:hAnsi="等线"/>
                <w:sz w:val="16"/>
                <w:szCs w:val="16"/>
              </w:rPr>
            </w:pPr>
            <w:r>
              <w:rPr>
                <w:rFonts w:ascii="等线" w:eastAsia="等线" w:hAnsi="等线" w:hint="eastAsia"/>
                <w:sz w:val="16"/>
                <w:szCs w:val="16"/>
              </w:rPr>
              <w:t>ID</w:t>
            </w:r>
            <w:r>
              <w:rPr>
                <w:rFonts w:ascii="等线" w:eastAsia="等线" w:hAnsi="等线"/>
                <w:sz w:val="16"/>
                <w:szCs w:val="16"/>
              </w:rPr>
              <w:t>1</w:t>
            </w:r>
          </w:p>
        </w:tc>
        <w:tc>
          <w:tcPr>
            <w:tcW w:w="1219" w:type="dxa"/>
          </w:tcPr>
          <w:p w:rsidR="001E75FA" w:rsidRPr="00022103" w:rsidRDefault="001E75FA" w:rsidP="00DD65C6">
            <w:pPr>
              <w:jc w:val="center"/>
              <w:rPr>
                <w:rFonts w:ascii="等线" w:eastAsia="等线" w:hAnsi="等线"/>
                <w:sz w:val="16"/>
                <w:szCs w:val="16"/>
              </w:rPr>
            </w:pPr>
            <w:r>
              <w:rPr>
                <w:rFonts w:ascii="等线" w:eastAsia="等线" w:hAnsi="等线" w:hint="eastAsia"/>
                <w:sz w:val="16"/>
                <w:szCs w:val="16"/>
              </w:rPr>
              <w:t>ID</w:t>
            </w:r>
            <w:r>
              <w:rPr>
                <w:rFonts w:ascii="等线" w:eastAsia="等线" w:hAnsi="等线"/>
                <w:sz w:val="16"/>
                <w:szCs w:val="16"/>
              </w:rPr>
              <w:t>2</w:t>
            </w:r>
          </w:p>
        </w:tc>
        <w:tc>
          <w:tcPr>
            <w:tcW w:w="1066" w:type="dxa"/>
          </w:tcPr>
          <w:p w:rsidR="001E75FA" w:rsidRPr="00022103" w:rsidRDefault="001E75FA" w:rsidP="00DD65C6">
            <w:pPr>
              <w:jc w:val="center"/>
              <w:rPr>
                <w:rFonts w:ascii="等线" w:eastAsia="等线" w:hAnsi="等线"/>
                <w:sz w:val="16"/>
                <w:szCs w:val="16"/>
              </w:rPr>
            </w:pPr>
            <w:r>
              <w:rPr>
                <w:rFonts w:ascii="等线" w:eastAsia="等线" w:hAnsi="等线" w:hint="eastAsia"/>
                <w:sz w:val="16"/>
                <w:szCs w:val="16"/>
              </w:rPr>
              <w:t>ID3</w:t>
            </w:r>
          </w:p>
        </w:tc>
        <w:tc>
          <w:tcPr>
            <w:tcW w:w="1412" w:type="dxa"/>
            <w:vMerge w:val="restart"/>
          </w:tcPr>
          <w:p w:rsidR="001E75FA" w:rsidRPr="00022103" w:rsidRDefault="001E75FA" w:rsidP="00DD65C6">
            <w:pPr>
              <w:jc w:val="center"/>
              <w:rPr>
                <w:rFonts w:ascii="等线" w:eastAsia="等线" w:hAnsi="等线"/>
                <w:sz w:val="16"/>
                <w:szCs w:val="16"/>
              </w:rPr>
            </w:pPr>
            <w:r>
              <w:rPr>
                <w:rFonts w:ascii="等线" w:eastAsia="等线" w:hAnsi="等线"/>
                <w:sz w:val="16"/>
                <w:szCs w:val="16"/>
              </w:rPr>
              <w:t>…</w:t>
            </w:r>
          </w:p>
        </w:tc>
      </w:tr>
      <w:tr w:rsidR="001E75FA" w:rsidRPr="00022103" w:rsidTr="001E75FA">
        <w:trPr>
          <w:trHeight w:val="467"/>
          <w:jc w:val="center"/>
        </w:trPr>
        <w:tc>
          <w:tcPr>
            <w:tcW w:w="1271" w:type="dxa"/>
            <w:vMerge/>
          </w:tcPr>
          <w:p w:rsidR="001E75FA" w:rsidRPr="00FD25DF" w:rsidRDefault="001E75FA" w:rsidP="00DD65C6">
            <w:pPr>
              <w:rPr>
                <w:rFonts w:ascii="等线" w:eastAsia="等线" w:hAnsi="等线"/>
                <w:b/>
                <w:sz w:val="16"/>
                <w:szCs w:val="16"/>
              </w:rPr>
            </w:pPr>
          </w:p>
        </w:tc>
        <w:tc>
          <w:tcPr>
            <w:tcW w:w="981" w:type="dxa"/>
          </w:tcPr>
          <w:p w:rsidR="001E75FA" w:rsidRDefault="001E75FA" w:rsidP="00DD65C6">
            <w:pPr>
              <w:jc w:val="center"/>
              <w:rPr>
                <w:rFonts w:ascii="等线" w:eastAsia="等线" w:hAnsi="等线"/>
                <w:sz w:val="16"/>
                <w:szCs w:val="16"/>
              </w:rPr>
            </w:pPr>
          </w:p>
        </w:tc>
        <w:tc>
          <w:tcPr>
            <w:tcW w:w="1219" w:type="dxa"/>
          </w:tcPr>
          <w:p w:rsidR="001E75FA" w:rsidRDefault="001E75FA" w:rsidP="00DD65C6">
            <w:pPr>
              <w:jc w:val="center"/>
              <w:rPr>
                <w:rFonts w:ascii="等线" w:eastAsia="等线" w:hAnsi="等线"/>
                <w:sz w:val="16"/>
                <w:szCs w:val="16"/>
              </w:rPr>
            </w:pPr>
          </w:p>
        </w:tc>
        <w:tc>
          <w:tcPr>
            <w:tcW w:w="1066" w:type="dxa"/>
          </w:tcPr>
          <w:p w:rsidR="001E75FA" w:rsidRDefault="001E75FA" w:rsidP="00DD65C6">
            <w:pPr>
              <w:jc w:val="center"/>
              <w:rPr>
                <w:rFonts w:ascii="等线" w:eastAsia="等线" w:hAnsi="等线"/>
                <w:sz w:val="16"/>
                <w:szCs w:val="16"/>
              </w:rPr>
            </w:pPr>
          </w:p>
        </w:tc>
        <w:tc>
          <w:tcPr>
            <w:tcW w:w="1412" w:type="dxa"/>
            <w:vMerge/>
          </w:tcPr>
          <w:p w:rsidR="001E75FA" w:rsidRPr="00022103" w:rsidRDefault="001E75FA" w:rsidP="00DD65C6">
            <w:pPr>
              <w:jc w:val="center"/>
              <w:rPr>
                <w:rFonts w:ascii="等线" w:eastAsia="等线" w:hAnsi="等线"/>
                <w:sz w:val="16"/>
                <w:szCs w:val="16"/>
              </w:rPr>
            </w:pPr>
          </w:p>
        </w:tc>
      </w:tr>
      <w:tr w:rsidR="001E75FA" w:rsidRPr="00022103" w:rsidTr="001E75FA">
        <w:trPr>
          <w:trHeight w:val="452"/>
          <w:jc w:val="center"/>
        </w:trPr>
        <w:tc>
          <w:tcPr>
            <w:tcW w:w="1271" w:type="dxa"/>
            <w:vMerge/>
          </w:tcPr>
          <w:p w:rsidR="001E75FA" w:rsidRPr="00FD25DF" w:rsidRDefault="001E75FA" w:rsidP="00DD65C6">
            <w:pPr>
              <w:rPr>
                <w:rFonts w:ascii="等线" w:eastAsia="等线" w:hAnsi="等线"/>
                <w:b/>
                <w:sz w:val="16"/>
                <w:szCs w:val="16"/>
              </w:rPr>
            </w:pPr>
          </w:p>
        </w:tc>
        <w:tc>
          <w:tcPr>
            <w:tcW w:w="981" w:type="dxa"/>
          </w:tcPr>
          <w:p w:rsidR="001E75FA" w:rsidRDefault="001E75FA" w:rsidP="00DD65C6">
            <w:pPr>
              <w:jc w:val="center"/>
              <w:rPr>
                <w:rFonts w:ascii="等线" w:eastAsia="等线" w:hAnsi="等线"/>
                <w:sz w:val="16"/>
                <w:szCs w:val="16"/>
              </w:rPr>
            </w:pPr>
          </w:p>
        </w:tc>
        <w:tc>
          <w:tcPr>
            <w:tcW w:w="1219" w:type="dxa"/>
          </w:tcPr>
          <w:p w:rsidR="001E75FA" w:rsidRDefault="001E75FA" w:rsidP="00DD65C6">
            <w:pPr>
              <w:jc w:val="center"/>
              <w:rPr>
                <w:rFonts w:ascii="等线" w:eastAsia="等线" w:hAnsi="等线"/>
                <w:sz w:val="16"/>
                <w:szCs w:val="16"/>
              </w:rPr>
            </w:pPr>
          </w:p>
        </w:tc>
        <w:tc>
          <w:tcPr>
            <w:tcW w:w="1066" w:type="dxa"/>
          </w:tcPr>
          <w:p w:rsidR="001E75FA" w:rsidRDefault="001E75FA" w:rsidP="00DD65C6">
            <w:pPr>
              <w:jc w:val="center"/>
              <w:rPr>
                <w:rFonts w:ascii="等线" w:eastAsia="等线" w:hAnsi="等线"/>
                <w:sz w:val="16"/>
                <w:szCs w:val="16"/>
              </w:rPr>
            </w:pPr>
          </w:p>
        </w:tc>
        <w:tc>
          <w:tcPr>
            <w:tcW w:w="1412" w:type="dxa"/>
            <w:vMerge/>
          </w:tcPr>
          <w:p w:rsidR="001E75FA" w:rsidRPr="00022103" w:rsidRDefault="001E75FA" w:rsidP="00DD65C6">
            <w:pPr>
              <w:jc w:val="center"/>
              <w:rPr>
                <w:rFonts w:ascii="等线" w:eastAsia="等线" w:hAnsi="等线"/>
                <w:sz w:val="16"/>
                <w:szCs w:val="16"/>
              </w:rPr>
            </w:pPr>
          </w:p>
        </w:tc>
      </w:tr>
    </w:tbl>
    <w:p w:rsidR="00A75279" w:rsidRDefault="00DB4FC0" w:rsidP="006842C2">
      <w:pPr>
        <w:spacing w:line="360" w:lineRule="auto"/>
        <w:ind w:firstLineChars="200" w:firstLine="420"/>
        <w:rPr>
          <w:rFonts w:ascii="宋体" w:eastAsia="宋体" w:hAnsi="宋体"/>
        </w:rPr>
      </w:pPr>
      <w:r>
        <w:rPr>
          <w:rFonts w:ascii="宋体" w:eastAsia="宋体" w:hAnsi="宋体" w:hint="eastAsia"/>
        </w:rPr>
        <w:t>通过</w:t>
      </w:r>
      <w:r w:rsidR="001E75FA">
        <w:rPr>
          <w:rFonts w:ascii="宋体" w:eastAsia="宋体" w:hAnsi="宋体" w:hint="eastAsia"/>
        </w:rPr>
        <w:t>编码</w:t>
      </w:r>
      <w:r>
        <w:rPr>
          <w:rFonts w:ascii="宋体" w:eastAsia="宋体" w:hAnsi="宋体" w:hint="eastAsia"/>
        </w:rPr>
        <w:t>表</w:t>
      </w:r>
      <w:r w:rsidR="001E75FA">
        <w:rPr>
          <w:rFonts w:ascii="宋体" w:eastAsia="宋体" w:hAnsi="宋体" w:hint="eastAsia"/>
        </w:rPr>
        <w:t>，可以对时空线面对象</w:t>
      </w:r>
      <w:r>
        <w:rPr>
          <w:rFonts w:ascii="宋体" w:eastAsia="宋体" w:hAnsi="宋体" w:hint="eastAsia"/>
        </w:rPr>
        <w:t>进行范围查询，可以快速获取相应的对象</w:t>
      </w:r>
      <w:r w:rsidR="001E75FA">
        <w:rPr>
          <w:rFonts w:ascii="宋体" w:eastAsia="宋体" w:hAnsi="宋体" w:hint="eastAsia"/>
        </w:rPr>
        <w:t>空间</w:t>
      </w:r>
      <w:r>
        <w:rPr>
          <w:rFonts w:ascii="宋体" w:eastAsia="宋体" w:hAnsi="宋体" w:hint="eastAsia"/>
        </w:rPr>
        <w:t>信息，而想根据ID查某一条数据时，仅通过数据表需要进行扫描，效率</w:t>
      </w:r>
      <w:r w:rsidR="00A75279">
        <w:rPr>
          <w:rFonts w:ascii="宋体" w:eastAsia="宋体" w:hAnsi="宋体" w:hint="eastAsia"/>
        </w:rPr>
        <w:t>很</w:t>
      </w:r>
      <w:r>
        <w:rPr>
          <w:rFonts w:ascii="宋体" w:eastAsia="宋体" w:hAnsi="宋体" w:hint="eastAsia"/>
        </w:rPr>
        <w:t>低。而通过</w:t>
      </w:r>
      <w:r w:rsidR="001E75FA">
        <w:rPr>
          <w:rFonts w:ascii="宋体" w:eastAsia="宋体" w:hAnsi="宋体" w:hint="eastAsia"/>
        </w:rPr>
        <w:t>表</w:t>
      </w:r>
      <w:r w:rsidR="00DE3AAD">
        <w:rPr>
          <w:rFonts w:ascii="宋体" w:eastAsia="宋体" w:hAnsi="宋体" w:hint="eastAsia"/>
        </w:rPr>
        <w:t>3</w:t>
      </w:r>
      <w:r w:rsidR="001E75FA">
        <w:rPr>
          <w:rFonts w:ascii="宋体" w:eastAsia="宋体" w:hAnsi="宋体"/>
        </w:rPr>
        <w:t>.6</w:t>
      </w:r>
      <w:r w:rsidR="001E75FA">
        <w:rPr>
          <w:rFonts w:ascii="宋体" w:eastAsia="宋体" w:hAnsi="宋体" w:hint="eastAsia"/>
        </w:rPr>
        <w:t>所示的数据表</w:t>
      </w:r>
      <w:r>
        <w:rPr>
          <w:rFonts w:ascii="宋体" w:eastAsia="宋体" w:hAnsi="宋体" w:hint="eastAsia"/>
        </w:rPr>
        <w:t>，可以存储每个</w:t>
      </w:r>
      <w:r w:rsidR="001E75FA">
        <w:rPr>
          <w:rFonts w:ascii="宋体" w:eastAsia="宋体" w:hAnsi="宋体" w:hint="eastAsia"/>
        </w:rPr>
        <w:t>线面对象的所有数据信息，</w:t>
      </w:r>
      <w:proofErr w:type="gramStart"/>
      <w:r w:rsidR="001E75FA">
        <w:rPr>
          <w:rFonts w:ascii="宋体" w:eastAsia="宋体" w:hAnsi="宋体" w:hint="eastAsia"/>
        </w:rPr>
        <w:t>其中行键为</w:t>
      </w:r>
      <w:proofErr w:type="gramEnd"/>
      <w:r w:rsidR="001E75FA">
        <w:rPr>
          <w:rFonts w:ascii="宋体" w:eastAsia="宋体" w:hAnsi="宋体" w:hint="eastAsia"/>
        </w:rPr>
        <w:t>对象ID</w:t>
      </w:r>
      <w:r>
        <w:rPr>
          <w:rFonts w:ascii="宋体" w:eastAsia="宋体" w:hAnsi="宋体" w:hint="eastAsia"/>
        </w:rPr>
        <w:t>，这样可以根据ID快速查询</w:t>
      </w:r>
      <w:r w:rsidR="00253ADB">
        <w:rPr>
          <w:rFonts w:ascii="宋体" w:eastAsia="宋体" w:hAnsi="宋体" w:hint="eastAsia"/>
        </w:rPr>
        <w:t>时空线面对象的信息</w:t>
      </w:r>
      <w:r>
        <w:rPr>
          <w:rFonts w:ascii="宋体" w:eastAsia="宋体" w:hAnsi="宋体" w:hint="eastAsia"/>
        </w:rPr>
        <w:t>。</w:t>
      </w:r>
    </w:p>
    <w:p w:rsidR="001E75FA" w:rsidRDefault="001E75FA" w:rsidP="001E75FA">
      <w:pPr>
        <w:spacing w:line="360" w:lineRule="auto"/>
        <w:ind w:firstLineChars="200" w:firstLine="420"/>
        <w:jc w:val="center"/>
        <w:rPr>
          <w:rFonts w:ascii="宋体" w:eastAsia="宋体" w:hAnsi="宋体"/>
        </w:rPr>
      </w:pPr>
      <w:r>
        <w:rPr>
          <w:rFonts w:ascii="宋体" w:eastAsia="宋体" w:hAnsi="宋体" w:hint="eastAsia"/>
        </w:rPr>
        <w:t>表</w:t>
      </w:r>
      <w:r w:rsidR="00DE3AAD">
        <w:rPr>
          <w:rFonts w:ascii="宋体" w:eastAsia="宋体" w:hAnsi="宋体" w:hint="eastAsia"/>
        </w:rPr>
        <w:t>3</w:t>
      </w:r>
      <w:r>
        <w:rPr>
          <w:rFonts w:ascii="宋体" w:eastAsia="宋体" w:hAnsi="宋体"/>
        </w:rPr>
        <w:t xml:space="preserve">.6 </w:t>
      </w:r>
      <w:r>
        <w:rPr>
          <w:rFonts w:ascii="宋体" w:eastAsia="宋体" w:hAnsi="宋体" w:hint="eastAsia"/>
        </w:rPr>
        <w:t>面对象存储</w:t>
      </w:r>
      <w:r w:rsidR="00275158">
        <w:rPr>
          <w:rFonts w:ascii="宋体" w:eastAsia="宋体" w:hAnsi="宋体" w:hint="eastAsia"/>
        </w:rPr>
        <w:t>数据</w:t>
      </w:r>
      <w:r>
        <w:rPr>
          <w:rFonts w:ascii="宋体" w:eastAsia="宋体" w:hAnsi="宋体" w:hint="eastAsia"/>
        </w:rPr>
        <w:t>表</w:t>
      </w:r>
    </w:p>
    <w:tbl>
      <w:tblPr>
        <w:tblStyle w:val="a8"/>
        <w:tblW w:w="0" w:type="auto"/>
        <w:jc w:val="center"/>
        <w:tblLook w:val="04A0" w:firstRow="1" w:lastRow="0" w:firstColumn="1" w:lastColumn="0" w:noHBand="0" w:noVBand="1"/>
      </w:tblPr>
      <w:tblGrid>
        <w:gridCol w:w="797"/>
        <w:gridCol w:w="1158"/>
        <w:gridCol w:w="875"/>
        <w:gridCol w:w="851"/>
        <w:gridCol w:w="767"/>
        <w:gridCol w:w="1335"/>
      </w:tblGrid>
      <w:tr w:rsidR="001E75FA" w:rsidRPr="00022103" w:rsidTr="00AB2FB0">
        <w:trPr>
          <w:trHeight w:val="370"/>
          <w:jc w:val="center"/>
        </w:trPr>
        <w:tc>
          <w:tcPr>
            <w:tcW w:w="0" w:type="auto"/>
            <w:vAlign w:val="center"/>
          </w:tcPr>
          <w:p w:rsidR="001E75FA" w:rsidRPr="00022103" w:rsidRDefault="001E75FA" w:rsidP="00AB2FB0">
            <w:pPr>
              <w:rPr>
                <w:rFonts w:ascii="等线" w:eastAsia="等线" w:hAnsi="等线"/>
                <w:b/>
                <w:sz w:val="16"/>
                <w:szCs w:val="16"/>
              </w:rPr>
            </w:pPr>
            <w:proofErr w:type="spellStart"/>
            <w:r w:rsidRPr="00022103">
              <w:rPr>
                <w:rFonts w:ascii="等线" w:eastAsia="等线" w:hAnsi="等线"/>
                <w:b/>
                <w:sz w:val="16"/>
                <w:szCs w:val="16"/>
              </w:rPr>
              <w:t>RowKey</w:t>
            </w:r>
            <w:proofErr w:type="spellEnd"/>
          </w:p>
        </w:tc>
        <w:tc>
          <w:tcPr>
            <w:tcW w:w="3651" w:type="dxa"/>
            <w:gridSpan w:val="4"/>
            <w:vAlign w:val="center"/>
          </w:tcPr>
          <w:p w:rsidR="001E75FA" w:rsidRPr="00022103" w:rsidRDefault="001E75FA" w:rsidP="00AB2FB0">
            <w:pPr>
              <w:jc w:val="center"/>
              <w:rPr>
                <w:rFonts w:ascii="等线" w:eastAsia="等线" w:hAnsi="等线"/>
                <w:b/>
                <w:sz w:val="16"/>
                <w:szCs w:val="16"/>
              </w:rPr>
            </w:pPr>
            <w:proofErr w:type="spellStart"/>
            <w:r w:rsidRPr="00022103">
              <w:rPr>
                <w:rFonts w:ascii="等线" w:eastAsia="等线" w:hAnsi="等线"/>
                <w:b/>
                <w:sz w:val="16"/>
                <w:szCs w:val="16"/>
              </w:rPr>
              <w:t>ColumnFamily</w:t>
            </w:r>
            <w:proofErr w:type="spellEnd"/>
            <w:r w:rsidRPr="00022103">
              <w:rPr>
                <w:rFonts w:ascii="等线" w:eastAsia="等线" w:hAnsi="等线"/>
                <w:b/>
                <w:sz w:val="16"/>
                <w:szCs w:val="16"/>
              </w:rPr>
              <w:t>-&gt;</w:t>
            </w:r>
            <w:r>
              <w:rPr>
                <w:rFonts w:ascii="等线" w:eastAsia="等线" w:hAnsi="等线" w:hint="eastAsia"/>
                <w:b/>
                <w:sz w:val="16"/>
                <w:szCs w:val="16"/>
              </w:rPr>
              <w:t>Attribute</w:t>
            </w:r>
          </w:p>
        </w:tc>
        <w:tc>
          <w:tcPr>
            <w:tcW w:w="1335" w:type="dxa"/>
            <w:vAlign w:val="center"/>
          </w:tcPr>
          <w:p w:rsidR="001E75FA" w:rsidRPr="00022103" w:rsidRDefault="001E75FA" w:rsidP="00AB2FB0">
            <w:pPr>
              <w:jc w:val="center"/>
              <w:rPr>
                <w:rFonts w:ascii="等线" w:eastAsia="等线" w:hAnsi="等线"/>
                <w:b/>
                <w:sz w:val="16"/>
                <w:szCs w:val="16"/>
              </w:rPr>
            </w:pPr>
            <w:proofErr w:type="spellStart"/>
            <w:r>
              <w:rPr>
                <w:rFonts w:ascii="等线" w:eastAsia="等线" w:hAnsi="等线" w:hint="eastAsia"/>
                <w:b/>
                <w:sz w:val="16"/>
                <w:szCs w:val="16"/>
              </w:rPr>
              <w:t>T</w:t>
            </w:r>
            <w:r>
              <w:rPr>
                <w:rFonts w:ascii="等线" w:eastAsia="等线" w:hAnsi="等线"/>
                <w:b/>
                <w:sz w:val="16"/>
                <w:szCs w:val="16"/>
              </w:rPr>
              <w:t>imeStamp</w:t>
            </w:r>
            <w:proofErr w:type="spellEnd"/>
          </w:p>
        </w:tc>
      </w:tr>
      <w:tr w:rsidR="001E75FA" w:rsidRPr="00022103" w:rsidTr="00AB2FB0">
        <w:trPr>
          <w:jc w:val="center"/>
        </w:trPr>
        <w:tc>
          <w:tcPr>
            <w:tcW w:w="0" w:type="auto"/>
            <w:vMerge w:val="restart"/>
          </w:tcPr>
          <w:p w:rsidR="001E75FA" w:rsidRPr="004326B1" w:rsidRDefault="001E75FA" w:rsidP="00AB2FB0">
            <w:pPr>
              <w:rPr>
                <w:rFonts w:ascii="微软雅黑" w:eastAsia="微软雅黑" w:hAnsi="微软雅黑"/>
                <w:b/>
                <w:sz w:val="16"/>
                <w:szCs w:val="16"/>
              </w:rPr>
            </w:pPr>
            <w:r>
              <w:rPr>
                <w:rFonts w:ascii="微软雅黑" w:eastAsia="微软雅黑" w:hAnsi="微软雅黑" w:hint="eastAsia"/>
                <w:sz w:val="18"/>
              </w:rPr>
              <w:t>ID</w:t>
            </w:r>
          </w:p>
        </w:tc>
        <w:tc>
          <w:tcPr>
            <w:tcW w:w="1158" w:type="dxa"/>
          </w:tcPr>
          <w:p w:rsidR="001E75FA" w:rsidRPr="00022103" w:rsidRDefault="001E75FA" w:rsidP="00AB2FB0">
            <w:pPr>
              <w:jc w:val="center"/>
              <w:rPr>
                <w:rFonts w:ascii="等线" w:eastAsia="等线" w:hAnsi="等线"/>
                <w:sz w:val="16"/>
                <w:szCs w:val="16"/>
              </w:rPr>
            </w:pPr>
            <w:r>
              <w:rPr>
                <w:rFonts w:ascii="等线" w:eastAsia="等线" w:hAnsi="等线" w:hint="eastAsia"/>
                <w:sz w:val="16"/>
                <w:szCs w:val="16"/>
              </w:rPr>
              <w:t>Geo</w:t>
            </w:r>
          </w:p>
        </w:tc>
        <w:tc>
          <w:tcPr>
            <w:tcW w:w="875" w:type="dxa"/>
          </w:tcPr>
          <w:p w:rsidR="001E75FA" w:rsidRPr="00022103" w:rsidRDefault="001E75FA" w:rsidP="00AB2FB0">
            <w:pPr>
              <w:jc w:val="center"/>
              <w:rPr>
                <w:rFonts w:ascii="等线" w:eastAsia="等线" w:hAnsi="等线"/>
                <w:sz w:val="16"/>
                <w:szCs w:val="16"/>
              </w:rPr>
            </w:pPr>
            <w:r>
              <w:rPr>
                <w:rFonts w:ascii="等线" w:eastAsia="等线" w:hAnsi="等线" w:hint="eastAsia"/>
                <w:sz w:val="16"/>
                <w:szCs w:val="16"/>
              </w:rPr>
              <w:t>Field</w:t>
            </w:r>
            <w:r>
              <w:rPr>
                <w:rFonts w:ascii="等线" w:eastAsia="等线" w:hAnsi="等线"/>
                <w:sz w:val="16"/>
                <w:szCs w:val="16"/>
              </w:rPr>
              <w:t>1</w:t>
            </w:r>
          </w:p>
        </w:tc>
        <w:tc>
          <w:tcPr>
            <w:tcW w:w="851" w:type="dxa"/>
          </w:tcPr>
          <w:p w:rsidR="001E75FA" w:rsidRPr="00022103" w:rsidRDefault="001E75FA" w:rsidP="00AB2FB0">
            <w:pPr>
              <w:jc w:val="center"/>
              <w:rPr>
                <w:rFonts w:ascii="等线" w:eastAsia="等线" w:hAnsi="等线"/>
                <w:sz w:val="16"/>
                <w:szCs w:val="16"/>
              </w:rPr>
            </w:pPr>
            <w:r>
              <w:rPr>
                <w:rFonts w:ascii="等线" w:eastAsia="等线" w:hAnsi="等线" w:hint="eastAsia"/>
                <w:sz w:val="16"/>
                <w:szCs w:val="16"/>
              </w:rPr>
              <w:t>Field</w:t>
            </w:r>
            <w:r>
              <w:rPr>
                <w:rFonts w:ascii="等线" w:eastAsia="等线" w:hAnsi="等线"/>
                <w:sz w:val="16"/>
                <w:szCs w:val="16"/>
              </w:rPr>
              <w:t>2</w:t>
            </w:r>
          </w:p>
        </w:tc>
        <w:tc>
          <w:tcPr>
            <w:tcW w:w="767" w:type="dxa"/>
          </w:tcPr>
          <w:p w:rsidR="001E75FA" w:rsidRPr="00022103" w:rsidRDefault="001E75FA" w:rsidP="00AB2FB0">
            <w:pPr>
              <w:jc w:val="center"/>
              <w:rPr>
                <w:rFonts w:ascii="等线" w:eastAsia="等线" w:hAnsi="等线"/>
                <w:sz w:val="16"/>
                <w:szCs w:val="16"/>
              </w:rPr>
            </w:pPr>
            <w:r>
              <w:rPr>
                <w:rFonts w:ascii="等线" w:eastAsia="等线" w:hAnsi="等线"/>
                <w:sz w:val="16"/>
                <w:szCs w:val="16"/>
              </w:rPr>
              <w:t>…</w:t>
            </w:r>
          </w:p>
        </w:tc>
        <w:tc>
          <w:tcPr>
            <w:tcW w:w="1335" w:type="dxa"/>
          </w:tcPr>
          <w:p w:rsidR="001E75FA" w:rsidRPr="00022103" w:rsidRDefault="001E75FA" w:rsidP="00AB2FB0">
            <w:pPr>
              <w:jc w:val="center"/>
              <w:rPr>
                <w:rFonts w:ascii="等线" w:eastAsia="等线" w:hAnsi="等线"/>
                <w:sz w:val="16"/>
                <w:szCs w:val="16"/>
              </w:rPr>
            </w:pPr>
          </w:p>
        </w:tc>
      </w:tr>
      <w:tr w:rsidR="001E75FA" w:rsidRPr="00022103" w:rsidTr="00AB2FB0">
        <w:trPr>
          <w:jc w:val="center"/>
        </w:trPr>
        <w:tc>
          <w:tcPr>
            <w:tcW w:w="0" w:type="auto"/>
            <w:vMerge/>
          </w:tcPr>
          <w:p w:rsidR="001E75FA" w:rsidRPr="00FD25DF" w:rsidRDefault="001E75FA" w:rsidP="00AB2FB0">
            <w:pPr>
              <w:rPr>
                <w:rFonts w:ascii="等线" w:eastAsia="等线" w:hAnsi="等线"/>
                <w:b/>
                <w:sz w:val="16"/>
                <w:szCs w:val="16"/>
              </w:rPr>
            </w:pPr>
          </w:p>
        </w:tc>
        <w:tc>
          <w:tcPr>
            <w:tcW w:w="1158" w:type="dxa"/>
          </w:tcPr>
          <w:p w:rsidR="001E75FA" w:rsidRDefault="001E75FA" w:rsidP="00AB2FB0">
            <w:pPr>
              <w:jc w:val="center"/>
              <w:rPr>
                <w:rFonts w:ascii="等线" w:eastAsia="等线" w:hAnsi="等线"/>
                <w:sz w:val="16"/>
                <w:szCs w:val="16"/>
              </w:rPr>
            </w:pPr>
          </w:p>
        </w:tc>
        <w:tc>
          <w:tcPr>
            <w:tcW w:w="875" w:type="dxa"/>
          </w:tcPr>
          <w:p w:rsidR="001E75FA" w:rsidRDefault="001E75FA" w:rsidP="00AB2FB0">
            <w:pPr>
              <w:jc w:val="center"/>
              <w:rPr>
                <w:rFonts w:ascii="等线" w:eastAsia="等线" w:hAnsi="等线"/>
                <w:sz w:val="16"/>
                <w:szCs w:val="16"/>
              </w:rPr>
            </w:pPr>
          </w:p>
        </w:tc>
        <w:tc>
          <w:tcPr>
            <w:tcW w:w="851" w:type="dxa"/>
          </w:tcPr>
          <w:p w:rsidR="001E75FA" w:rsidRDefault="001E75FA" w:rsidP="00AB2FB0">
            <w:pPr>
              <w:jc w:val="center"/>
              <w:rPr>
                <w:rFonts w:ascii="等线" w:eastAsia="等线" w:hAnsi="等线"/>
                <w:sz w:val="16"/>
                <w:szCs w:val="16"/>
              </w:rPr>
            </w:pPr>
          </w:p>
        </w:tc>
        <w:tc>
          <w:tcPr>
            <w:tcW w:w="767" w:type="dxa"/>
          </w:tcPr>
          <w:p w:rsidR="001E75FA" w:rsidRDefault="001E75FA" w:rsidP="00AB2FB0">
            <w:pPr>
              <w:jc w:val="center"/>
              <w:rPr>
                <w:rFonts w:ascii="等线" w:eastAsia="等线" w:hAnsi="等线"/>
                <w:sz w:val="16"/>
                <w:szCs w:val="16"/>
              </w:rPr>
            </w:pPr>
          </w:p>
        </w:tc>
        <w:tc>
          <w:tcPr>
            <w:tcW w:w="1335" w:type="dxa"/>
          </w:tcPr>
          <w:p w:rsidR="001E75FA" w:rsidRPr="00022103" w:rsidRDefault="001E75FA" w:rsidP="00AB2FB0">
            <w:pPr>
              <w:jc w:val="center"/>
              <w:rPr>
                <w:rFonts w:ascii="等线" w:eastAsia="等线" w:hAnsi="等线"/>
                <w:sz w:val="16"/>
                <w:szCs w:val="16"/>
              </w:rPr>
            </w:pPr>
          </w:p>
        </w:tc>
      </w:tr>
      <w:tr w:rsidR="001E75FA" w:rsidRPr="00022103" w:rsidTr="00AB2FB0">
        <w:trPr>
          <w:jc w:val="center"/>
        </w:trPr>
        <w:tc>
          <w:tcPr>
            <w:tcW w:w="0" w:type="auto"/>
            <w:vMerge/>
          </w:tcPr>
          <w:p w:rsidR="001E75FA" w:rsidRPr="00FD25DF" w:rsidRDefault="001E75FA" w:rsidP="00AB2FB0">
            <w:pPr>
              <w:rPr>
                <w:rFonts w:ascii="等线" w:eastAsia="等线" w:hAnsi="等线"/>
                <w:b/>
                <w:sz w:val="16"/>
                <w:szCs w:val="16"/>
              </w:rPr>
            </w:pPr>
          </w:p>
        </w:tc>
        <w:tc>
          <w:tcPr>
            <w:tcW w:w="1158" w:type="dxa"/>
          </w:tcPr>
          <w:p w:rsidR="001E75FA" w:rsidRDefault="001E75FA" w:rsidP="00AB2FB0">
            <w:pPr>
              <w:jc w:val="center"/>
              <w:rPr>
                <w:rFonts w:ascii="等线" w:eastAsia="等线" w:hAnsi="等线"/>
                <w:sz w:val="16"/>
                <w:szCs w:val="16"/>
              </w:rPr>
            </w:pPr>
          </w:p>
        </w:tc>
        <w:tc>
          <w:tcPr>
            <w:tcW w:w="875" w:type="dxa"/>
          </w:tcPr>
          <w:p w:rsidR="001E75FA" w:rsidRDefault="001E75FA" w:rsidP="00AB2FB0">
            <w:pPr>
              <w:jc w:val="center"/>
              <w:rPr>
                <w:rFonts w:ascii="等线" w:eastAsia="等线" w:hAnsi="等线"/>
                <w:sz w:val="16"/>
                <w:szCs w:val="16"/>
              </w:rPr>
            </w:pPr>
          </w:p>
        </w:tc>
        <w:tc>
          <w:tcPr>
            <w:tcW w:w="851" w:type="dxa"/>
          </w:tcPr>
          <w:p w:rsidR="001E75FA" w:rsidRDefault="001E75FA" w:rsidP="00AB2FB0">
            <w:pPr>
              <w:jc w:val="center"/>
              <w:rPr>
                <w:rFonts w:ascii="等线" w:eastAsia="等线" w:hAnsi="等线"/>
                <w:sz w:val="16"/>
                <w:szCs w:val="16"/>
              </w:rPr>
            </w:pPr>
          </w:p>
        </w:tc>
        <w:tc>
          <w:tcPr>
            <w:tcW w:w="767" w:type="dxa"/>
          </w:tcPr>
          <w:p w:rsidR="001E75FA" w:rsidRDefault="001E75FA" w:rsidP="00AB2FB0">
            <w:pPr>
              <w:jc w:val="center"/>
              <w:rPr>
                <w:rFonts w:ascii="等线" w:eastAsia="等线" w:hAnsi="等线"/>
                <w:sz w:val="16"/>
                <w:szCs w:val="16"/>
              </w:rPr>
            </w:pPr>
          </w:p>
        </w:tc>
        <w:tc>
          <w:tcPr>
            <w:tcW w:w="1335" w:type="dxa"/>
          </w:tcPr>
          <w:p w:rsidR="001E75FA" w:rsidRPr="00022103" w:rsidRDefault="001E75FA" w:rsidP="00AB2FB0">
            <w:pPr>
              <w:jc w:val="center"/>
              <w:rPr>
                <w:rFonts w:ascii="等线" w:eastAsia="等线" w:hAnsi="等线"/>
                <w:sz w:val="16"/>
                <w:szCs w:val="16"/>
              </w:rPr>
            </w:pPr>
          </w:p>
        </w:tc>
      </w:tr>
    </w:tbl>
    <w:p w:rsidR="00DB4FC0" w:rsidRPr="00DB4FC0" w:rsidRDefault="00DB4FC0" w:rsidP="00DB4FC0">
      <w:pPr>
        <w:spacing w:line="360" w:lineRule="auto"/>
        <w:rPr>
          <w:rFonts w:ascii="宋体" w:eastAsia="宋体" w:hAnsi="宋体"/>
        </w:rPr>
      </w:pPr>
    </w:p>
    <w:sectPr w:rsidR="00DB4FC0" w:rsidRPr="00DB4FC0">
      <w:headerReference w:type="default" r:id="rId18"/>
      <w:footerReference w:type="default" r:id="rId1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446CD" w:rsidRDefault="004446CD" w:rsidP="00BA6D96">
      <w:r>
        <w:separator/>
      </w:r>
    </w:p>
  </w:endnote>
  <w:endnote w:type="continuationSeparator" w:id="0">
    <w:p w:rsidR="004446CD" w:rsidRDefault="004446CD" w:rsidP="00BA6D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5415512"/>
      <w:docPartObj>
        <w:docPartGallery w:val="Page Numbers (Bottom of Page)"/>
        <w:docPartUnique/>
      </w:docPartObj>
    </w:sdtPr>
    <w:sdtEndPr/>
    <w:sdtContent>
      <w:sdt>
        <w:sdtPr>
          <w:id w:val="1728636285"/>
          <w:docPartObj>
            <w:docPartGallery w:val="Page Numbers (Top of Page)"/>
            <w:docPartUnique/>
          </w:docPartObj>
        </w:sdtPr>
        <w:sdtEndPr/>
        <w:sdtContent>
          <w:p w:rsidR="00296E7C" w:rsidRDefault="00296E7C">
            <w:pPr>
              <w:pStyle w:val="a5"/>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sidR="003E1DAF">
              <w:rPr>
                <w:b/>
                <w:bCs/>
                <w:noProof/>
              </w:rPr>
              <w:t>5</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3E1DAF">
              <w:rPr>
                <w:b/>
                <w:bCs/>
                <w:noProof/>
              </w:rPr>
              <w:t>7</w:t>
            </w:r>
            <w:r>
              <w:rPr>
                <w:b/>
                <w:bCs/>
                <w:sz w:val="24"/>
                <w:szCs w:val="24"/>
              </w:rPr>
              <w:fldChar w:fldCharType="end"/>
            </w:r>
          </w:p>
        </w:sdtContent>
      </w:sdt>
    </w:sdtContent>
  </w:sdt>
  <w:p w:rsidR="00296E7C" w:rsidRDefault="00296E7C">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446CD" w:rsidRDefault="004446CD" w:rsidP="00BA6D96">
      <w:r>
        <w:separator/>
      </w:r>
    </w:p>
  </w:footnote>
  <w:footnote w:type="continuationSeparator" w:id="0">
    <w:p w:rsidR="004446CD" w:rsidRDefault="004446CD" w:rsidP="00BA6D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a8"/>
      <w:tblW w:w="83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6"/>
      <w:gridCol w:w="2765"/>
      <w:gridCol w:w="3898"/>
    </w:tblGrid>
    <w:tr w:rsidR="007347F0" w:rsidTr="00AB2FB0">
      <w:trPr>
        <w:trHeight w:val="282"/>
      </w:trPr>
      <w:tc>
        <w:tcPr>
          <w:tcW w:w="1706" w:type="dxa"/>
        </w:tcPr>
        <w:p w:rsidR="007347F0" w:rsidRDefault="007347F0" w:rsidP="007347F0">
          <w:pPr>
            <w:pStyle w:val="a3"/>
            <w:tabs>
              <w:tab w:val="clear" w:pos="4153"/>
            </w:tabs>
            <w:jc w:val="left"/>
          </w:pPr>
          <w:r>
            <w:rPr>
              <w:rFonts w:hint="eastAsia"/>
              <w:noProof/>
            </w:rPr>
            <w:drawing>
              <wp:inline distT="0" distB="0" distL="0" distR="0" wp14:anchorId="6C04C0C8" wp14:editId="0D64A335">
                <wp:extent cx="311466" cy="311466"/>
                <wp:effectExtent l="0" t="0" r="0" b="0"/>
                <wp:docPr id="2" name="图片 2" descr="HW_POS_RGB_Vert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W_POS_RGB_Vertical"/>
                        <pic:cNvPicPr>
                          <a:picLocks noChangeAspect="1" noChangeArrowheads="1"/>
                        </pic:cNvPicPr>
                      </pic:nvPicPr>
                      <pic:blipFill>
                        <a:blip r:embed="rId1"/>
                        <a:srcRect/>
                        <a:stretch>
                          <a:fillRect/>
                        </a:stretch>
                      </pic:blipFill>
                      <pic:spPr bwMode="auto">
                        <a:xfrm>
                          <a:off x="0" y="0"/>
                          <a:ext cx="316627" cy="316627"/>
                        </a:xfrm>
                        <a:prstGeom prst="rect">
                          <a:avLst/>
                        </a:prstGeom>
                        <a:noFill/>
                        <a:ln w="9525">
                          <a:noFill/>
                          <a:miter lim="800000"/>
                          <a:headEnd/>
                          <a:tailEnd/>
                        </a:ln>
                      </pic:spPr>
                    </pic:pic>
                  </a:graphicData>
                </a:graphic>
              </wp:inline>
            </w:drawing>
          </w:r>
          <w:r>
            <w:rPr>
              <w:b/>
            </w:rPr>
            <w:t xml:space="preserve">  </w:t>
          </w:r>
          <w:r>
            <w:rPr>
              <w:b/>
              <w:noProof/>
            </w:rPr>
            <w:drawing>
              <wp:inline distT="0" distB="0" distL="0" distR="0" wp14:anchorId="68D5E71E" wp14:editId="711052F2">
                <wp:extent cx="308060" cy="30806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flipH="1">
                          <a:off x="0" y="0"/>
                          <a:ext cx="342872" cy="342872"/>
                        </a:xfrm>
                        <a:prstGeom prst="rect">
                          <a:avLst/>
                        </a:prstGeom>
                        <a:noFill/>
                      </pic:spPr>
                    </pic:pic>
                  </a:graphicData>
                </a:graphic>
              </wp:inline>
            </w:drawing>
          </w:r>
        </w:p>
      </w:tc>
      <w:tc>
        <w:tcPr>
          <w:tcW w:w="2765" w:type="dxa"/>
          <w:vAlign w:val="bottom"/>
        </w:tcPr>
        <w:p w:rsidR="007347F0" w:rsidRDefault="007347F0" w:rsidP="007347F0">
          <w:pPr>
            <w:pStyle w:val="a3"/>
            <w:pBdr>
              <w:bottom w:val="none" w:sz="0" w:space="0" w:color="auto"/>
            </w:pBdr>
            <w:jc w:val="both"/>
          </w:pPr>
          <w:r w:rsidRPr="00BE5839">
            <w:rPr>
              <w:rFonts w:hint="eastAsia"/>
            </w:rPr>
            <w:t>高维矢量计算技术合作项目</w:t>
          </w:r>
          <w:r>
            <w:rPr>
              <w:rFonts w:hint="eastAsia"/>
            </w:rPr>
            <w:t xml:space="preserve"> </w:t>
          </w:r>
          <w:r>
            <w:t xml:space="preserve">   </w:t>
          </w:r>
        </w:p>
      </w:tc>
      <w:tc>
        <w:tcPr>
          <w:tcW w:w="3898" w:type="dxa"/>
          <w:vAlign w:val="bottom"/>
        </w:tcPr>
        <w:p w:rsidR="007347F0" w:rsidRDefault="007347F0" w:rsidP="007347F0">
          <w:pPr>
            <w:pStyle w:val="a3"/>
            <w:pBdr>
              <w:bottom w:val="none" w:sz="0" w:space="0" w:color="auto"/>
            </w:pBdr>
            <w:jc w:val="right"/>
          </w:pPr>
          <w:r>
            <w:rPr>
              <w:rFonts w:hint="eastAsia"/>
            </w:rPr>
            <w:t>华为保密</w:t>
          </w:r>
        </w:p>
      </w:tc>
    </w:tr>
  </w:tbl>
  <w:p w:rsidR="007347F0" w:rsidRDefault="007347F0" w:rsidP="007347F0">
    <w:pPr>
      <w:pStyle w:val="a3"/>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0F56FF"/>
    <w:multiLevelType w:val="hybridMultilevel"/>
    <w:tmpl w:val="C9E044BE"/>
    <w:lvl w:ilvl="0" w:tplc="F48C241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20452374"/>
    <w:multiLevelType w:val="hybridMultilevel"/>
    <w:tmpl w:val="A1C8007C"/>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296F4589"/>
    <w:multiLevelType w:val="hybridMultilevel"/>
    <w:tmpl w:val="ED48714E"/>
    <w:lvl w:ilvl="0" w:tplc="9746D87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29A96F16"/>
    <w:multiLevelType w:val="hybridMultilevel"/>
    <w:tmpl w:val="C388C8AA"/>
    <w:lvl w:ilvl="0" w:tplc="7C8C8EC0">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2B39534E"/>
    <w:multiLevelType w:val="hybridMultilevel"/>
    <w:tmpl w:val="F148F41C"/>
    <w:lvl w:ilvl="0" w:tplc="96DE45B0">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33186C90"/>
    <w:multiLevelType w:val="hybridMultilevel"/>
    <w:tmpl w:val="5614CD08"/>
    <w:lvl w:ilvl="0" w:tplc="253E2DE2">
      <w:start w:val="1"/>
      <w:numFmt w:val="decimal"/>
      <w:lvlText w:val="%1、"/>
      <w:lvlJc w:val="left"/>
      <w:pPr>
        <w:ind w:left="360" w:hanging="360"/>
      </w:pPr>
      <w:rPr>
        <w:rFonts w:hint="default"/>
      </w:rPr>
    </w:lvl>
    <w:lvl w:ilvl="1" w:tplc="25E6687A">
      <w:start w:val="1"/>
      <w:numFmt w:val="decimal"/>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444B335F"/>
    <w:multiLevelType w:val="hybridMultilevel"/>
    <w:tmpl w:val="D456A788"/>
    <w:lvl w:ilvl="0" w:tplc="57CE0ABA">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45A218B9"/>
    <w:multiLevelType w:val="hybridMultilevel"/>
    <w:tmpl w:val="EF7AC0D0"/>
    <w:lvl w:ilvl="0" w:tplc="452055E6">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4A8470ED"/>
    <w:multiLevelType w:val="hybridMultilevel"/>
    <w:tmpl w:val="1540BCC6"/>
    <w:lvl w:ilvl="0" w:tplc="9422750E">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15:restartNumberingAfterBreak="0">
    <w:nsid w:val="6012600A"/>
    <w:multiLevelType w:val="hybridMultilevel"/>
    <w:tmpl w:val="7B92EBA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15:restartNumberingAfterBreak="0">
    <w:nsid w:val="659D091E"/>
    <w:multiLevelType w:val="hybridMultilevel"/>
    <w:tmpl w:val="ED081076"/>
    <w:lvl w:ilvl="0" w:tplc="B198B9D6">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15:restartNumberingAfterBreak="0">
    <w:nsid w:val="69234132"/>
    <w:multiLevelType w:val="hybridMultilevel"/>
    <w:tmpl w:val="3A309094"/>
    <w:lvl w:ilvl="0" w:tplc="FADC57F2">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15:restartNumberingAfterBreak="0">
    <w:nsid w:val="6F7B121F"/>
    <w:multiLevelType w:val="multilevel"/>
    <w:tmpl w:val="AA3E887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707E6AAC"/>
    <w:multiLevelType w:val="hybridMultilevel"/>
    <w:tmpl w:val="0CA69EE4"/>
    <w:lvl w:ilvl="0" w:tplc="4D1815A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72BA2A50"/>
    <w:multiLevelType w:val="hybridMultilevel"/>
    <w:tmpl w:val="58FC3198"/>
    <w:lvl w:ilvl="0" w:tplc="178C96D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3"/>
  </w:num>
  <w:num w:numId="2">
    <w:abstractNumId w:val="9"/>
  </w:num>
  <w:num w:numId="3">
    <w:abstractNumId w:val="1"/>
  </w:num>
  <w:num w:numId="4">
    <w:abstractNumId w:val="3"/>
  </w:num>
  <w:num w:numId="5">
    <w:abstractNumId w:val="10"/>
  </w:num>
  <w:num w:numId="6">
    <w:abstractNumId w:val="7"/>
  </w:num>
  <w:num w:numId="7">
    <w:abstractNumId w:val="14"/>
  </w:num>
  <w:num w:numId="8">
    <w:abstractNumId w:val="11"/>
  </w:num>
  <w:num w:numId="9">
    <w:abstractNumId w:val="6"/>
  </w:num>
  <w:num w:numId="10">
    <w:abstractNumId w:val="4"/>
  </w:num>
  <w:num w:numId="11">
    <w:abstractNumId w:val="8"/>
  </w:num>
  <w:num w:numId="12">
    <w:abstractNumId w:val="5"/>
  </w:num>
  <w:num w:numId="13">
    <w:abstractNumId w:val="0"/>
  </w:num>
  <w:num w:numId="14">
    <w:abstractNumId w:val="2"/>
  </w:num>
  <w:num w:numId="15">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孙尚宇">
    <w15:presenceInfo w15:providerId="AD" w15:userId="S-1-5-21-2402025006-3114406117-1525510243-12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60B9"/>
    <w:rsid w:val="0000180B"/>
    <w:rsid w:val="00004E05"/>
    <w:rsid w:val="000153BA"/>
    <w:rsid w:val="00022103"/>
    <w:rsid w:val="000338A7"/>
    <w:rsid w:val="00042218"/>
    <w:rsid w:val="0004638A"/>
    <w:rsid w:val="00062E39"/>
    <w:rsid w:val="00074812"/>
    <w:rsid w:val="0007487F"/>
    <w:rsid w:val="0007505B"/>
    <w:rsid w:val="0007611A"/>
    <w:rsid w:val="00083366"/>
    <w:rsid w:val="00086DAB"/>
    <w:rsid w:val="00087263"/>
    <w:rsid w:val="00092338"/>
    <w:rsid w:val="000A2FE3"/>
    <w:rsid w:val="000A5C6B"/>
    <w:rsid w:val="000B4D0F"/>
    <w:rsid w:val="000B694C"/>
    <w:rsid w:val="000B791F"/>
    <w:rsid w:val="000B7AD9"/>
    <w:rsid w:val="000C43C0"/>
    <w:rsid w:val="000D1DC0"/>
    <w:rsid w:val="000D376F"/>
    <w:rsid w:val="000D53C7"/>
    <w:rsid w:val="000D6FF8"/>
    <w:rsid w:val="000E0163"/>
    <w:rsid w:val="000E0811"/>
    <w:rsid w:val="000E15B4"/>
    <w:rsid w:val="000F0CAA"/>
    <w:rsid w:val="000F3693"/>
    <w:rsid w:val="00101482"/>
    <w:rsid w:val="00102094"/>
    <w:rsid w:val="00103904"/>
    <w:rsid w:val="00104CF2"/>
    <w:rsid w:val="00105548"/>
    <w:rsid w:val="00113B80"/>
    <w:rsid w:val="0011710D"/>
    <w:rsid w:val="001212F4"/>
    <w:rsid w:val="0012221E"/>
    <w:rsid w:val="0012289B"/>
    <w:rsid w:val="001325D3"/>
    <w:rsid w:val="00137635"/>
    <w:rsid w:val="00143E62"/>
    <w:rsid w:val="00145AE2"/>
    <w:rsid w:val="00151F5A"/>
    <w:rsid w:val="0015219D"/>
    <w:rsid w:val="001545D7"/>
    <w:rsid w:val="00156060"/>
    <w:rsid w:val="00162499"/>
    <w:rsid w:val="00166BF2"/>
    <w:rsid w:val="001708D7"/>
    <w:rsid w:val="00172605"/>
    <w:rsid w:val="001760CA"/>
    <w:rsid w:val="00176E8A"/>
    <w:rsid w:val="001805BA"/>
    <w:rsid w:val="00180AB4"/>
    <w:rsid w:val="00182E9A"/>
    <w:rsid w:val="001910DD"/>
    <w:rsid w:val="00191E9D"/>
    <w:rsid w:val="0019341E"/>
    <w:rsid w:val="001935AB"/>
    <w:rsid w:val="00194615"/>
    <w:rsid w:val="001949B0"/>
    <w:rsid w:val="00196D95"/>
    <w:rsid w:val="001A07DE"/>
    <w:rsid w:val="001B07E7"/>
    <w:rsid w:val="001B31CD"/>
    <w:rsid w:val="001B442E"/>
    <w:rsid w:val="001B6CC9"/>
    <w:rsid w:val="001B71E2"/>
    <w:rsid w:val="001C1ACE"/>
    <w:rsid w:val="001C6175"/>
    <w:rsid w:val="001C62F2"/>
    <w:rsid w:val="001D28E8"/>
    <w:rsid w:val="001D5A26"/>
    <w:rsid w:val="001D674E"/>
    <w:rsid w:val="001E16C9"/>
    <w:rsid w:val="001E1DBA"/>
    <w:rsid w:val="001E2272"/>
    <w:rsid w:val="001E4CE7"/>
    <w:rsid w:val="001E75FA"/>
    <w:rsid w:val="001F0972"/>
    <w:rsid w:val="001F218F"/>
    <w:rsid w:val="001F640F"/>
    <w:rsid w:val="00203A53"/>
    <w:rsid w:val="00205AF6"/>
    <w:rsid w:val="00210ADA"/>
    <w:rsid w:val="00210E63"/>
    <w:rsid w:val="00216750"/>
    <w:rsid w:val="00216F8F"/>
    <w:rsid w:val="00217EAA"/>
    <w:rsid w:val="00221CA4"/>
    <w:rsid w:val="0022600B"/>
    <w:rsid w:val="00230276"/>
    <w:rsid w:val="00233811"/>
    <w:rsid w:val="002338DD"/>
    <w:rsid w:val="002345D2"/>
    <w:rsid w:val="002348A9"/>
    <w:rsid w:val="0024485D"/>
    <w:rsid w:val="00246C8B"/>
    <w:rsid w:val="00253ADB"/>
    <w:rsid w:val="00254EC2"/>
    <w:rsid w:val="00257277"/>
    <w:rsid w:val="00262403"/>
    <w:rsid w:val="002636E5"/>
    <w:rsid w:val="00264744"/>
    <w:rsid w:val="002655FD"/>
    <w:rsid w:val="00265B15"/>
    <w:rsid w:val="0027080F"/>
    <w:rsid w:val="00272602"/>
    <w:rsid w:val="00275158"/>
    <w:rsid w:val="00282C83"/>
    <w:rsid w:val="0028364C"/>
    <w:rsid w:val="00284682"/>
    <w:rsid w:val="00286EEA"/>
    <w:rsid w:val="002939C7"/>
    <w:rsid w:val="00294D68"/>
    <w:rsid w:val="0029535E"/>
    <w:rsid w:val="00296E7C"/>
    <w:rsid w:val="002A005C"/>
    <w:rsid w:val="002A3ACE"/>
    <w:rsid w:val="002A42BE"/>
    <w:rsid w:val="002B0E31"/>
    <w:rsid w:val="002B2F58"/>
    <w:rsid w:val="002B44FF"/>
    <w:rsid w:val="002B4787"/>
    <w:rsid w:val="002C0433"/>
    <w:rsid w:val="002C1831"/>
    <w:rsid w:val="002C2EF8"/>
    <w:rsid w:val="002C480B"/>
    <w:rsid w:val="002C7399"/>
    <w:rsid w:val="002E39AE"/>
    <w:rsid w:val="002E6673"/>
    <w:rsid w:val="002F08A1"/>
    <w:rsid w:val="002F3915"/>
    <w:rsid w:val="002F4B4C"/>
    <w:rsid w:val="0030757B"/>
    <w:rsid w:val="00314122"/>
    <w:rsid w:val="0032072D"/>
    <w:rsid w:val="00325819"/>
    <w:rsid w:val="003303A0"/>
    <w:rsid w:val="00330991"/>
    <w:rsid w:val="0033305F"/>
    <w:rsid w:val="0033584C"/>
    <w:rsid w:val="003415C9"/>
    <w:rsid w:val="003458EB"/>
    <w:rsid w:val="0034608B"/>
    <w:rsid w:val="00350301"/>
    <w:rsid w:val="00350E2D"/>
    <w:rsid w:val="0035114C"/>
    <w:rsid w:val="00351367"/>
    <w:rsid w:val="00351551"/>
    <w:rsid w:val="0035471B"/>
    <w:rsid w:val="00354F89"/>
    <w:rsid w:val="00355303"/>
    <w:rsid w:val="00361726"/>
    <w:rsid w:val="00364C5A"/>
    <w:rsid w:val="00383D66"/>
    <w:rsid w:val="00384D16"/>
    <w:rsid w:val="00386D23"/>
    <w:rsid w:val="00387797"/>
    <w:rsid w:val="00387D8A"/>
    <w:rsid w:val="00391B9D"/>
    <w:rsid w:val="003923EB"/>
    <w:rsid w:val="00393BD3"/>
    <w:rsid w:val="00394589"/>
    <w:rsid w:val="003A0BD8"/>
    <w:rsid w:val="003A19B4"/>
    <w:rsid w:val="003A5B1A"/>
    <w:rsid w:val="003A6988"/>
    <w:rsid w:val="003C3D2D"/>
    <w:rsid w:val="003C73CB"/>
    <w:rsid w:val="003C75C5"/>
    <w:rsid w:val="003C77C1"/>
    <w:rsid w:val="003D654D"/>
    <w:rsid w:val="003E1DAF"/>
    <w:rsid w:val="003E4648"/>
    <w:rsid w:val="003F01FB"/>
    <w:rsid w:val="003F058F"/>
    <w:rsid w:val="003F283D"/>
    <w:rsid w:val="003F2A87"/>
    <w:rsid w:val="003F2BC0"/>
    <w:rsid w:val="004008E3"/>
    <w:rsid w:val="0040385F"/>
    <w:rsid w:val="004050FF"/>
    <w:rsid w:val="004118B1"/>
    <w:rsid w:val="00415081"/>
    <w:rsid w:val="004174FA"/>
    <w:rsid w:val="00420138"/>
    <w:rsid w:val="0042152F"/>
    <w:rsid w:val="00421C73"/>
    <w:rsid w:val="00423173"/>
    <w:rsid w:val="00425B02"/>
    <w:rsid w:val="0042729F"/>
    <w:rsid w:val="00427A8F"/>
    <w:rsid w:val="00427EB8"/>
    <w:rsid w:val="00430506"/>
    <w:rsid w:val="004326B1"/>
    <w:rsid w:val="0043354F"/>
    <w:rsid w:val="00442510"/>
    <w:rsid w:val="004446CD"/>
    <w:rsid w:val="00455ED6"/>
    <w:rsid w:val="004560A1"/>
    <w:rsid w:val="004568F1"/>
    <w:rsid w:val="0046337B"/>
    <w:rsid w:val="00464669"/>
    <w:rsid w:val="004650E5"/>
    <w:rsid w:val="00466630"/>
    <w:rsid w:val="00475010"/>
    <w:rsid w:val="00476313"/>
    <w:rsid w:val="004771D5"/>
    <w:rsid w:val="00477CD3"/>
    <w:rsid w:val="00480602"/>
    <w:rsid w:val="004809AC"/>
    <w:rsid w:val="00483990"/>
    <w:rsid w:val="004905C2"/>
    <w:rsid w:val="00491031"/>
    <w:rsid w:val="004924FB"/>
    <w:rsid w:val="0049753E"/>
    <w:rsid w:val="0049765C"/>
    <w:rsid w:val="004A1AD9"/>
    <w:rsid w:val="004A3845"/>
    <w:rsid w:val="004A543B"/>
    <w:rsid w:val="004B4D76"/>
    <w:rsid w:val="004C312C"/>
    <w:rsid w:val="004D097E"/>
    <w:rsid w:val="004E1B5D"/>
    <w:rsid w:val="004E7316"/>
    <w:rsid w:val="004E76ED"/>
    <w:rsid w:val="004F3C4D"/>
    <w:rsid w:val="004F42B4"/>
    <w:rsid w:val="004F5D5F"/>
    <w:rsid w:val="004F667B"/>
    <w:rsid w:val="004F7485"/>
    <w:rsid w:val="004F7780"/>
    <w:rsid w:val="00500F43"/>
    <w:rsid w:val="00501479"/>
    <w:rsid w:val="0050281E"/>
    <w:rsid w:val="00503279"/>
    <w:rsid w:val="00504642"/>
    <w:rsid w:val="005129D8"/>
    <w:rsid w:val="00516E99"/>
    <w:rsid w:val="00523101"/>
    <w:rsid w:val="00525580"/>
    <w:rsid w:val="00525E26"/>
    <w:rsid w:val="00532746"/>
    <w:rsid w:val="00532E6F"/>
    <w:rsid w:val="005341E4"/>
    <w:rsid w:val="00534CE8"/>
    <w:rsid w:val="0053682D"/>
    <w:rsid w:val="005405FF"/>
    <w:rsid w:val="00541F50"/>
    <w:rsid w:val="005421FA"/>
    <w:rsid w:val="00543A03"/>
    <w:rsid w:val="00544415"/>
    <w:rsid w:val="00551BA5"/>
    <w:rsid w:val="005572E3"/>
    <w:rsid w:val="005602A1"/>
    <w:rsid w:val="00563918"/>
    <w:rsid w:val="00565C30"/>
    <w:rsid w:val="00570C1F"/>
    <w:rsid w:val="0057332C"/>
    <w:rsid w:val="00574762"/>
    <w:rsid w:val="00575147"/>
    <w:rsid w:val="005759DF"/>
    <w:rsid w:val="0058521F"/>
    <w:rsid w:val="00594F96"/>
    <w:rsid w:val="00597573"/>
    <w:rsid w:val="005A5519"/>
    <w:rsid w:val="005B1E07"/>
    <w:rsid w:val="005B7149"/>
    <w:rsid w:val="005C1C68"/>
    <w:rsid w:val="005C2846"/>
    <w:rsid w:val="005C3569"/>
    <w:rsid w:val="005C36D2"/>
    <w:rsid w:val="005C5118"/>
    <w:rsid w:val="005D4A48"/>
    <w:rsid w:val="005E1F0D"/>
    <w:rsid w:val="005E2C0A"/>
    <w:rsid w:val="005E4629"/>
    <w:rsid w:val="005E6A27"/>
    <w:rsid w:val="005F530E"/>
    <w:rsid w:val="005F5639"/>
    <w:rsid w:val="005F5D5C"/>
    <w:rsid w:val="005F6B74"/>
    <w:rsid w:val="005F6FC7"/>
    <w:rsid w:val="005F7F04"/>
    <w:rsid w:val="00601B9E"/>
    <w:rsid w:val="00601F25"/>
    <w:rsid w:val="00602239"/>
    <w:rsid w:val="00606121"/>
    <w:rsid w:val="00606481"/>
    <w:rsid w:val="006167B9"/>
    <w:rsid w:val="00620DA8"/>
    <w:rsid w:val="00621B4B"/>
    <w:rsid w:val="00624EB0"/>
    <w:rsid w:val="00626FD5"/>
    <w:rsid w:val="006279D3"/>
    <w:rsid w:val="00627A17"/>
    <w:rsid w:val="006309CB"/>
    <w:rsid w:val="0063191A"/>
    <w:rsid w:val="00633370"/>
    <w:rsid w:val="00636974"/>
    <w:rsid w:val="0064156A"/>
    <w:rsid w:val="006432A0"/>
    <w:rsid w:val="0064334E"/>
    <w:rsid w:val="00643E7A"/>
    <w:rsid w:val="00646844"/>
    <w:rsid w:val="00654229"/>
    <w:rsid w:val="006543D4"/>
    <w:rsid w:val="00664795"/>
    <w:rsid w:val="0067213D"/>
    <w:rsid w:val="0068015E"/>
    <w:rsid w:val="006842C2"/>
    <w:rsid w:val="00685A91"/>
    <w:rsid w:val="00690B21"/>
    <w:rsid w:val="00690CEB"/>
    <w:rsid w:val="00694835"/>
    <w:rsid w:val="006A1A60"/>
    <w:rsid w:val="006A33CA"/>
    <w:rsid w:val="006B06EE"/>
    <w:rsid w:val="006B2AA2"/>
    <w:rsid w:val="006B56D1"/>
    <w:rsid w:val="006C0282"/>
    <w:rsid w:val="006C1929"/>
    <w:rsid w:val="006C1D3E"/>
    <w:rsid w:val="006C2D94"/>
    <w:rsid w:val="006C4CB1"/>
    <w:rsid w:val="006C5B4C"/>
    <w:rsid w:val="006C6AEC"/>
    <w:rsid w:val="006D2830"/>
    <w:rsid w:val="006D3000"/>
    <w:rsid w:val="006D3D28"/>
    <w:rsid w:val="006D57B1"/>
    <w:rsid w:val="006E02B3"/>
    <w:rsid w:val="006E2872"/>
    <w:rsid w:val="006E67B9"/>
    <w:rsid w:val="006E7E0F"/>
    <w:rsid w:val="006F6B87"/>
    <w:rsid w:val="006F7B6D"/>
    <w:rsid w:val="00700B94"/>
    <w:rsid w:val="007044B5"/>
    <w:rsid w:val="007077B7"/>
    <w:rsid w:val="00707CBC"/>
    <w:rsid w:val="00710C05"/>
    <w:rsid w:val="00714C10"/>
    <w:rsid w:val="00714FFD"/>
    <w:rsid w:val="007159CE"/>
    <w:rsid w:val="00717055"/>
    <w:rsid w:val="00720525"/>
    <w:rsid w:val="00721A6B"/>
    <w:rsid w:val="00730A65"/>
    <w:rsid w:val="007330A4"/>
    <w:rsid w:val="00733816"/>
    <w:rsid w:val="007347F0"/>
    <w:rsid w:val="007377AD"/>
    <w:rsid w:val="00741CDB"/>
    <w:rsid w:val="00742A28"/>
    <w:rsid w:val="0074789C"/>
    <w:rsid w:val="00753845"/>
    <w:rsid w:val="00756742"/>
    <w:rsid w:val="00761AF3"/>
    <w:rsid w:val="00762AC1"/>
    <w:rsid w:val="0076400C"/>
    <w:rsid w:val="0077091E"/>
    <w:rsid w:val="00776382"/>
    <w:rsid w:val="00777E8F"/>
    <w:rsid w:val="0078031D"/>
    <w:rsid w:val="00783A60"/>
    <w:rsid w:val="00787882"/>
    <w:rsid w:val="00793895"/>
    <w:rsid w:val="007A1F1F"/>
    <w:rsid w:val="007A6C55"/>
    <w:rsid w:val="007A75EB"/>
    <w:rsid w:val="007A765C"/>
    <w:rsid w:val="007B61CB"/>
    <w:rsid w:val="007B6C40"/>
    <w:rsid w:val="007C23B6"/>
    <w:rsid w:val="007C55CD"/>
    <w:rsid w:val="007D096F"/>
    <w:rsid w:val="007D6A04"/>
    <w:rsid w:val="007E0184"/>
    <w:rsid w:val="007E02BB"/>
    <w:rsid w:val="007E4638"/>
    <w:rsid w:val="007F0848"/>
    <w:rsid w:val="007F0E9F"/>
    <w:rsid w:val="007F1F84"/>
    <w:rsid w:val="007F3DC7"/>
    <w:rsid w:val="007F49EA"/>
    <w:rsid w:val="00801E05"/>
    <w:rsid w:val="00803110"/>
    <w:rsid w:val="00803ABA"/>
    <w:rsid w:val="00804916"/>
    <w:rsid w:val="00805CF0"/>
    <w:rsid w:val="00806ED4"/>
    <w:rsid w:val="00807076"/>
    <w:rsid w:val="0081209B"/>
    <w:rsid w:val="00812110"/>
    <w:rsid w:val="00822185"/>
    <w:rsid w:val="008223FB"/>
    <w:rsid w:val="00822F86"/>
    <w:rsid w:val="00830EE9"/>
    <w:rsid w:val="00833B08"/>
    <w:rsid w:val="008341DA"/>
    <w:rsid w:val="00840C73"/>
    <w:rsid w:val="00840F7D"/>
    <w:rsid w:val="00844CDF"/>
    <w:rsid w:val="008459FF"/>
    <w:rsid w:val="00845AA1"/>
    <w:rsid w:val="0084717E"/>
    <w:rsid w:val="00855A9F"/>
    <w:rsid w:val="008560B9"/>
    <w:rsid w:val="0086333B"/>
    <w:rsid w:val="00863872"/>
    <w:rsid w:val="008653A1"/>
    <w:rsid w:val="00865DB6"/>
    <w:rsid w:val="00872D72"/>
    <w:rsid w:val="00873967"/>
    <w:rsid w:val="008762B1"/>
    <w:rsid w:val="008802BA"/>
    <w:rsid w:val="008806B5"/>
    <w:rsid w:val="0088475B"/>
    <w:rsid w:val="00887A22"/>
    <w:rsid w:val="00887ACE"/>
    <w:rsid w:val="008966D5"/>
    <w:rsid w:val="008B1254"/>
    <w:rsid w:val="008B28BD"/>
    <w:rsid w:val="008B568F"/>
    <w:rsid w:val="008C7624"/>
    <w:rsid w:val="008D1F33"/>
    <w:rsid w:val="008D4586"/>
    <w:rsid w:val="008D4D8C"/>
    <w:rsid w:val="008D501D"/>
    <w:rsid w:val="008D5453"/>
    <w:rsid w:val="008E2F2A"/>
    <w:rsid w:val="008E70E2"/>
    <w:rsid w:val="008E7D00"/>
    <w:rsid w:val="008F56D4"/>
    <w:rsid w:val="008F788B"/>
    <w:rsid w:val="00902EF7"/>
    <w:rsid w:val="00903F09"/>
    <w:rsid w:val="009046AA"/>
    <w:rsid w:val="0090496B"/>
    <w:rsid w:val="009063E2"/>
    <w:rsid w:val="00910454"/>
    <w:rsid w:val="00912AE7"/>
    <w:rsid w:val="00917670"/>
    <w:rsid w:val="0092630C"/>
    <w:rsid w:val="00930B0A"/>
    <w:rsid w:val="0094001E"/>
    <w:rsid w:val="00940962"/>
    <w:rsid w:val="009438BC"/>
    <w:rsid w:val="00944CA0"/>
    <w:rsid w:val="009455BC"/>
    <w:rsid w:val="009531E7"/>
    <w:rsid w:val="009552A0"/>
    <w:rsid w:val="0096235E"/>
    <w:rsid w:val="009660D9"/>
    <w:rsid w:val="009665C0"/>
    <w:rsid w:val="00970AC8"/>
    <w:rsid w:val="00971836"/>
    <w:rsid w:val="00971B2A"/>
    <w:rsid w:val="009723FA"/>
    <w:rsid w:val="0097405A"/>
    <w:rsid w:val="0098014F"/>
    <w:rsid w:val="00990482"/>
    <w:rsid w:val="00994A0A"/>
    <w:rsid w:val="00995701"/>
    <w:rsid w:val="0099718F"/>
    <w:rsid w:val="009A2815"/>
    <w:rsid w:val="009A307B"/>
    <w:rsid w:val="009A4267"/>
    <w:rsid w:val="009A70E8"/>
    <w:rsid w:val="009B44EA"/>
    <w:rsid w:val="009B4CED"/>
    <w:rsid w:val="009B7477"/>
    <w:rsid w:val="009B7CEC"/>
    <w:rsid w:val="009C6221"/>
    <w:rsid w:val="009D3C22"/>
    <w:rsid w:val="009D5DC9"/>
    <w:rsid w:val="009E025B"/>
    <w:rsid w:val="009E173E"/>
    <w:rsid w:val="009E2E6A"/>
    <w:rsid w:val="009F781F"/>
    <w:rsid w:val="00A00570"/>
    <w:rsid w:val="00A03629"/>
    <w:rsid w:val="00A07389"/>
    <w:rsid w:val="00A11227"/>
    <w:rsid w:val="00A14F44"/>
    <w:rsid w:val="00A278FE"/>
    <w:rsid w:val="00A30A09"/>
    <w:rsid w:val="00A35286"/>
    <w:rsid w:val="00A35704"/>
    <w:rsid w:val="00A36048"/>
    <w:rsid w:val="00A36564"/>
    <w:rsid w:val="00A4658A"/>
    <w:rsid w:val="00A468D4"/>
    <w:rsid w:val="00A46A95"/>
    <w:rsid w:val="00A62664"/>
    <w:rsid w:val="00A6564E"/>
    <w:rsid w:val="00A65E0D"/>
    <w:rsid w:val="00A66D69"/>
    <w:rsid w:val="00A75279"/>
    <w:rsid w:val="00A83943"/>
    <w:rsid w:val="00A85C2A"/>
    <w:rsid w:val="00A869F5"/>
    <w:rsid w:val="00A91175"/>
    <w:rsid w:val="00A94DAD"/>
    <w:rsid w:val="00A96763"/>
    <w:rsid w:val="00AA1D4F"/>
    <w:rsid w:val="00AA22FF"/>
    <w:rsid w:val="00AA2545"/>
    <w:rsid w:val="00AA35BD"/>
    <w:rsid w:val="00AA73E3"/>
    <w:rsid w:val="00AB6A70"/>
    <w:rsid w:val="00AC17BC"/>
    <w:rsid w:val="00AC2F24"/>
    <w:rsid w:val="00AC2F42"/>
    <w:rsid w:val="00AC4514"/>
    <w:rsid w:val="00AC4C97"/>
    <w:rsid w:val="00AC5D6C"/>
    <w:rsid w:val="00AC69D8"/>
    <w:rsid w:val="00AC743D"/>
    <w:rsid w:val="00AC7DA3"/>
    <w:rsid w:val="00AD009B"/>
    <w:rsid w:val="00AD14BD"/>
    <w:rsid w:val="00AD5CA7"/>
    <w:rsid w:val="00AE06CE"/>
    <w:rsid w:val="00B005A3"/>
    <w:rsid w:val="00B06F69"/>
    <w:rsid w:val="00B070AC"/>
    <w:rsid w:val="00B11004"/>
    <w:rsid w:val="00B13B58"/>
    <w:rsid w:val="00B1497D"/>
    <w:rsid w:val="00B15333"/>
    <w:rsid w:val="00B16539"/>
    <w:rsid w:val="00B17EAE"/>
    <w:rsid w:val="00B20E6E"/>
    <w:rsid w:val="00B222A8"/>
    <w:rsid w:val="00B23517"/>
    <w:rsid w:val="00B30206"/>
    <w:rsid w:val="00B33A85"/>
    <w:rsid w:val="00B3629A"/>
    <w:rsid w:val="00B366A6"/>
    <w:rsid w:val="00B37187"/>
    <w:rsid w:val="00B4252F"/>
    <w:rsid w:val="00B43ECE"/>
    <w:rsid w:val="00B475A7"/>
    <w:rsid w:val="00B549B8"/>
    <w:rsid w:val="00B57F75"/>
    <w:rsid w:val="00B61139"/>
    <w:rsid w:val="00B618D6"/>
    <w:rsid w:val="00B6227C"/>
    <w:rsid w:val="00B6396A"/>
    <w:rsid w:val="00B63ABA"/>
    <w:rsid w:val="00B6519F"/>
    <w:rsid w:val="00B65410"/>
    <w:rsid w:val="00B669AE"/>
    <w:rsid w:val="00B7776A"/>
    <w:rsid w:val="00B80C43"/>
    <w:rsid w:val="00B84762"/>
    <w:rsid w:val="00B86539"/>
    <w:rsid w:val="00B9096E"/>
    <w:rsid w:val="00B91C9A"/>
    <w:rsid w:val="00B92BC5"/>
    <w:rsid w:val="00B93843"/>
    <w:rsid w:val="00B9693D"/>
    <w:rsid w:val="00B97E69"/>
    <w:rsid w:val="00B97EFA"/>
    <w:rsid w:val="00BA2A72"/>
    <w:rsid w:val="00BA2D97"/>
    <w:rsid w:val="00BA3411"/>
    <w:rsid w:val="00BA372F"/>
    <w:rsid w:val="00BA6D96"/>
    <w:rsid w:val="00BB0C93"/>
    <w:rsid w:val="00BB2D8A"/>
    <w:rsid w:val="00BB3D68"/>
    <w:rsid w:val="00BB4531"/>
    <w:rsid w:val="00BB7094"/>
    <w:rsid w:val="00BC2573"/>
    <w:rsid w:val="00BC359A"/>
    <w:rsid w:val="00BC3AC6"/>
    <w:rsid w:val="00BD0AAF"/>
    <w:rsid w:val="00BD139A"/>
    <w:rsid w:val="00BD243E"/>
    <w:rsid w:val="00BE094A"/>
    <w:rsid w:val="00BE16D4"/>
    <w:rsid w:val="00BE1717"/>
    <w:rsid w:val="00BE185D"/>
    <w:rsid w:val="00BE70C0"/>
    <w:rsid w:val="00BF3C62"/>
    <w:rsid w:val="00BF779C"/>
    <w:rsid w:val="00C012C5"/>
    <w:rsid w:val="00C027D9"/>
    <w:rsid w:val="00C028BB"/>
    <w:rsid w:val="00C04E8A"/>
    <w:rsid w:val="00C06674"/>
    <w:rsid w:val="00C20917"/>
    <w:rsid w:val="00C22243"/>
    <w:rsid w:val="00C22417"/>
    <w:rsid w:val="00C227C7"/>
    <w:rsid w:val="00C30839"/>
    <w:rsid w:val="00C31337"/>
    <w:rsid w:val="00C3353F"/>
    <w:rsid w:val="00C40264"/>
    <w:rsid w:val="00C42198"/>
    <w:rsid w:val="00C429FF"/>
    <w:rsid w:val="00C43F69"/>
    <w:rsid w:val="00C4470C"/>
    <w:rsid w:val="00C508C6"/>
    <w:rsid w:val="00C51546"/>
    <w:rsid w:val="00C574F0"/>
    <w:rsid w:val="00C577E8"/>
    <w:rsid w:val="00C60471"/>
    <w:rsid w:val="00C67912"/>
    <w:rsid w:val="00C70974"/>
    <w:rsid w:val="00C72D18"/>
    <w:rsid w:val="00C730BA"/>
    <w:rsid w:val="00C77DB0"/>
    <w:rsid w:val="00C8050B"/>
    <w:rsid w:val="00C82255"/>
    <w:rsid w:val="00C86ADB"/>
    <w:rsid w:val="00C917A9"/>
    <w:rsid w:val="00C94CCA"/>
    <w:rsid w:val="00C954D5"/>
    <w:rsid w:val="00C96578"/>
    <w:rsid w:val="00CA1396"/>
    <w:rsid w:val="00CA2D21"/>
    <w:rsid w:val="00CB37DA"/>
    <w:rsid w:val="00CC257F"/>
    <w:rsid w:val="00CC3D0A"/>
    <w:rsid w:val="00CC7A2E"/>
    <w:rsid w:val="00CD0E05"/>
    <w:rsid w:val="00CD1DEA"/>
    <w:rsid w:val="00CD217D"/>
    <w:rsid w:val="00CD2B1F"/>
    <w:rsid w:val="00CE33B2"/>
    <w:rsid w:val="00CF26AB"/>
    <w:rsid w:val="00CF39B9"/>
    <w:rsid w:val="00CF770F"/>
    <w:rsid w:val="00D07194"/>
    <w:rsid w:val="00D12CBE"/>
    <w:rsid w:val="00D14FEE"/>
    <w:rsid w:val="00D15E8A"/>
    <w:rsid w:val="00D21265"/>
    <w:rsid w:val="00D252BD"/>
    <w:rsid w:val="00D315A7"/>
    <w:rsid w:val="00D4368C"/>
    <w:rsid w:val="00D463D5"/>
    <w:rsid w:val="00D47059"/>
    <w:rsid w:val="00D47C91"/>
    <w:rsid w:val="00D51811"/>
    <w:rsid w:val="00D52EE9"/>
    <w:rsid w:val="00D52FA3"/>
    <w:rsid w:val="00D63735"/>
    <w:rsid w:val="00D63AF6"/>
    <w:rsid w:val="00D647D6"/>
    <w:rsid w:val="00D72385"/>
    <w:rsid w:val="00D76641"/>
    <w:rsid w:val="00D7713B"/>
    <w:rsid w:val="00D771E7"/>
    <w:rsid w:val="00D811CE"/>
    <w:rsid w:val="00D81ED0"/>
    <w:rsid w:val="00D8332D"/>
    <w:rsid w:val="00D84043"/>
    <w:rsid w:val="00D8461C"/>
    <w:rsid w:val="00D8634B"/>
    <w:rsid w:val="00D87D6D"/>
    <w:rsid w:val="00D87DA5"/>
    <w:rsid w:val="00D972C0"/>
    <w:rsid w:val="00D97B2C"/>
    <w:rsid w:val="00DA443B"/>
    <w:rsid w:val="00DA5087"/>
    <w:rsid w:val="00DA692B"/>
    <w:rsid w:val="00DB4750"/>
    <w:rsid w:val="00DB4D49"/>
    <w:rsid w:val="00DB4FC0"/>
    <w:rsid w:val="00DB656B"/>
    <w:rsid w:val="00DC00EF"/>
    <w:rsid w:val="00DC0CC4"/>
    <w:rsid w:val="00DC11CA"/>
    <w:rsid w:val="00DC2DD9"/>
    <w:rsid w:val="00DE3AAD"/>
    <w:rsid w:val="00DE4B6C"/>
    <w:rsid w:val="00DE5C80"/>
    <w:rsid w:val="00DE6EF4"/>
    <w:rsid w:val="00DE7D3F"/>
    <w:rsid w:val="00DF43F0"/>
    <w:rsid w:val="00E01243"/>
    <w:rsid w:val="00E024ED"/>
    <w:rsid w:val="00E04DE6"/>
    <w:rsid w:val="00E11D16"/>
    <w:rsid w:val="00E1784B"/>
    <w:rsid w:val="00E17BC9"/>
    <w:rsid w:val="00E20F33"/>
    <w:rsid w:val="00E21C8B"/>
    <w:rsid w:val="00E230B8"/>
    <w:rsid w:val="00E237A5"/>
    <w:rsid w:val="00E31688"/>
    <w:rsid w:val="00E31B83"/>
    <w:rsid w:val="00E34D5F"/>
    <w:rsid w:val="00E36D4B"/>
    <w:rsid w:val="00E40E0A"/>
    <w:rsid w:val="00E43084"/>
    <w:rsid w:val="00E451E9"/>
    <w:rsid w:val="00E45D41"/>
    <w:rsid w:val="00E479CA"/>
    <w:rsid w:val="00E56ECF"/>
    <w:rsid w:val="00E61836"/>
    <w:rsid w:val="00E64BD4"/>
    <w:rsid w:val="00E66686"/>
    <w:rsid w:val="00E67036"/>
    <w:rsid w:val="00E72B32"/>
    <w:rsid w:val="00E73239"/>
    <w:rsid w:val="00E770C2"/>
    <w:rsid w:val="00E85459"/>
    <w:rsid w:val="00E972B9"/>
    <w:rsid w:val="00EA4B07"/>
    <w:rsid w:val="00EA6CF1"/>
    <w:rsid w:val="00EB2519"/>
    <w:rsid w:val="00EB36E9"/>
    <w:rsid w:val="00EB517E"/>
    <w:rsid w:val="00EB7974"/>
    <w:rsid w:val="00EC45EA"/>
    <w:rsid w:val="00EC4606"/>
    <w:rsid w:val="00EC6251"/>
    <w:rsid w:val="00EC64EA"/>
    <w:rsid w:val="00ED72D1"/>
    <w:rsid w:val="00EE0A2F"/>
    <w:rsid w:val="00EE1708"/>
    <w:rsid w:val="00EE3E81"/>
    <w:rsid w:val="00EF381B"/>
    <w:rsid w:val="00EF549E"/>
    <w:rsid w:val="00EF5BBB"/>
    <w:rsid w:val="00F002BB"/>
    <w:rsid w:val="00F0053B"/>
    <w:rsid w:val="00F03BCE"/>
    <w:rsid w:val="00F03FA4"/>
    <w:rsid w:val="00F06733"/>
    <w:rsid w:val="00F06D5C"/>
    <w:rsid w:val="00F07980"/>
    <w:rsid w:val="00F10196"/>
    <w:rsid w:val="00F10438"/>
    <w:rsid w:val="00F10A25"/>
    <w:rsid w:val="00F10F15"/>
    <w:rsid w:val="00F15BFC"/>
    <w:rsid w:val="00F21A0F"/>
    <w:rsid w:val="00F227D6"/>
    <w:rsid w:val="00F26C5F"/>
    <w:rsid w:val="00F26E44"/>
    <w:rsid w:val="00F2715E"/>
    <w:rsid w:val="00F27C57"/>
    <w:rsid w:val="00F308C2"/>
    <w:rsid w:val="00F322BE"/>
    <w:rsid w:val="00F33675"/>
    <w:rsid w:val="00F34FEB"/>
    <w:rsid w:val="00F378F1"/>
    <w:rsid w:val="00F37D93"/>
    <w:rsid w:val="00F42329"/>
    <w:rsid w:val="00F453FB"/>
    <w:rsid w:val="00F45E19"/>
    <w:rsid w:val="00F46806"/>
    <w:rsid w:val="00F5183F"/>
    <w:rsid w:val="00F57D1E"/>
    <w:rsid w:val="00F61E83"/>
    <w:rsid w:val="00F63716"/>
    <w:rsid w:val="00F66CB2"/>
    <w:rsid w:val="00F66FA9"/>
    <w:rsid w:val="00F67239"/>
    <w:rsid w:val="00F711AF"/>
    <w:rsid w:val="00F71C16"/>
    <w:rsid w:val="00F723BC"/>
    <w:rsid w:val="00F752E5"/>
    <w:rsid w:val="00F75ABA"/>
    <w:rsid w:val="00F7799A"/>
    <w:rsid w:val="00F8076D"/>
    <w:rsid w:val="00F82DE6"/>
    <w:rsid w:val="00F856E1"/>
    <w:rsid w:val="00F916F3"/>
    <w:rsid w:val="00FA0B31"/>
    <w:rsid w:val="00FA4991"/>
    <w:rsid w:val="00FA53E8"/>
    <w:rsid w:val="00FB1E51"/>
    <w:rsid w:val="00FC1300"/>
    <w:rsid w:val="00FC2087"/>
    <w:rsid w:val="00FC35BE"/>
    <w:rsid w:val="00FC5680"/>
    <w:rsid w:val="00FC5BD6"/>
    <w:rsid w:val="00FC6610"/>
    <w:rsid w:val="00FC691E"/>
    <w:rsid w:val="00FC69A0"/>
    <w:rsid w:val="00FC7F41"/>
    <w:rsid w:val="00FD3FAD"/>
    <w:rsid w:val="00FD6529"/>
    <w:rsid w:val="00FD69E7"/>
    <w:rsid w:val="00FD6F47"/>
    <w:rsid w:val="00FE3E10"/>
    <w:rsid w:val="00FE6570"/>
    <w:rsid w:val="00FE7223"/>
    <w:rsid w:val="00FF79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BD3FC4"/>
  <w15:chartTrackingRefBased/>
  <w15:docId w15:val="{CC233D9E-D6D8-4A67-BF28-CC596AB26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EB7974"/>
    <w:pPr>
      <w:widowControl w:val="0"/>
      <w:jc w:val="both"/>
    </w:pPr>
  </w:style>
  <w:style w:type="paragraph" w:styleId="3">
    <w:name w:val="heading 3"/>
    <w:basedOn w:val="a"/>
    <w:next w:val="a"/>
    <w:link w:val="30"/>
    <w:uiPriority w:val="9"/>
    <w:unhideWhenUsed/>
    <w:qFormat/>
    <w:rsid w:val="0019341E"/>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19341E"/>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BA6D96"/>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BA6D96"/>
    <w:rPr>
      <w:sz w:val="18"/>
      <w:szCs w:val="18"/>
    </w:rPr>
  </w:style>
  <w:style w:type="paragraph" w:styleId="a5">
    <w:name w:val="footer"/>
    <w:basedOn w:val="a"/>
    <w:link w:val="a6"/>
    <w:uiPriority w:val="99"/>
    <w:unhideWhenUsed/>
    <w:rsid w:val="00BA6D96"/>
    <w:pPr>
      <w:tabs>
        <w:tab w:val="center" w:pos="4153"/>
        <w:tab w:val="right" w:pos="8306"/>
      </w:tabs>
      <w:snapToGrid w:val="0"/>
      <w:jc w:val="left"/>
    </w:pPr>
    <w:rPr>
      <w:sz w:val="18"/>
      <w:szCs w:val="18"/>
    </w:rPr>
  </w:style>
  <w:style w:type="character" w:customStyle="1" w:styleId="a6">
    <w:name w:val="页脚 字符"/>
    <w:basedOn w:val="a0"/>
    <w:link w:val="a5"/>
    <w:uiPriority w:val="99"/>
    <w:rsid w:val="00BA6D96"/>
    <w:rPr>
      <w:sz w:val="18"/>
      <w:szCs w:val="18"/>
    </w:rPr>
  </w:style>
  <w:style w:type="paragraph" w:styleId="a7">
    <w:name w:val="List Paragraph"/>
    <w:basedOn w:val="a"/>
    <w:uiPriority w:val="34"/>
    <w:qFormat/>
    <w:rsid w:val="00BA6D96"/>
    <w:pPr>
      <w:ind w:firstLineChars="200" w:firstLine="420"/>
    </w:pPr>
  </w:style>
  <w:style w:type="table" w:styleId="a8">
    <w:name w:val="Table Grid"/>
    <w:basedOn w:val="a1"/>
    <w:uiPriority w:val="39"/>
    <w:rsid w:val="00806E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Placeholder Text"/>
    <w:basedOn w:val="a0"/>
    <w:uiPriority w:val="99"/>
    <w:semiHidden/>
    <w:rsid w:val="00282C83"/>
    <w:rPr>
      <w:color w:val="808080"/>
    </w:rPr>
  </w:style>
  <w:style w:type="table" w:styleId="1">
    <w:name w:val="Plain Table 1"/>
    <w:basedOn w:val="a1"/>
    <w:uiPriority w:val="41"/>
    <w:rsid w:val="00DF43F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a">
    <w:name w:val="Grid Table Light"/>
    <w:basedOn w:val="a1"/>
    <w:uiPriority w:val="40"/>
    <w:rsid w:val="00AC4C9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ab">
    <w:name w:val="Hyperlink"/>
    <w:basedOn w:val="a0"/>
    <w:uiPriority w:val="99"/>
    <w:unhideWhenUsed/>
    <w:rsid w:val="006C1D3E"/>
    <w:rPr>
      <w:color w:val="0563C1" w:themeColor="hyperlink"/>
      <w:u w:val="single"/>
    </w:rPr>
  </w:style>
  <w:style w:type="character" w:customStyle="1" w:styleId="30">
    <w:name w:val="标题 3 字符"/>
    <w:basedOn w:val="a0"/>
    <w:link w:val="3"/>
    <w:uiPriority w:val="9"/>
    <w:rsid w:val="0019341E"/>
    <w:rPr>
      <w:b/>
      <w:bCs/>
      <w:sz w:val="32"/>
      <w:szCs w:val="32"/>
    </w:rPr>
  </w:style>
  <w:style w:type="paragraph" w:styleId="ac">
    <w:name w:val="Normal (Web)"/>
    <w:basedOn w:val="a"/>
    <w:uiPriority w:val="99"/>
    <w:unhideWhenUsed/>
    <w:rsid w:val="0019341E"/>
    <w:pPr>
      <w:widowControl/>
      <w:spacing w:before="100" w:beforeAutospacing="1" w:after="100" w:afterAutospacing="1"/>
      <w:jc w:val="left"/>
    </w:pPr>
    <w:rPr>
      <w:rFonts w:ascii="宋体" w:eastAsia="宋体" w:hAnsi="宋体" w:cs="宋体"/>
      <w:kern w:val="0"/>
      <w:sz w:val="24"/>
      <w:szCs w:val="24"/>
    </w:rPr>
  </w:style>
  <w:style w:type="paragraph" w:customStyle="1" w:styleId="ad">
    <w:name w:val="图例"/>
    <w:basedOn w:val="ae"/>
    <w:link w:val="af"/>
    <w:qFormat/>
    <w:rsid w:val="0019341E"/>
    <w:pPr>
      <w:spacing w:line="360" w:lineRule="auto"/>
      <w:jc w:val="center"/>
    </w:pPr>
    <w:rPr>
      <w:rFonts w:ascii="Times New Roman" w:eastAsia="宋体" w:hAnsi="Times New Roman"/>
      <w:sz w:val="21"/>
    </w:rPr>
  </w:style>
  <w:style w:type="character" w:customStyle="1" w:styleId="af">
    <w:name w:val="图例 字符"/>
    <w:basedOn w:val="a0"/>
    <w:link w:val="ad"/>
    <w:rsid w:val="0019341E"/>
    <w:rPr>
      <w:rFonts w:ascii="Times New Roman" w:eastAsia="宋体" w:hAnsi="Times New Roman" w:cstheme="majorBidi"/>
      <w:szCs w:val="20"/>
    </w:rPr>
  </w:style>
  <w:style w:type="character" w:styleId="af0">
    <w:name w:val="Strong"/>
    <w:basedOn w:val="a0"/>
    <w:uiPriority w:val="22"/>
    <w:qFormat/>
    <w:rsid w:val="0019341E"/>
    <w:rPr>
      <w:b/>
      <w:bCs/>
    </w:rPr>
  </w:style>
  <w:style w:type="paragraph" w:styleId="ae">
    <w:name w:val="caption"/>
    <w:basedOn w:val="a"/>
    <w:next w:val="a"/>
    <w:uiPriority w:val="35"/>
    <w:semiHidden/>
    <w:unhideWhenUsed/>
    <w:qFormat/>
    <w:rsid w:val="0019341E"/>
    <w:rPr>
      <w:rFonts w:asciiTheme="majorHAnsi" w:eastAsia="黑体" w:hAnsiTheme="majorHAnsi" w:cstheme="majorBidi"/>
      <w:sz w:val="20"/>
      <w:szCs w:val="20"/>
    </w:rPr>
  </w:style>
  <w:style w:type="character" w:customStyle="1" w:styleId="40">
    <w:name w:val="标题 4 字符"/>
    <w:basedOn w:val="a0"/>
    <w:link w:val="4"/>
    <w:uiPriority w:val="9"/>
    <w:rsid w:val="0019341E"/>
    <w:rPr>
      <w:rFonts w:asciiTheme="majorHAnsi" w:eastAsiaTheme="majorEastAsia" w:hAnsiTheme="majorHAnsi" w:cstheme="majorBidi"/>
      <w:b/>
      <w:bCs/>
      <w:sz w:val="28"/>
      <w:szCs w:val="28"/>
    </w:rPr>
  </w:style>
  <w:style w:type="paragraph" w:styleId="af1">
    <w:name w:val="Balloon Text"/>
    <w:basedOn w:val="a"/>
    <w:link w:val="af2"/>
    <w:uiPriority w:val="99"/>
    <w:semiHidden/>
    <w:unhideWhenUsed/>
    <w:rsid w:val="00CE33B2"/>
    <w:rPr>
      <w:sz w:val="18"/>
      <w:szCs w:val="18"/>
    </w:rPr>
  </w:style>
  <w:style w:type="character" w:customStyle="1" w:styleId="af2">
    <w:name w:val="批注框文本 字符"/>
    <w:basedOn w:val="a0"/>
    <w:link w:val="af1"/>
    <w:uiPriority w:val="99"/>
    <w:semiHidden/>
    <w:rsid w:val="00CE33B2"/>
    <w:rPr>
      <w:sz w:val="18"/>
      <w:szCs w:val="18"/>
    </w:rPr>
  </w:style>
  <w:style w:type="character" w:customStyle="1" w:styleId="s4">
    <w:name w:val="s4"/>
    <w:basedOn w:val="a0"/>
    <w:rsid w:val="0074789C"/>
  </w:style>
  <w:style w:type="paragraph" w:customStyle="1" w:styleId="p16">
    <w:name w:val="p16"/>
    <w:basedOn w:val="a"/>
    <w:rsid w:val="00720525"/>
    <w:pPr>
      <w:widowControl/>
      <w:spacing w:before="100" w:beforeAutospacing="1" w:after="100" w:afterAutospacing="1"/>
      <w:jc w:val="left"/>
    </w:pPr>
    <w:rPr>
      <w:rFonts w:ascii="宋体" w:eastAsia="宋体" w:hAnsi="宋体" w:cs="宋体"/>
      <w:kern w:val="0"/>
      <w:sz w:val="24"/>
      <w:szCs w:val="24"/>
    </w:rPr>
  </w:style>
  <w:style w:type="character" w:customStyle="1" w:styleId="s1">
    <w:name w:val="s1"/>
    <w:basedOn w:val="a0"/>
    <w:rsid w:val="007205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061350">
      <w:bodyDiv w:val="1"/>
      <w:marLeft w:val="0"/>
      <w:marRight w:val="0"/>
      <w:marTop w:val="0"/>
      <w:marBottom w:val="0"/>
      <w:divBdr>
        <w:top w:val="none" w:sz="0" w:space="0" w:color="auto"/>
        <w:left w:val="none" w:sz="0" w:space="0" w:color="auto"/>
        <w:bottom w:val="none" w:sz="0" w:space="0" w:color="auto"/>
        <w:right w:val="none" w:sz="0" w:space="0" w:color="auto"/>
      </w:divBdr>
      <w:divsChild>
        <w:div w:id="2101177499">
          <w:marLeft w:val="0"/>
          <w:marRight w:val="0"/>
          <w:marTop w:val="0"/>
          <w:marBottom w:val="0"/>
          <w:divBdr>
            <w:top w:val="none" w:sz="0" w:space="0" w:color="auto"/>
            <w:left w:val="none" w:sz="0" w:space="0" w:color="auto"/>
            <w:bottom w:val="none" w:sz="0" w:space="0" w:color="auto"/>
            <w:right w:val="none" w:sz="0" w:space="0" w:color="auto"/>
          </w:divBdr>
        </w:div>
      </w:divsChild>
    </w:div>
    <w:div w:id="313948586">
      <w:bodyDiv w:val="1"/>
      <w:marLeft w:val="0"/>
      <w:marRight w:val="0"/>
      <w:marTop w:val="0"/>
      <w:marBottom w:val="0"/>
      <w:divBdr>
        <w:top w:val="none" w:sz="0" w:space="0" w:color="auto"/>
        <w:left w:val="none" w:sz="0" w:space="0" w:color="auto"/>
        <w:bottom w:val="none" w:sz="0" w:space="0" w:color="auto"/>
        <w:right w:val="none" w:sz="0" w:space="0" w:color="auto"/>
      </w:divBdr>
    </w:div>
    <w:div w:id="519779747">
      <w:bodyDiv w:val="1"/>
      <w:marLeft w:val="0"/>
      <w:marRight w:val="0"/>
      <w:marTop w:val="0"/>
      <w:marBottom w:val="0"/>
      <w:divBdr>
        <w:top w:val="none" w:sz="0" w:space="0" w:color="auto"/>
        <w:left w:val="none" w:sz="0" w:space="0" w:color="auto"/>
        <w:bottom w:val="none" w:sz="0" w:space="0" w:color="auto"/>
        <w:right w:val="none" w:sz="0" w:space="0" w:color="auto"/>
      </w:divBdr>
    </w:div>
    <w:div w:id="547760963">
      <w:bodyDiv w:val="1"/>
      <w:marLeft w:val="0"/>
      <w:marRight w:val="0"/>
      <w:marTop w:val="0"/>
      <w:marBottom w:val="0"/>
      <w:divBdr>
        <w:top w:val="none" w:sz="0" w:space="0" w:color="auto"/>
        <w:left w:val="none" w:sz="0" w:space="0" w:color="auto"/>
        <w:bottom w:val="none" w:sz="0" w:space="0" w:color="auto"/>
        <w:right w:val="none" w:sz="0" w:space="0" w:color="auto"/>
      </w:divBdr>
    </w:div>
    <w:div w:id="1156262829">
      <w:bodyDiv w:val="1"/>
      <w:marLeft w:val="0"/>
      <w:marRight w:val="0"/>
      <w:marTop w:val="0"/>
      <w:marBottom w:val="0"/>
      <w:divBdr>
        <w:top w:val="none" w:sz="0" w:space="0" w:color="auto"/>
        <w:left w:val="none" w:sz="0" w:space="0" w:color="auto"/>
        <w:bottom w:val="none" w:sz="0" w:space="0" w:color="auto"/>
        <w:right w:val="none" w:sz="0" w:space="0" w:color="auto"/>
      </w:divBdr>
      <w:divsChild>
        <w:div w:id="1047611322">
          <w:marLeft w:val="0"/>
          <w:marRight w:val="0"/>
          <w:marTop w:val="0"/>
          <w:marBottom w:val="0"/>
          <w:divBdr>
            <w:top w:val="none" w:sz="0" w:space="0" w:color="auto"/>
            <w:left w:val="none" w:sz="0" w:space="0" w:color="auto"/>
            <w:bottom w:val="none" w:sz="0" w:space="0" w:color="auto"/>
            <w:right w:val="none" w:sz="0" w:space="0" w:color="auto"/>
          </w:divBdr>
        </w:div>
      </w:divsChild>
    </w:div>
    <w:div w:id="1370884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Visio_Drawing.vsdx"/><Relationship Id="rId13" Type="http://schemas.openxmlformats.org/officeDocument/2006/relationships/image" Target="media/image4.emf"/><Relationship Id="rId18" Type="http://schemas.openxmlformats.org/officeDocument/2006/relationships/header" Target="header1.xml"/><Relationship Id="rId3" Type="http://schemas.openxmlformats.org/officeDocument/2006/relationships/settings" Target="settings.xml"/><Relationship Id="rId21" Type="http://schemas.microsoft.com/office/2011/relationships/people" Target="people.xml"/><Relationship Id="rId7" Type="http://schemas.openxmlformats.org/officeDocument/2006/relationships/image" Target="media/image1.emf"/><Relationship Id="rId12" Type="http://schemas.openxmlformats.org/officeDocument/2006/relationships/package" Target="embeddings/Microsoft_Visio_Drawing2.vsdx"/><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emf"/><Relationship Id="rId5" Type="http://schemas.openxmlformats.org/officeDocument/2006/relationships/footnotes" Target="footnotes.xml"/><Relationship Id="rId15" Type="http://schemas.openxmlformats.org/officeDocument/2006/relationships/image" Target="media/image5.jpeg"/><Relationship Id="rId10" Type="http://schemas.openxmlformats.org/officeDocument/2006/relationships/package" Target="embeddings/Microsoft_Visio_Drawing1.vsdx"/><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package" Target="embeddings/Microsoft_Visio_Drawing3.vsdx"/><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6132</TotalTime>
  <Pages>6</Pages>
  <Words>573</Words>
  <Characters>3267</Characters>
  <Application>Microsoft Office Word</Application>
  <DocSecurity>0</DocSecurity>
  <Lines>27</Lines>
  <Paragraphs>7</Paragraphs>
  <ScaleCrop>false</ScaleCrop>
  <Company>WHU</Company>
  <LinksUpToDate>false</LinksUpToDate>
  <CharactersWithSpaces>3833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 Shangyu</dc:creator>
  <cp:keywords/>
  <dc:description/>
  <cp:lastModifiedBy>Shangyu Sun</cp:lastModifiedBy>
  <cp:revision>62</cp:revision>
  <cp:lastPrinted>2018-10-07T14:05:00Z</cp:lastPrinted>
  <dcterms:created xsi:type="dcterms:W3CDTF">2018-10-07T14:04:00Z</dcterms:created>
  <dcterms:modified xsi:type="dcterms:W3CDTF">2018-10-29T01:34:00Z</dcterms:modified>
</cp:coreProperties>
</file>