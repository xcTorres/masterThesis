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914" w:type="pct"/>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left w:w="57" w:type="dxa"/>
          <w:right w:w="57" w:type="dxa"/>
        </w:tblCellMar>
        <w:tblLook w:val="00A0" w:firstRow="1" w:lastRow="0" w:firstColumn="1" w:lastColumn="0" w:noHBand="0" w:noVBand="0"/>
      </w:tblPr>
      <w:tblGrid>
        <w:gridCol w:w="3960"/>
        <w:gridCol w:w="4158"/>
      </w:tblGrid>
      <w:tr w:rsidR="0037049D" w:rsidRPr="00880689" w14:paraId="6F63A64A" w14:textId="77777777" w:rsidTr="00B0248E">
        <w:trPr>
          <w:cantSplit/>
          <w:trHeight w:val="269"/>
          <w:jc w:val="center"/>
        </w:trPr>
        <w:tc>
          <w:tcPr>
            <w:tcW w:w="2439" w:type="pct"/>
          </w:tcPr>
          <w:p w14:paraId="2A0BEA36" w14:textId="77777777" w:rsidR="0037049D" w:rsidRPr="00880689" w:rsidRDefault="0037049D" w:rsidP="00B0248E">
            <w:pPr>
              <w:pStyle w:val="affd"/>
            </w:pPr>
            <w:r>
              <w:rPr>
                <w:noProof/>
              </w:rPr>
              <mc:AlternateContent>
                <mc:Choice Requires="wps">
                  <w:drawing>
                    <wp:anchor distT="0" distB="0" distL="114300" distR="114300" simplePos="0" relativeHeight="251680768" behindDoc="0" locked="1" layoutInCell="1" allowOverlap="1" wp14:anchorId="58D8A7C3" wp14:editId="0AA8C999">
                      <wp:simplePos x="0" y="0"/>
                      <wp:positionH relativeFrom="column">
                        <wp:posOffset>0</wp:posOffset>
                      </wp:positionH>
                      <wp:positionV relativeFrom="paragraph">
                        <wp:posOffset>0</wp:posOffset>
                      </wp:positionV>
                      <wp:extent cx="635" cy="635"/>
                      <wp:effectExtent l="9525" t="9525" r="8890" b="8890"/>
                      <wp:wrapNone/>
                      <wp:docPr id="312" name="DtsShapeName" descr="0GGDE963@D2451G688E74EG@92C@EB71097@D:99;=&lt;J26800@!!!!!BIHO@]j26800!!!!@4425D011014BD712G2LRNGUY2111!W011S119B13'W311S119B13!雍荒泰矤勘蹲削/enb!!!!!!!!!!!!!!!!!!!!!!!!!!!!!!!!!!!!!!!!!!!!!!!!!!!!!!!!!!!!!!!!!!!!!!!!!!!!!!!!!!!!!!!!!!!!!!!!!!!!!!!!!!!!!!!!!!!!!!!!!!!!!!!!!!!!!!!!!!!!!!!!!!!!!!!!!!!!!!!!!!!!!!!!!!!!!!!!!!!!!!!!!!!!!!!!!!!!!!!!!!!!!!!!!!!!!!!!!!!!!!!!!!!!!!!!!!!!!!!!!!!!!!!!!!!!!!!!!!!!!!!!!!!!!!!!!!!!!!!!!!!!!!!!!!!!!!!!!!!!!!!!!!!!!!!!!!!!!!!!!!!!!!!!!!!!!!!!!!!!!!!!!!!!!!!!!!!!!!!!!!!!!!!!!!!!!!!!!!!!!!!!!!!!!!!!!!!!!!!!!!!!!!!!!!!!!!!!!!!!!!!!!!!!!!!!!!!!!!!!!!!!!!!!!!!!!!!!!!!!!!!!!!!!!!!!!!!!!!!!!!!!!!!!!!!!!!!!!!!!!!!!!!!!!!!!!!!!!!!!!!!!!!!!!!!!!!!!!!!!!!!!!!!!!!!!!!!!!!!!!!!!!!!!!!!!!!!!!!!!!!!!!!!!!!!!!!!!!!!!!!!!!!!!!!!!!!!!!!!!!!!!!!!!!!!!!!!!!!!!!!!!!!!!!!!!!!!!!!!!!!!!!!!!!!!!!!!!!!!!!!!!!!!!!!!!!!!!!!!!!!!!!!!!!!!!!!!!!!!!!!!!!!!!!!!!!!!!!!!!!!!!!!!!!!!!!!!!!!!!!!!!!!!!!!!!!!!!!!!!!!!!!!!!!!!!!!!!!!!!!!!!!!!!!!!!!!!!!!!!!!!!!!!!!!!!!!!!!!!!!!!!!!!!!!!!!!!!!!!!!!!!!!!!!!!!!!!!!!!!!!!!!!!!!!!!!!!!!!!!!!!!!!!!!!!!!!!!!!!!!!!!!!!!!!!!!!!!!!!!!!!!!!!!!!!!!!!!!!!!!!!!!!!!!!!!!!!!!!!!!!!!!!!!!!!!!!!!!!!!!!!!!!!!!!!!!!!!!!!!!!!!!!!!!!!!!!!!!!!!!!!!!!!!!!!!!!!!!!!!!!!!!!!!!!!!!!!!!!!!!!!!!!!!!!!!!!!!!!!!!!!!!!!!!!!!!!!!!!!!!!!!!!!!!!!!!!!!!!!!!!!!!!!!!!!!!!!!!!!!!!!!!!!!!!!!!!!!!!!!!!!!!!!!!!!!!!!!!!!!!!!!!!!!!!!!!!!!!!!!!!!!!!!!!!!!!!!!!!!!!!!!!!!!!!!!!!!!!!!!!!!!!!!!!!!!!!!!!!!!!!!!!!!!!!!!!!!!!!!!!!!!!!!!!!!!!!!!!!!!!!!!!!!!!!!!!!!!!!!!!!!!!!!!!!!!!!!!!!!!!!!!!!!!!!!!!!!!!!!!!!!!!!!!!!!!!!!!!!!!!!!!!!!!!!!!!!!!!!!!!!!!!!!!!!!!!!!!!!!!!!!!!!!!!!!!!!!!!!!!!!!!!!!!!!!!!!!!!!!!!!!!!!!!!!!!!!!!!!!!!!!!!!!!!!!!!!!!!!!!!!!!!!!!!!!!!!!!!!!!!!!!!!!!!!!!!!!!!!!!!!!!!!!!!!!!!!!!!!!!!!!!!!!!!!!!!!!!!!!!!!!!!!!!!!!!!!!!!!!!!!!!!!!!!!!!!!!!!!!!!!!!!!!!!!!!!!!!!!!!!!!!!!!!!!!!!!!!!!!!!!!!!!!!!!!!!!!!!!!!!!!!!!!!!!!!!!!!!!!!!!!!!!!!!!!!!!!!!!!!!!!!!!!!!!!!!!!!!!!!!!!!!!!!!!!!!!!!!!!!!!!!!!!!!!!!!!!!!!!!!!!!!!!!!!!!!!!!!!!!!!!!!!!!!!!!!!!!!!!!!!!!!!!!!!!!!!!!!!!!!!!!!!!!!!!!!!!!!!!!!!!!!!!!!!!!!!!!!!!!!!!!!!!!!!!!!!!!!!!!!!!!!!!!!!!!!!!!!!!!!!!!!!!!!!!!!!!!!!!!!!!!!!!!!!!!!!!!!!!!!!!!!!!!!!!!!!!!!!!!!!!!!!!!!!!!!!!!!!!!!!!!!!!!!!!!!!!!!!!!!!!!!!!!!!!!!!!!!!!!!!!!!!!!!!!!!!!!!!!!!!!!!!!!!!!!!!!!!!!!!!!!!!!!!!!!!!!!!!!!!!!!!!!!!!!!!!!!!!!!!!!!!!!!!!!!!!!!!!!!!!!!!!!!!!!!!!!!!!!!!!!!!!!!!!!!!!!!!!!!!!!!!!!!!!!!!!!!!!!!!!!!!!!!!!!!!!!!!!!!!!!!!!!!!!!!!!!!!!!!!!!!!!!!!!!!!!!!!!!!!!!!!!!!!!!!!!!!!!!!!!!!!!!!!!1!1"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635"/>
                              </a:xfrm>
                              <a:custGeom>
                                <a:avLst/>
                                <a:gdLst>
                                  <a:gd name="T0" fmla="*/ 9 w 21600"/>
                                  <a:gd name="T1" fmla="*/ 2 h 21600"/>
                                  <a:gd name="T2" fmla="*/ 3 w 21600"/>
                                  <a:gd name="T3" fmla="*/ 9 h 21600"/>
                                  <a:gd name="T4" fmla="*/ 9 w 21600"/>
                                  <a:gd name="T5" fmla="*/ 19 h 21600"/>
                                  <a:gd name="T6" fmla="*/ 16 w 21600"/>
                                  <a:gd name="T7" fmla="*/ 9 h 21600"/>
                                  <a:gd name="T8" fmla="*/ 17694720 60000 65536"/>
                                  <a:gd name="T9" fmla="*/ 11796480 60000 65536"/>
                                  <a:gd name="T10" fmla="*/ 5898240 60000 65536"/>
                                  <a:gd name="T11" fmla="*/ 0 60000 65536"/>
                                  <a:gd name="T12" fmla="*/ 5034 w 21600"/>
                                  <a:gd name="T13" fmla="*/ 2279 h 21600"/>
                                  <a:gd name="T14" fmla="*/ 16566 w 21600"/>
                                  <a:gd name="T15" fmla="*/ 13674 h 21600"/>
                                </a:gdLst>
                                <a:ahLst/>
                                <a:cxnLst>
                                  <a:cxn ang="T8">
                                    <a:pos x="T0" y="T1"/>
                                  </a:cxn>
                                  <a:cxn ang="T9">
                                    <a:pos x="T2" y="T3"/>
                                  </a:cxn>
                                  <a:cxn ang="T10">
                                    <a:pos x="T4" y="T5"/>
                                  </a:cxn>
                                  <a:cxn ang="T11">
                                    <a:pos x="T6" y="T7"/>
                                  </a:cxn>
                                </a:cxnLst>
                                <a:rect l="T12" t="T13" r="T14" b="T15"/>
                                <a:pathLst>
                                  <a:path w="21600" h="21600">
                                    <a:moveTo>
                                      <a:pt x="10860" y="2187"/>
                                    </a:moveTo>
                                    <a:cubicBezTo>
                                      <a:pt x="10451" y="1746"/>
                                      <a:pt x="9529" y="1018"/>
                                      <a:pt x="9015" y="730"/>
                                    </a:cubicBezTo>
                                    <a:cubicBezTo>
                                      <a:pt x="7865" y="152"/>
                                      <a:pt x="6685" y="0"/>
                                      <a:pt x="5415" y="0"/>
                                    </a:cubicBezTo>
                                    <a:cubicBezTo>
                                      <a:pt x="4175" y="152"/>
                                      <a:pt x="2995" y="575"/>
                                      <a:pt x="1967" y="1305"/>
                                    </a:cubicBezTo>
                                    <a:cubicBezTo>
                                      <a:pt x="1150" y="2187"/>
                                      <a:pt x="575" y="3222"/>
                                      <a:pt x="242" y="4220"/>
                                    </a:cubicBezTo>
                                    <a:cubicBezTo>
                                      <a:pt x="0" y="5410"/>
                                      <a:pt x="242" y="6560"/>
                                      <a:pt x="575" y="7597"/>
                                    </a:cubicBezTo>
                                    <a:lnTo>
                                      <a:pt x="10860" y="21600"/>
                                    </a:lnTo>
                                    <a:lnTo>
                                      <a:pt x="20995" y="7597"/>
                                    </a:lnTo>
                                    <a:cubicBezTo>
                                      <a:pt x="21480" y="6560"/>
                                      <a:pt x="21600" y="5410"/>
                                      <a:pt x="21480" y="4220"/>
                                    </a:cubicBezTo>
                                    <a:cubicBezTo>
                                      <a:pt x="21115" y="3222"/>
                                      <a:pt x="20420" y="2187"/>
                                      <a:pt x="19632" y="1305"/>
                                    </a:cubicBezTo>
                                    <a:cubicBezTo>
                                      <a:pt x="18575" y="575"/>
                                      <a:pt x="17425" y="152"/>
                                      <a:pt x="16275" y="0"/>
                                    </a:cubicBezTo>
                                    <a:cubicBezTo>
                                      <a:pt x="15005" y="0"/>
                                      <a:pt x="13735" y="152"/>
                                      <a:pt x="12705" y="730"/>
                                    </a:cubicBezTo>
                                    <a:cubicBezTo>
                                      <a:pt x="12176" y="1018"/>
                                      <a:pt x="11254" y="1746"/>
                                      <a:pt x="10860" y="2187"/>
                                    </a:cubicBez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ABF721" id="DtsShapeName" o:spid="_x0000_s1026" alt="0GGDE963@D2451G688E74EG@92C@EB71097@D:99;=&lt;J26800@!!!!!BIHO@]j26800!!!!@4425D011014BD712G2LRNGUY2111!W011S119B13'W311S119B13!雍荒泰矤勘蹲削/enb!!!!!!!!!!!!!!!!!!!!!!!!!!!!!!!!!!!!!!!!!!!!!!!!!!!!!!!!!!!!!!!!!!!!!!!!!!!!!!!!!!!!!!!!!!!!!!!!!!!!!!!!!!!!!!!!!!!!!!!!!!!!!!!!!!!!!!!!!!!!!!!!!!!!!!!!!!!!!!!!!!!!!!!!!!!!!!!!!!!!!!!!!!!!!!!!!!!!!!!!!!!!!!!!!!!!!!!!!!!!!!!!!!!!!!!!!!!!!!!!!!!!!!!!!!!!!!!!!!!!!!!!!!!!!!!!!!!!!!!!!!!!!!!!!!!!!!!!!!!!!!!!!!!!!!!!!!!!!!!!!!!!!!!!!!!!!!!!!!!!!!!!!!!!!!!!!!!!!!!!!!!!!!!!!!!!!!!!!!!!!!!!!!!!!!!!!!!!!!!!!!!!!!!!!!!!!!!!!!!!!!!!!!!!!!!!!!!!!!!!!!!!!!!!!!!!!!!!!!!!!!!!!!!!!!!!!!!!!!!!!!!!!!!!!!!!!!!!!!!!!!!!!!!!!!!!!!!!!!!!!!!!!!!!!!!!!!!!!!!!!!!!!!!!!!!!!!!!!!!!!!!!!!!!!!!!!!!!!!!!!!!!!!!!!!!!!!!!!!!!!!!!!!!!!!!!!!!!!!!!!!!!!!!!!!!!!!!!!!!!!!!!!!!!!!!!!!!!!!!!!!!!!!!!!!!!!!!!!!!!!!!!!!!!!!!!!!!!!!!!!!!!!!!!!!!!!!!!!!!!!!!!!!!!!!!!!!!!!!!!!!!!!!!!!!!!!!!!!!!!!!!!!!!!!!!!!!!!!!!!!!!!!!!!!!!!!!!!!!!!!!!!!!!!!!!!!!!!!!!!!!!!!!!!!!!!!!!!!!!!!!!!!!!!!!!!!!!!!!!!!!!!!!!!!!!!!!!!!!!!!!!!!!!!!!!!!!!!!!!!!!!!!!!!!!!!!!!!!!!!!!!!!!!!!!!!!!!!!!!!!!!!!!!!!!!!!!!!!!!!!!!!!!!!!!!!!!!!!!!!!!!!!!!!!!!!!!!!!!!!!!!!!!!!!!!!!!!!!!!!!!!!!!!!!!!!!!!!!!!!!!!!!!!!!!!!!!!!!!!!!!!!!!!!!!!!!!!!!!!!!!!!!!!!!!!!!!!!!!!!!!!!!!!!!!!!!!!!!!!!!!!!!!!!!!!!!!!!!!!!!!!!!!!!!!!!!!!!!!!!!!!!!!!!!!!!!!!!!!!!!!!!!!!!!!!!!!!!!!!!!!!!!!!!!!!!!!!!!!!!!!!!!!!!!!!!!!!!!!!!!!!!!!!!!!!!!!!!!!!!!!!!!!!!!!!!!!!!!!!!!!!!!!!!!!!!!!!!!!!!!!!!!!!!!!!!!!!!!!!!!!!!!!!!!!!!!!!!!!!!!!!!!!!!!!!!!!!!!!!!!!!!!!!!!!!!!!!!!!!!!!!!!!!!!!!!!!!!!!!!!!!!!!!!!!!!!!!!!!!!!!!!!!!!!!!!!!!!!!!!!!!!!!!!!!!!!!!!!!!!!!!!!!!!!!!!!!!!!!!!!!!!!!!!!!!!!!!!!!!!!!!!!!!!!!!!!!!!!!!!!!!!!!!!!!!!!!!!!!!!!!!!!!!!!!!!!!!!!!!!!!!!!!!!!!!!!!!!!!!!!!!!!!!!!!!!!!!!!!!!!!!!!!!!!!!!!!!!!!!!!!!!!!!!!!!!!!!!!!!!!!!!!!!!!!!!!!!!!!!!!!!!!!!!!!!!!!!!!!!!!!!!!!!!!!!!!!!!!!!!!!!!!!!!!!!!!!!!!!!!!!!!!!!!!!!!!!!!!!!!!!!!!!!!!!!!!!!!!!!!!!!!!!!!!!!!!!!!!!!!!!!!!!!!!!!!!!!!!!!!!!!!!!!!!!!!!!!!!!!!!!!!!!!!!!!!!!!!!!!!!!!!!!!!!!!!!!!!!!!!!!!!!!!!!!!!!!!!!!!!!!!!!!!!!!!!!!!!!!!!!!!!!!!!!!!!!!!!!!!!!!!!!!!!!!!!!!!!!!!!!!!!!!!!!!!!!!!!!!!!!!!!!!!!!!!!!!!!!!!!!!!!!!!!!!!!!!!!!!!!!!!!!!!!!!!!!!!!!!!!!!!!!!!!!!!!!!!!!!!!!!!!!!!!!!!!!!!!!!!!!!!!!!!!!!!!!!!!!!!!!!!!!!!!!!!!!!!!!!!!!!!!!!!!!!!!!!!!!!!!!!!!!!!!!!!!!!!!!!!!!!!!!!!!!!!!!!!!!!!!!!!!!!!!!!!!!!!!!!!!!!!!!!!!!!!!!!!!!!!!!!!!!!!!!!!!!!!!!!!!!!!!!!!!!!!!!!!!!!!!!!!!!!!!!!!!!!!!!!!!!!!!!!!!!!!!!!!!!!!!!!!!!!!!!!!!!!!!!!!!!!!!!!!!!!1!1" style="position:absolute;left:0;text-align:left;margin-left:0;margin-top:0;width:.05pt;height:.05pt;z-index:2516807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" path="m10860,2187c10451,1746,9529,1018,9015,730,7865,152,6685,,5415,,4175,152,2995,575,1967,1305,1150,2187,575,3222,242,4220,,5410,242,6560,575,7597l10860,21600,20995,7597v485,-1037,605,-2187,485,-3377c21115,3222,20420,2187,19632,1305,18575,575,17425,152,16275,,15005,,13735,152,12705,730v-529,288,-1451,1016,-1845,1457xe">
                      <v:stroke joinstyle="miter"/>
                      <v:path o:connecttype="custom" o:connectlocs="0,0;0,0;0,1;0,0" o:connectangles="270,180,90,0" textboxrect="5034,2279,16566,13674"/>
                      <w10:anchorlock/>
                    </v:shape>
                  </w:pict>
                </mc:Fallback>
              </mc:AlternateContent>
            </w:r>
            <w:r w:rsidRPr="00880689">
              <w:t>产品名称</w:t>
            </w:r>
          </w:p>
        </w:tc>
        <w:tc>
          <w:tcPr>
            <w:tcW w:w="2561" w:type="pct"/>
          </w:tcPr>
          <w:p w14:paraId="2624DDF4" w14:textId="77777777" w:rsidR="0037049D" w:rsidRPr="00880689" w:rsidRDefault="0037049D" w:rsidP="00B0248E">
            <w:pPr>
              <w:pStyle w:val="affd"/>
            </w:pPr>
            <w:r w:rsidRPr="00880689">
              <w:t>密级</w:t>
            </w:r>
          </w:p>
        </w:tc>
      </w:tr>
      <w:tr w:rsidR="0037049D" w:rsidRPr="00880689" w14:paraId="5547710E" w14:textId="77777777" w:rsidTr="00B0248E">
        <w:trPr>
          <w:cantSplit/>
          <w:trHeight w:val="241"/>
          <w:jc w:val="center"/>
        </w:trPr>
        <w:tc>
          <w:tcPr>
            <w:tcW w:w="2439" w:type="pct"/>
          </w:tcPr>
          <w:p w14:paraId="5CEF5E1E" w14:textId="77777777" w:rsidR="0037049D" w:rsidRPr="003122E0" w:rsidRDefault="00D84510" w:rsidP="00B0248E">
            <w:pPr>
              <w:pStyle w:val="affd"/>
              <w:rPr>
                <w:color w:val="0070C0"/>
              </w:rPr>
            </w:pPr>
            <w:r w:rsidRPr="00D84510">
              <w:rPr>
                <w:rFonts w:hint="eastAsia"/>
              </w:rPr>
              <w:t>时空计算</w:t>
            </w:r>
            <w:r w:rsidR="0037049D">
              <w:rPr>
                <w:rFonts w:hint="eastAsia"/>
              </w:rPr>
              <w:t>技术开发项目</w:t>
            </w:r>
          </w:p>
        </w:tc>
        <w:tc>
          <w:tcPr>
            <w:tcW w:w="2561" w:type="pct"/>
          </w:tcPr>
          <w:p w14:paraId="65FA7AD7" w14:textId="77777777" w:rsidR="0037049D" w:rsidRPr="00880689" w:rsidRDefault="0037049D" w:rsidP="00B0248E">
            <w:pPr>
              <w:pStyle w:val="affd"/>
            </w:pPr>
            <w:r>
              <w:rPr>
                <w:rFonts w:hint="eastAsia"/>
              </w:rPr>
              <w:t>内部公开</w:t>
            </w:r>
          </w:p>
        </w:tc>
      </w:tr>
      <w:tr w:rsidR="0037049D" w:rsidRPr="00880689" w14:paraId="404812D0" w14:textId="77777777" w:rsidTr="00B0248E">
        <w:trPr>
          <w:cantSplit/>
          <w:trHeight w:val="283"/>
          <w:jc w:val="center"/>
        </w:trPr>
        <w:tc>
          <w:tcPr>
            <w:tcW w:w="2439" w:type="pct"/>
          </w:tcPr>
          <w:p w14:paraId="30C915F5" w14:textId="77777777" w:rsidR="0037049D" w:rsidRPr="00880689" w:rsidRDefault="0037049D" w:rsidP="00B0248E">
            <w:pPr>
              <w:pStyle w:val="affd"/>
            </w:pPr>
            <w:r w:rsidRPr="00880689">
              <w:t>产品版本</w:t>
            </w:r>
          </w:p>
        </w:tc>
        <w:tc>
          <w:tcPr>
            <w:tcW w:w="2561" w:type="pct"/>
            <w:vMerge w:val="restart"/>
            <w:vAlign w:val="center"/>
          </w:tcPr>
          <w:p w14:paraId="2D5C12C0" w14:textId="77777777" w:rsidR="0037049D" w:rsidRPr="00880689" w:rsidRDefault="0037049D" w:rsidP="003633DA">
            <w:pPr>
              <w:pStyle w:val="affd"/>
            </w:pPr>
            <w:r w:rsidRPr="00880689">
              <w:t>共</w:t>
            </w:r>
            <w:r w:rsidR="002B62AC">
              <w:rPr>
                <w:rFonts w:hint="eastAsia"/>
              </w:rPr>
              <w:t>19</w:t>
            </w:r>
            <w:r w:rsidRPr="00880689">
              <w:t>页</w:t>
            </w:r>
          </w:p>
        </w:tc>
      </w:tr>
      <w:tr w:rsidR="0037049D" w:rsidRPr="00880689" w14:paraId="68E9C5E8" w14:textId="77777777" w:rsidTr="00B0248E">
        <w:trPr>
          <w:cantSplit/>
          <w:trHeight w:val="241"/>
          <w:jc w:val="center"/>
        </w:trPr>
        <w:tc>
          <w:tcPr>
            <w:tcW w:w="2439" w:type="pct"/>
          </w:tcPr>
          <w:p w14:paraId="28067ED8" w14:textId="77777777" w:rsidR="0037049D" w:rsidRPr="000A1450" w:rsidRDefault="0037049D" w:rsidP="00B0248E">
            <w:pPr>
              <w:pStyle w:val="affd"/>
              <w:rPr>
                <w:b/>
                <w:color w:val="0070C0"/>
              </w:rPr>
            </w:pPr>
            <w:r w:rsidRPr="003122E0">
              <w:rPr>
                <w:rFonts w:hint="eastAsia"/>
              </w:rPr>
              <w:t>V100R00</w:t>
            </w:r>
            <w:r>
              <w:rPr>
                <w:rFonts w:hint="eastAsia"/>
              </w:rPr>
              <w:t>1</w:t>
            </w:r>
          </w:p>
        </w:tc>
        <w:tc>
          <w:tcPr>
            <w:tcW w:w="2561" w:type="pct"/>
            <w:vMerge/>
          </w:tcPr>
          <w:p w14:paraId="1C3CF0AC" w14:textId="77777777" w:rsidR="0037049D" w:rsidRPr="00880689" w:rsidRDefault="0037049D" w:rsidP="00B0248E">
            <w:pPr>
              <w:pStyle w:val="affd"/>
            </w:pPr>
          </w:p>
        </w:tc>
      </w:tr>
    </w:tbl>
    <w:p w14:paraId="6B5A43CC" w14:textId="77777777" w:rsidR="0037049D" w:rsidRPr="003122E0" w:rsidRDefault="0037049D" w:rsidP="0037049D">
      <w:pPr>
        <w:pStyle w:val="affe"/>
        <w:rPr>
          <w:rFonts w:ascii="黑体" w:hAnsi="Tahoma"/>
          <w:b/>
          <w:color w:val="0000FF"/>
          <w:sz w:val="24"/>
          <w:szCs w:val="48"/>
        </w:rPr>
      </w:pPr>
    </w:p>
    <w:p w14:paraId="00E7E63E" w14:textId="77777777" w:rsidR="0037049D" w:rsidRPr="003122E0" w:rsidRDefault="0037049D" w:rsidP="0037049D">
      <w:pPr>
        <w:pStyle w:val="affe"/>
        <w:rPr>
          <w:rFonts w:ascii="黑体" w:hAnsi="Tahoma"/>
          <w:b/>
          <w:color w:val="0000FF"/>
          <w:sz w:val="24"/>
          <w:szCs w:val="48"/>
        </w:rPr>
      </w:pPr>
    </w:p>
    <w:p w14:paraId="5B78992F" w14:textId="77777777" w:rsidR="0037049D" w:rsidRDefault="00862E24" w:rsidP="0037049D">
      <w:pPr>
        <w:pStyle w:val="affe"/>
        <w:rPr>
          <w:rFonts w:ascii="黑体" w:hAnsi="Tahoma"/>
          <w:b/>
          <w:sz w:val="48"/>
          <w:szCs w:val="48"/>
        </w:rPr>
      </w:pPr>
      <w:bookmarkStart w:id="0" w:name="文档名称"/>
      <w:r w:rsidRPr="00862E24">
        <w:rPr>
          <w:rFonts w:ascii="黑体" w:hAnsi="Tahoma" w:hint="eastAsia"/>
          <w:b/>
          <w:sz w:val="48"/>
          <w:szCs w:val="48"/>
        </w:rPr>
        <w:t>时空计算</w:t>
      </w:r>
      <w:r w:rsidR="0037049D">
        <w:rPr>
          <w:rFonts w:ascii="黑体" w:hAnsi="Tahoma"/>
          <w:b/>
          <w:sz w:val="48"/>
          <w:szCs w:val="48"/>
        </w:rPr>
        <w:t xml:space="preserve"> V100R001</w:t>
      </w:r>
      <w:r w:rsidR="0037049D" w:rsidRPr="00C85634">
        <w:rPr>
          <w:rFonts w:ascii="黑体" w:hAnsi="Tahoma" w:hint="eastAsia"/>
          <w:b/>
          <w:sz w:val="48"/>
          <w:szCs w:val="48"/>
        </w:rPr>
        <w:t xml:space="preserve"> </w:t>
      </w:r>
      <w:r w:rsidR="0037049D">
        <w:rPr>
          <w:rFonts w:ascii="黑体" w:hAnsi="Tahoma" w:hint="eastAsia"/>
          <w:b/>
          <w:sz w:val="48"/>
          <w:szCs w:val="48"/>
        </w:rPr>
        <w:t>技术</w:t>
      </w:r>
      <w:r w:rsidR="0037049D">
        <w:rPr>
          <w:rFonts w:ascii="黑体" w:hAnsi="Tahoma"/>
          <w:b/>
          <w:sz w:val="48"/>
          <w:szCs w:val="48"/>
        </w:rPr>
        <w:t>开发项目</w:t>
      </w:r>
    </w:p>
    <w:p w14:paraId="3C9996EA" w14:textId="77777777" w:rsidR="0037049D" w:rsidRDefault="004B1E94" w:rsidP="0037049D">
      <w:pPr>
        <w:pStyle w:val="affe"/>
        <w:rPr>
          <w:rFonts w:ascii="黑体" w:hAnsi="Tahoma"/>
          <w:b/>
          <w:sz w:val="48"/>
          <w:szCs w:val="48"/>
        </w:rPr>
      </w:pPr>
      <w:r w:rsidRPr="004B1E94">
        <w:rPr>
          <w:rFonts w:ascii="黑体" w:hAnsi="Tahoma" w:hint="eastAsia"/>
          <w:b/>
          <w:sz w:val="48"/>
          <w:szCs w:val="48"/>
        </w:rPr>
        <w:t>时空要素对象模型</w:t>
      </w:r>
      <w:r w:rsidR="0037049D">
        <w:rPr>
          <w:rFonts w:ascii="黑体" w:hAnsi="Tahoma" w:hint="eastAsia"/>
          <w:b/>
          <w:sz w:val="48"/>
          <w:szCs w:val="48"/>
        </w:rPr>
        <w:t>设计文档</w:t>
      </w:r>
      <w:bookmarkEnd w:id="0"/>
    </w:p>
    <w:p w14:paraId="6B3F5118" w14:textId="77777777" w:rsidR="0037049D" w:rsidRPr="000B3C2F" w:rsidRDefault="0037049D" w:rsidP="0037049D">
      <w:pPr>
        <w:pStyle w:val="affe"/>
        <w:rPr>
          <w:rFonts w:ascii="黑体" w:hAnsi="Tahoma"/>
          <w:b/>
          <w:color w:val="0000FF"/>
          <w:sz w:val="24"/>
          <w:szCs w:val="48"/>
        </w:rPr>
      </w:pPr>
    </w:p>
    <w:tbl>
      <w:tblPr>
        <w:tblW w:w="5000" w:type="pct"/>
        <w:jc w:val="center"/>
        <w:tblLook w:val="0000" w:firstRow="0" w:lastRow="0" w:firstColumn="0" w:lastColumn="0" w:noHBand="0" w:noVBand="0"/>
      </w:tblPr>
      <w:tblGrid>
        <w:gridCol w:w="2098"/>
        <w:gridCol w:w="2769"/>
        <w:gridCol w:w="1130"/>
        <w:gridCol w:w="2309"/>
      </w:tblGrid>
      <w:tr w:rsidR="0037049D" w:rsidRPr="00880689" w14:paraId="5F7F42A6" w14:textId="77777777" w:rsidTr="00B0248E">
        <w:trPr>
          <w:jc w:val="center"/>
        </w:trPr>
        <w:tc>
          <w:tcPr>
            <w:tcW w:w="1263" w:type="pct"/>
            <w:tcBorders>
              <w:top w:val="nil"/>
              <w:left w:val="nil"/>
              <w:bottom w:val="nil"/>
              <w:right w:val="nil"/>
            </w:tcBorders>
          </w:tcPr>
          <w:p w14:paraId="7716E77F" w14:textId="77777777" w:rsidR="0037049D" w:rsidRPr="00880689" w:rsidRDefault="0037049D" w:rsidP="00B0248E">
            <w:pPr>
              <w:pStyle w:val="affd"/>
              <w:rPr>
                <w:b/>
              </w:rPr>
            </w:pPr>
            <w:r w:rsidRPr="00880689">
              <w:t>拟制</w:t>
            </w:r>
          </w:p>
        </w:tc>
        <w:tc>
          <w:tcPr>
            <w:tcW w:w="1667" w:type="pct"/>
            <w:tcBorders>
              <w:top w:val="nil"/>
              <w:left w:val="nil"/>
              <w:bottom w:val="single" w:sz="6" w:space="0" w:color="auto"/>
              <w:right w:val="nil"/>
            </w:tcBorders>
          </w:tcPr>
          <w:p w14:paraId="44BBF4FD" w14:textId="77777777" w:rsidR="0037049D" w:rsidRPr="003122E0" w:rsidRDefault="0037049D" w:rsidP="00B0248E">
            <w:pPr>
              <w:pStyle w:val="affd"/>
            </w:pPr>
            <w:r>
              <w:rPr>
                <w:rFonts w:ascii="微软雅黑" w:eastAsia="微软雅黑" w:hAnsi="微软雅黑" w:hint="eastAsia"/>
              </w:rPr>
              <w:t>设计组</w:t>
            </w:r>
          </w:p>
        </w:tc>
        <w:tc>
          <w:tcPr>
            <w:tcW w:w="680" w:type="pct"/>
            <w:tcBorders>
              <w:top w:val="nil"/>
              <w:left w:val="nil"/>
              <w:bottom w:val="nil"/>
              <w:right w:val="nil"/>
            </w:tcBorders>
          </w:tcPr>
          <w:p w14:paraId="79B25F81" w14:textId="77777777" w:rsidR="0037049D" w:rsidRPr="00880689" w:rsidRDefault="0037049D" w:rsidP="00B0248E">
            <w:pPr>
              <w:pStyle w:val="affd"/>
              <w:rPr>
                <w:b/>
              </w:rPr>
            </w:pPr>
            <w:r w:rsidRPr="00880689">
              <w:t>日期</w:t>
            </w:r>
          </w:p>
        </w:tc>
        <w:tc>
          <w:tcPr>
            <w:tcW w:w="1390" w:type="pct"/>
            <w:tcBorders>
              <w:top w:val="nil"/>
              <w:left w:val="nil"/>
              <w:bottom w:val="single" w:sz="6" w:space="0" w:color="auto"/>
              <w:right w:val="nil"/>
            </w:tcBorders>
          </w:tcPr>
          <w:p w14:paraId="4B06D0A6" w14:textId="77777777" w:rsidR="0037049D" w:rsidRPr="008C793F" w:rsidRDefault="0037049D" w:rsidP="00D84510">
            <w:pPr>
              <w:pStyle w:val="affd"/>
            </w:pPr>
            <w:r>
              <w:rPr>
                <w:rFonts w:hint="eastAsia"/>
              </w:rPr>
              <w:t>20</w:t>
            </w:r>
            <w:r>
              <w:t>1</w:t>
            </w:r>
            <w:r w:rsidR="00D84510">
              <w:t>8</w:t>
            </w:r>
            <w:r>
              <w:t>-</w:t>
            </w:r>
            <w:r w:rsidR="00D84510">
              <w:t>11</w:t>
            </w:r>
            <w:r>
              <w:t>-</w:t>
            </w:r>
            <w:r w:rsidR="00D84510">
              <w:t>12</w:t>
            </w:r>
          </w:p>
        </w:tc>
      </w:tr>
      <w:tr w:rsidR="0037049D" w:rsidRPr="00880689" w14:paraId="42DAA29D" w14:textId="77777777" w:rsidTr="00B0248E">
        <w:trPr>
          <w:jc w:val="center"/>
        </w:trPr>
        <w:tc>
          <w:tcPr>
            <w:tcW w:w="1263" w:type="pct"/>
            <w:tcBorders>
              <w:top w:val="nil"/>
              <w:left w:val="nil"/>
              <w:bottom w:val="nil"/>
              <w:right w:val="nil"/>
            </w:tcBorders>
          </w:tcPr>
          <w:p w14:paraId="302CCC0C" w14:textId="77777777" w:rsidR="0037049D" w:rsidRPr="00880689" w:rsidRDefault="0037049D" w:rsidP="00B0248E">
            <w:pPr>
              <w:pStyle w:val="affd"/>
              <w:rPr>
                <w:b/>
              </w:rPr>
            </w:pPr>
            <w:r w:rsidRPr="00880689">
              <w:t>评审</w:t>
            </w:r>
          </w:p>
        </w:tc>
        <w:tc>
          <w:tcPr>
            <w:tcW w:w="1667" w:type="pct"/>
            <w:tcBorders>
              <w:top w:val="single" w:sz="6" w:space="0" w:color="auto"/>
              <w:left w:val="nil"/>
              <w:bottom w:val="single" w:sz="6" w:space="0" w:color="auto"/>
              <w:right w:val="nil"/>
            </w:tcBorders>
          </w:tcPr>
          <w:p w14:paraId="419CB7DC" w14:textId="77777777" w:rsidR="0037049D" w:rsidRPr="008C793F" w:rsidRDefault="0037049D" w:rsidP="00B0248E">
            <w:pPr>
              <w:pStyle w:val="affd"/>
              <w:jc w:val="left"/>
            </w:pPr>
            <w:r>
              <w:rPr>
                <w:rFonts w:hint="eastAsia"/>
              </w:rPr>
              <w:t xml:space="preserve">      </w:t>
            </w:r>
          </w:p>
        </w:tc>
        <w:tc>
          <w:tcPr>
            <w:tcW w:w="680" w:type="pct"/>
            <w:tcBorders>
              <w:top w:val="nil"/>
              <w:left w:val="nil"/>
              <w:bottom w:val="nil"/>
              <w:right w:val="nil"/>
            </w:tcBorders>
          </w:tcPr>
          <w:p w14:paraId="3446420C" w14:textId="77777777" w:rsidR="0037049D" w:rsidRPr="00880689" w:rsidRDefault="0037049D" w:rsidP="00B0248E">
            <w:pPr>
              <w:pStyle w:val="affd"/>
              <w:rPr>
                <w:b/>
              </w:rPr>
            </w:pPr>
            <w:r w:rsidRPr="00880689">
              <w:t>日期</w:t>
            </w:r>
          </w:p>
        </w:tc>
        <w:tc>
          <w:tcPr>
            <w:tcW w:w="1390" w:type="pct"/>
            <w:tcBorders>
              <w:top w:val="single" w:sz="6" w:space="0" w:color="auto"/>
              <w:left w:val="nil"/>
              <w:bottom w:val="single" w:sz="6" w:space="0" w:color="auto"/>
              <w:right w:val="nil"/>
            </w:tcBorders>
          </w:tcPr>
          <w:p w14:paraId="06609902" w14:textId="77777777" w:rsidR="0037049D" w:rsidRPr="000D740F" w:rsidRDefault="0037049D" w:rsidP="00B0248E">
            <w:pPr>
              <w:pStyle w:val="affd"/>
            </w:pPr>
          </w:p>
        </w:tc>
      </w:tr>
      <w:tr w:rsidR="0037049D" w:rsidRPr="00880689" w14:paraId="04230E67" w14:textId="77777777" w:rsidTr="00B0248E">
        <w:trPr>
          <w:jc w:val="center"/>
        </w:trPr>
        <w:tc>
          <w:tcPr>
            <w:tcW w:w="1263" w:type="pct"/>
            <w:tcBorders>
              <w:top w:val="nil"/>
              <w:left w:val="nil"/>
              <w:bottom w:val="nil"/>
              <w:right w:val="nil"/>
            </w:tcBorders>
          </w:tcPr>
          <w:p w14:paraId="589D4669" w14:textId="77777777" w:rsidR="0037049D" w:rsidRPr="00880689" w:rsidRDefault="0037049D" w:rsidP="00B0248E">
            <w:pPr>
              <w:pStyle w:val="affd"/>
              <w:rPr>
                <w:b/>
              </w:rPr>
            </w:pPr>
            <w:r w:rsidRPr="00880689">
              <w:t>批准</w:t>
            </w:r>
          </w:p>
        </w:tc>
        <w:tc>
          <w:tcPr>
            <w:tcW w:w="1667" w:type="pct"/>
            <w:tcBorders>
              <w:top w:val="single" w:sz="6" w:space="0" w:color="auto"/>
              <w:left w:val="nil"/>
              <w:bottom w:val="single" w:sz="6" w:space="0" w:color="auto"/>
              <w:right w:val="nil"/>
            </w:tcBorders>
          </w:tcPr>
          <w:p w14:paraId="24A32122" w14:textId="77777777" w:rsidR="0037049D" w:rsidRPr="00E00A3A" w:rsidRDefault="0037049D" w:rsidP="00B0248E">
            <w:pPr>
              <w:pStyle w:val="affd"/>
              <w:jc w:val="left"/>
            </w:pPr>
            <w:r>
              <w:rPr>
                <w:rFonts w:hint="eastAsia"/>
              </w:rPr>
              <w:t xml:space="preserve">      </w:t>
            </w:r>
          </w:p>
        </w:tc>
        <w:tc>
          <w:tcPr>
            <w:tcW w:w="680" w:type="pct"/>
            <w:tcBorders>
              <w:top w:val="nil"/>
              <w:left w:val="nil"/>
              <w:bottom w:val="nil"/>
              <w:right w:val="nil"/>
            </w:tcBorders>
          </w:tcPr>
          <w:p w14:paraId="213AD9EA" w14:textId="77777777" w:rsidR="0037049D" w:rsidRPr="00880689" w:rsidRDefault="0037049D" w:rsidP="00B0248E">
            <w:pPr>
              <w:pStyle w:val="affd"/>
              <w:rPr>
                <w:b/>
              </w:rPr>
            </w:pPr>
            <w:r w:rsidRPr="00880689">
              <w:t>日期</w:t>
            </w:r>
          </w:p>
        </w:tc>
        <w:tc>
          <w:tcPr>
            <w:tcW w:w="1390" w:type="pct"/>
            <w:tcBorders>
              <w:top w:val="single" w:sz="6" w:space="0" w:color="auto"/>
              <w:left w:val="nil"/>
              <w:bottom w:val="single" w:sz="6" w:space="0" w:color="auto"/>
              <w:right w:val="nil"/>
            </w:tcBorders>
          </w:tcPr>
          <w:p w14:paraId="69C6A133" w14:textId="77777777" w:rsidR="0037049D" w:rsidRPr="000D740F" w:rsidRDefault="0037049D" w:rsidP="00B0248E">
            <w:pPr>
              <w:pStyle w:val="affd"/>
            </w:pPr>
          </w:p>
        </w:tc>
      </w:tr>
    </w:tbl>
    <w:p w14:paraId="4FEC35F9" w14:textId="77777777" w:rsidR="0037049D" w:rsidRDefault="0037049D" w:rsidP="0037049D">
      <w:pPr>
        <w:pStyle w:val="afff"/>
        <w:rPr>
          <w:rFonts w:ascii="Tahoma" w:hAnsi="Tahoma"/>
        </w:rPr>
      </w:pPr>
    </w:p>
    <w:p w14:paraId="33DF5FE8" w14:textId="77777777" w:rsidR="0037049D" w:rsidRDefault="0037049D" w:rsidP="0037049D">
      <w:pPr>
        <w:pStyle w:val="afff"/>
        <w:rPr>
          <w:rFonts w:ascii="Tahoma" w:hAnsi="Tahoma"/>
        </w:rPr>
      </w:pPr>
    </w:p>
    <w:p w14:paraId="1B6F27F1" w14:textId="77777777" w:rsidR="0037049D" w:rsidRDefault="0037049D" w:rsidP="0037049D">
      <w:pPr>
        <w:pStyle w:val="afff"/>
        <w:rPr>
          <w:rFonts w:ascii="Tahoma" w:hAnsi="Tahoma"/>
        </w:rPr>
      </w:pPr>
    </w:p>
    <w:p w14:paraId="125C082B" w14:textId="77777777" w:rsidR="0037049D" w:rsidRDefault="0037049D" w:rsidP="0037049D">
      <w:pPr>
        <w:pStyle w:val="afff"/>
        <w:rPr>
          <w:rFonts w:ascii="Tahoma" w:hAnsi="Tahoma"/>
        </w:rPr>
      </w:pPr>
    </w:p>
    <w:p w14:paraId="6FB21543" w14:textId="77777777" w:rsidR="0037049D" w:rsidRPr="00880689" w:rsidRDefault="0037049D" w:rsidP="0037049D">
      <w:pPr>
        <w:pStyle w:val="afff"/>
        <w:rPr>
          <w:rFonts w:ascii="Tahoma" w:hAnsi="Tahoma"/>
        </w:rPr>
      </w:pPr>
    </w:p>
    <w:p w14:paraId="1DE69BA9" w14:textId="77777777" w:rsidR="0037049D" w:rsidRPr="00880689" w:rsidRDefault="0037049D" w:rsidP="0037049D">
      <w:pPr>
        <w:pStyle w:val="afff"/>
        <w:jc w:val="center"/>
        <w:rPr>
          <w:rFonts w:ascii="Tahoma" w:hAnsi="Tahoma"/>
        </w:rPr>
      </w:pPr>
      <w:r>
        <w:rPr>
          <w:rFonts w:ascii="Tahoma" w:hAnsi="Tahoma"/>
          <w:noProof/>
        </w:rPr>
        <w:drawing>
          <wp:inline distT="0" distB="0" distL="0" distR="0" wp14:anchorId="084A9953" wp14:editId="30E8B51C">
            <wp:extent cx="787400" cy="787400"/>
            <wp:effectExtent l="19050" t="0" r="0" b="0"/>
            <wp:docPr id="2" name="图片 2" descr="HW_POS_RGB_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W_POS_RGB_Vertical"/>
                    <pic:cNvPicPr>
                      <a:picLocks noChangeAspect="1" noChangeArrowheads="1"/>
                    </pic:cNvPicPr>
                  </pic:nvPicPr>
                  <pic:blipFill>
                    <a:blip r:embed="rId7" cstate="print"/>
                    <a:srcRect/>
                    <a:stretch>
                      <a:fillRect/>
                    </a:stretch>
                  </pic:blipFill>
                  <pic:spPr bwMode="auto">
                    <a:xfrm>
                      <a:off x="0" y="0"/>
                      <a:ext cx="787400" cy="787400"/>
                    </a:xfrm>
                    <a:prstGeom prst="rect">
                      <a:avLst/>
                    </a:prstGeom>
                    <a:noFill/>
                    <a:ln w="9525">
                      <a:noFill/>
                      <a:miter lim="800000"/>
                      <a:headEnd/>
                      <a:tailEnd/>
                    </a:ln>
                  </pic:spPr>
                </pic:pic>
              </a:graphicData>
            </a:graphic>
          </wp:inline>
        </w:drawing>
      </w:r>
    </w:p>
    <w:p w14:paraId="32EE60A9" w14:textId="77777777" w:rsidR="0037049D" w:rsidRPr="00880689" w:rsidRDefault="0037049D" w:rsidP="0037049D">
      <w:pPr>
        <w:pStyle w:val="afff"/>
        <w:rPr>
          <w:rFonts w:ascii="Tahoma" w:hAnsi="Tahoma"/>
        </w:rPr>
      </w:pPr>
    </w:p>
    <w:p w14:paraId="7DFF0B0F" w14:textId="77777777" w:rsidR="0037049D" w:rsidRPr="00880689" w:rsidRDefault="0037049D" w:rsidP="0037049D">
      <w:pPr>
        <w:pStyle w:val="affc"/>
        <w:rPr>
          <w:rFonts w:ascii="Tahoma" w:hAnsi="Tahoma"/>
        </w:rPr>
      </w:pPr>
      <w:r w:rsidRPr="00880689">
        <w:rPr>
          <w:rFonts w:ascii="Tahoma" w:hAnsi="Tahoma"/>
        </w:rPr>
        <w:t xml:space="preserve">Huawei Technologies Co., Ltd. </w:t>
      </w:r>
    </w:p>
    <w:p w14:paraId="3C582C38" w14:textId="77777777" w:rsidR="0037049D" w:rsidRPr="00880689" w:rsidRDefault="0037049D" w:rsidP="0037049D">
      <w:pPr>
        <w:pStyle w:val="affc"/>
        <w:rPr>
          <w:rFonts w:ascii="Tahoma" w:hAnsi="Tahoma"/>
        </w:rPr>
      </w:pPr>
      <w:r w:rsidRPr="00880689">
        <w:rPr>
          <w:rFonts w:ascii="Tahoma" w:eastAsia="宋体" w:hAnsi="Tahoma" w:cs="宋体"/>
        </w:rPr>
        <w:t>华为技术有限公司</w:t>
      </w:r>
    </w:p>
    <w:p w14:paraId="1DA53E3B" w14:textId="77777777" w:rsidR="0037049D" w:rsidRPr="00880689" w:rsidRDefault="0037049D" w:rsidP="0037049D">
      <w:pPr>
        <w:pStyle w:val="affd"/>
      </w:pPr>
      <w:r w:rsidRPr="00880689">
        <w:t>All rights reserved</w:t>
      </w:r>
    </w:p>
    <w:p w14:paraId="675127C3" w14:textId="77777777" w:rsidR="0037049D" w:rsidRPr="00880689" w:rsidRDefault="0037049D" w:rsidP="0037049D">
      <w:pPr>
        <w:pStyle w:val="affd"/>
      </w:pPr>
      <w:r w:rsidRPr="00880689">
        <w:t>版权所有</w:t>
      </w:r>
      <w:r w:rsidRPr="00880689">
        <w:t xml:space="preserve">  </w:t>
      </w:r>
      <w:r w:rsidRPr="00880689">
        <w:t>侵权必究</w:t>
      </w:r>
    </w:p>
    <w:p w14:paraId="2F6F44E0" w14:textId="77777777" w:rsidR="0037049D" w:rsidRDefault="0037049D" w:rsidP="0037049D">
      <w:pPr>
        <w:jc w:val="center"/>
        <w:rPr>
          <w:b/>
          <w:sz w:val="32"/>
        </w:rPr>
      </w:pPr>
    </w:p>
    <w:p w14:paraId="5AB20177" w14:textId="77777777" w:rsidR="0037049D" w:rsidRDefault="0037049D" w:rsidP="0037049D">
      <w:pPr>
        <w:jc w:val="center"/>
        <w:rPr>
          <w:b/>
          <w:sz w:val="32"/>
        </w:rPr>
      </w:pPr>
    </w:p>
    <w:p w14:paraId="79EF25FE" w14:textId="77777777" w:rsidR="0037049D" w:rsidRPr="003601BA" w:rsidRDefault="0037049D" w:rsidP="0037049D">
      <w:pPr>
        <w:jc w:val="center"/>
        <w:rPr>
          <w:b/>
          <w:sz w:val="32"/>
        </w:rPr>
      </w:pPr>
      <w:r w:rsidRPr="003601BA">
        <w:rPr>
          <w:rFonts w:hint="eastAsia"/>
          <w:b/>
          <w:sz w:val="32"/>
        </w:rPr>
        <w:t>修订记录</w:t>
      </w:r>
    </w:p>
    <w:tbl>
      <w:tblPr>
        <w:tblW w:w="8369" w:type="dxa"/>
        <w:tblInd w:w="103" w:type="dxa"/>
        <w:tblLook w:val="04A0" w:firstRow="1" w:lastRow="0" w:firstColumn="1" w:lastColumn="0" w:noHBand="0" w:noVBand="1"/>
      </w:tblPr>
      <w:tblGrid>
        <w:gridCol w:w="1400"/>
        <w:gridCol w:w="1120"/>
        <w:gridCol w:w="3722"/>
        <w:gridCol w:w="2127"/>
      </w:tblGrid>
      <w:tr w:rsidR="0037049D" w:rsidRPr="00C7654D" w14:paraId="6CFF8709" w14:textId="77777777" w:rsidTr="00B0248E">
        <w:trPr>
          <w:trHeight w:val="285"/>
        </w:trPr>
        <w:tc>
          <w:tcPr>
            <w:tcW w:w="1400" w:type="dxa"/>
            <w:tcBorders>
              <w:top w:val="single" w:sz="4" w:space="0" w:color="auto"/>
              <w:left w:val="single" w:sz="4" w:space="0" w:color="auto"/>
              <w:bottom w:val="single" w:sz="4" w:space="0" w:color="auto"/>
              <w:right w:val="single" w:sz="4" w:space="0" w:color="auto"/>
            </w:tcBorders>
            <w:shd w:val="clear" w:color="000000" w:fill="FAC090"/>
            <w:hideMark/>
          </w:tcPr>
          <w:p w14:paraId="66917376" w14:textId="77777777" w:rsidR="0037049D" w:rsidRPr="008D0725" w:rsidRDefault="0037049D" w:rsidP="00B0248E">
            <w:pPr>
              <w:widowControl/>
              <w:autoSpaceDE/>
              <w:autoSpaceDN/>
              <w:adjustRightInd/>
              <w:spacing w:line="240" w:lineRule="auto"/>
              <w:rPr>
                <w:rFonts w:ascii="宋体" w:hAnsi="宋体" w:cs="宋体"/>
                <w:b/>
                <w:bCs/>
                <w:snapToGrid/>
                <w:szCs w:val="24"/>
              </w:rPr>
            </w:pPr>
            <w:r w:rsidRPr="00970B23">
              <w:rPr>
                <w:rFonts w:hint="eastAsia"/>
              </w:rPr>
              <w:t>日期</w:t>
            </w:r>
          </w:p>
        </w:tc>
        <w:tc>
          <w:tcPr>
            <w:tcW w:w="1120" w:type="dxa"/>
            <w:tcBorders>
              <w:top w:val="single" w:sz="4" w:space="0" w:color="auto"/>
              <w:left w:val="nil"/>
              <w:bottom w:val="single" w:sz="4" w:space="0" w:color="auto"/>
              <w:right w:val="single" w:sz="4" w:space="0" w:color="auto"/>
            </w:tcBorders>
            <w:shd w:val="clear" w:color="000000" w:fill="FAC090"/>
            <w:hideMark/>
          </w:tcPr>
          <w:p w14:paraId="75076F2C" w14:textId="77777777" w:rsidR="0037049D" w:rsidRPr="008D0725" w:rsidRDefault="0037049D" w:rsidP="00B0248E">
            <w:pPr>
              <w:widowControl/>
              <w:autoSpaceDE/>
              <w:autoSpaceDN/>
              <w:adjustRightInd/>
              <w:spacing w:line="240" w:lineRule="auto"/>
              <w:rPr>
                <w:rFonts w:ascii="宋体" w:hAnsi="宋体" w:cs="宋体"/>
                <w:b/>
                <w:bCs/>
                <w:snapToGrid/>
                <w:szCs w:val="24"/>
              </w:rPr>
            </w:pPr>
            <w:r w:rsidRPr="00970B23">
              <w:rPr>
                <w:rFonts w:hint="eastAsia"/>
              </w:rPr>
              <w:t>版本</w:t>
            </w:r>
          </w:p>
        </w:tc>
        <w:tc>
          <w:tcPr>
            <w:tcW w:w="3722" w:type="dxa"/>
            <w:tcBorders>
              <w:top w:val="single" w:sz="4" w:space="0" w:color="auto"/>
              <w:left w:val="nil"/>
              <w:bottom w:val="single" w:sz="4" w:space="0" w:color="auto"/>
              <w:right w:val="single" w:sz="4" w:space="0" w:color="auto"/>
            </w:tcBorders>
            <w:shd w:val="clear" w:color="000000" w:fill="FAC090"/>
            <w:hideMark/>
          </w:tcPr>
          <w:p w14:paraId="3940EE1C" w14:textId="77777777" w:rsidR="0037049D" w:rsidRPr="008D0725" w:rsidRDefault="0037049D" w:rsidP="00B0248E">
            <w:pPr>
              <w:widowControl/>
              <w:autoSpaceDE/>
              <w:autoSpaceDN/>
              <w:adjustRightInd/>
              <w:spacing w:line="240" w:lineRule="auto"/>
              <w:rPr>
                <w:rFonts w:ascii="宋体" w:hAnsi="宋体" w:cs="宋体"/>
                <w:b/>
                <w:bCs/>
                <w:snapToGrid/>
                <w:szCs w:val="24"/>
              </w:rPr>
            </w:pPr>
            <w:r w:rsidRPr="00970B23">
              <w:rPr>
                <w:rFonts w:hint="eastAsia"/>
              </w:rPr>
              <w:t>描述</w:t>
            </w:r>
          </w:p>
        </w:tc>
        <w:tc>
          <w:tcPr>
            <w:tcW w:w="2127" w:type="dxa"/>
            <w:tcBorders>
              <w:top w:val="single" w:sz="4" w:space="0" w:color="auto"/>
              <w:left w:val="nil"/>
              <w:bottom w:val="single" w:sz="4" w:space="0" w:color="auto"/>
              <w:right w:val="single" w:sz="4" w:space="0" w:color="auto"/>
            </w:tcBorders>
            <w:shd w:val="clear" w:color="000000" w:fill="FAC090"/>
            <w:hideMark/>
          </w:tcPr>
          <w:p w14:paraId="0AFB7D38" w14:textId="77777777" w:rsidR="0037049D" w:rsidRPr="008D0725" w:rsidRDefault="0037049D" w:rsidP="00B0248E">
            <w:pPr>
              <w:widowControl/>
              <w:autoSpaceDE/>
              <w:autoSpaceDN/>
              <w:adjustRightInd/>
              <w:spacing w:line="240" w:lineRule="auto"/>
              <w:rPr>
                <w:rFonts w:ascii="宋体" w:hAnsi="宋体" w:cs="宋体"/>
                <w:b/>
                <w:bCs/>
                <w:snapToGrid/>
                <w:szCs w:val="24"/>
              </w:rPr>
            </w:pPr>
            <w:r w:rsidRPr="00970B23">
              <w:rPr>
                <w:rFonts w:hint="eastAsia"/>
              </w:rPr>
              <w:t>作者</w:t>
            </w:r>
          </w:p>
        </w:tc>
      </w:tr>
      <w:tr w:rsidR="00E913E8" w:rsidRPr="00C7654D" w14:paraId="45B070DB" w14:textId="77777777" w:rsidTr="00B52C4B">
        <w:trPr>
          <w:trHeight w:val="285"/>
        </w:trPr>
        <w:tc>
          <w:tcPr>
            <w:tcW w:w="1400" w:type="dxa"/>
            <w:tcBorders>
              <w:top w:val="nil"/>
              <w:left w:val="single" w:sz="4" w:space="0" w:color="auto"/>
              <w:bottom w:val="single" w:sz="4" w:space="0" w:color="auto"/>
              <w:right w:val="single" w:sz="4" w:space="0" w:color="auto"/>
            </w:tcBorders>
            <w:shd w:val="clear" w:color="auto" w:fill="auto"/>
            <w:vAlign w:val="center"/>
          </w:tcPr>
          <w:p w14:paraId="21EC5F3B" w14:textId="77777777" w:rsidR="00E913E8" w:rsidRDefault="00E913E8" w:rsidP="00E913E8">
            <w:pPr>
              <w:spacing w:line="240" w:lineRule="auto"/>
            </w:pPr>
            <w:r>
              <w:t>2018</w:t>
            </w:r>
            <w:r>
              <w:rPr>
                <w:rFonts w:hint="eastAsia"/>
              </w:rPr>
              <w:t>-</w:t>
            </w:r>
            <w:r>
              <w:t>10</w:t>
            </w:r>
            <w:r>
              <w:rPr>
                <w:rFonts w:hint="eastAsia"/>
              </w:rPr>
              <w:t>-7</w:t>
            </w:r>
          </w:p>
        </w:tc>
        <w:tc>
          <w:tcPr>
            <w:tcW w:w="1120" w:type="dxa"/>
            <w:tcBorders>
              <w:top w:val="nil"/>
              <w:left w:val="nil"/>
              <w:bottom w:val="single" w:sz="4" w:space="0" w:color="auto"/>
              <w:right w:val="single" w:sz="4" w:space="0" w:color="auto"/>
            </w:tcBorders>
            <w:shd w:val="clear" w:color="auto" w:fill="auto"/>
            <w:vAlign w:val="center"/>
          </w:tcPr>
          <w:p w14:paraId="040E10C3" w14:textId="77777777" w:rsidR="00E913E8" w:rsidRDefault="00E913E8" w:rsidP="00E913E8">
            <w:pPr>
              <w:spacing w:line="240" w:lineRule="auto"/>
            </w:pPr>
            <w:r>
              <w:rPr>
                <w:rFonts w:hint="eastAsia"/>
              </w:rPr>
              <w:t>0.1</w:t>
            </w:r>
          </w:p>
        </w:tc>
        <w:tc>
          <w:tcPr>
            <w:tcW w:w="3722" w:type="dxa"/>
            <w:tcBorders>
              <w:top w:val="nil"/>
              <w:left w:val="nil"/>
              <w:bottom w:val="single" w:sz="4" w:space="0" w:color="auto"/>
              <w:right w:val="single" w:sz="4" w:space="0" w:color="auto"/>
            </w:tcBorders>
            <w:shd w:val="clear" w:color="auto" w:fill="auto"/>
            <w:vAlign w:val="center"/>
          </w:tcPr>
          <w:p w14:paraId="2AA5B067" w14:textId="77777777" w:rsidR="00E913E8" w:rsidRDefault="00E913E8" w:rsidP="00E913E8">
            <w:pPr>
              <w:spacing w:line="240" w:lineRule="auto"/>
            </w:pPr>
            <w:r>
              <w:rPr>
                <w:rFonts w:hint="eastAsia"/>
              </w:rPr>
              <w:t>初始版本</w:t>
            </w:r>
          </w:p>
        </w:tc>
        <w:tc>
          <w:tcPr>
            <w:tcW w:w="2127" w:type="dxa"/>
            <w:tcBorders>
              <w:top w:val="nil"/>
              <w:left w:val="nil"/>
              <w:bottom w:val="single" w:sz="4" w:space="0" w:color="auto"/>
              <w:right w:val="single" w:sz="4" w:space="0" w:color="auto"/>
            </w:tcBorders>
            <w:shd w:val="clear" w:color="auto" w:fill="auto"/>
            <w:vAlign w:val="center"/>
          </w:tcPr>
          <w:p w14:paraId="316D35A9" w14:textId="77777777" w:rsidR="00E913E8" w:rsidRDefault="00E913E8" w:rsidP="00E913E8">
            <w:pPr>
              <w:spacing w:line="240" w:lineRule="auto"/>
            </w:pPr>
            <w:r>
              <w:rPr>
                <w:rFonts w:hint="eastAsia"/>
              </w:rPr>
              <w:t>孙尚宇</w:t>
            </w:r>
          </w:p>
        </w:tc>
      </w:tr>
      <w:tr w:rsidR="00E913E8" w:rsidRPr="00C7654D" w14:paraId="01693848" w14:textId="77777777" w:rsidTr="00B52C4B">
        <w:trPr>
          <w:trHeight w:val="285"/>
        </w:trPr>
        <w:tc>
          <w:tcPr>
            <w:tcW w:w="1400" w:type="dxa"/>
            <w:tcBorders>
              <w:top w:val="nil"/>
              <w:left w:val="single" w:sz="4" w:space="0" w:color="auto"/>
              <w:bottom w:val="single" w:sz="4" w:space="0" w:color="auto"/>
              <w:right w:val="single" w:sz="4" w:space="0" w:color="auto"/>
            </w:tcBorders>
            <w:shd w:val="clear" w:color="auto" w:fill="auto"/>
            <w:vAlign w:val="center"/>
          </w:tcPr>
          <w:p w14:paraId="1CE660F2" w14:textId="77777777" w:rsidR="00E913E8" w:rsidRDefault="00E913E8" w:rsidP="00E913E8">
            <w:pPr>
              <w:spacing w:line="240" w:lineRule="auto"/>
            </w:pPr>
            <w:r>
              <w:t>2018</w:t>
            </w:r>
            <w:r>
              <w:rPr>
                <w:rFonts w:hint="eastAsia"/>
              </w:rPr>
              <w:t>-</w:t>
            </w:r>
            <w:r>
              <w:t>10</w:t>
            </w:r>
            <w:r>
              <w:rPr>
                <w:rFonts w:hint="eastAsia"/>
              </w:rPr>
              <w:t>-12</w:t>
            </w:r>
          </w:p>
        </w:tc>
        <w:tc>
          <w:tcPr>
            <w:tcW w:w="1120" w:type="dxa"/>
            <w:tcBorders>
              <w:top w:val="nil"/>
              <w:left w:val="nil"/>
              <w:bottom w:val="single" w:sz="4" w:space="0" w:color="auto"/>
              <w:right w:val="single" w:sz="4" w:space="0" w:color="auto"/>
            </w:tcBorders>
            <w:shd w:val="clear" w:color="auto" w:fill="auto"/>
            <w:vAlign w:val="center"/>
          </w:tcPr>
          <w:p w14:paraId="4D21E028" w14:textId="77777777" w:rsidR="00E913E8" w:rsidRDefault="00E913E8" w:rsidP="00E913E8">
            <w:pPr>
              <w:spacing w:line="240" w:lineRule="auto"/>
            </w:pPr>
            <w:r>
              <w:rPr>
                <w:rFonts w:hint="eastAsia"/>
              </w:rPr>
              <w:t>0.2</w:t>
            </w:r>
          </w:p>
        </w:tc>
        <w:tc>
          <w:tcPr>
            <w:tcW w:w="3722" w:type="dxa"/>
            <w:tcBorders>
              <w:top w:val="nil"/>
              <w:left w:val="nil"/>
              <w:bottom w:val="single" w:sz="4" w:space="0" w:color="auto"/>
              <w:right w:val="single" w:sz="4" w:space="0" w:color="auto"/>
            </w:tcBorders>
            <w:shd w:val="clear" w:color="auto" w:fill="auto"/>
            <w:vAlign w:val="center"/>
          </w:tcPr>
          <w:p w14:paraId="27A139DF" w14:textId="77777777" w:rsidR="00E913E8" w:rsidRDefault="00E913E8" w:rsidP="00E913E8">
            <w:pPr>
              <w:spacing w:line="240" w:lineRule="auto"/>
            </w:pPr>
            <w:r>
              <w:rPr>
                <w:rFonts w:hint="eastAsia"/>
              </w:rPr>
              <w:t>初始版本内容修订</w:t>
            </w:r>
          </w:p>
        </w:tc>
        <w:tc>
          <w:tcPr>
            <w:tcW w:w="2127" w:type="dxa"/>
            <w:tcBorders>
              <w:top w:val="nil"/>
              <w:left w:val="nil"/>
              <w:bottom w:val="single" w:sz="4" w:space="0" w:color="auto"/>
              <w:right w:val="single" w:sz="4" w:space="0" w:color="auto"/>
            </w:tcBorders>
            <w:shd w:val="clear" w:color="auto" w:fill="auto"/>
            <w:vAlign w:val="center"/>
          </w:tcPr>
          <w:p w14:paraId="6F35E398" w14:textId="77777777" w:rsidR="00E913E8" w:rsidRDefault="00E913E8" w:rsidP="00E913E8">
            <w:pPr>
              <w:spacing w:line="240" w:lineRule="auto"/>
            </w:pPr>
            <w:r>
              <w:rPr>
                <w:rFonts w:hint="eastAsia"/>
              </w:rPr>
              <w:t>孙尚宇</w:t>
            </w:r>
          </w:p>
        </w:tc>
      </w:tr>
      <w:tr w:rsidR="00E913E8" w:rsidRPr="00C7654D" w14:paraId="0CFECCEB" w14:textId="77777777" w:rsidTr="00B52C4B">
        <w:trPr>
          <w:trHeight w:val="285"/>
        </w:trPr>
        <w:tc>
          <w:tcPr>
            <w:tcW w:w="1400" w:type="dxa"/>
            <w:tcBorders>
              <w:top w:val="nil"/>
              <w:left w:val="single" w:sz="4" w:space="0" w:color="auto"/>
              <w:bottom w:val="single" w:sz="4" w:space="0" w:color="auto"/>
              <w:right w:val="single" w:sz="4" w:space="0" w:color="auto"/>
            </w:tcBorders>
            <w:shd w:val="clear" w:color="auto" w:fill="auto"/>
            <w:vAlign w:val="center"/>
          </w:tcPr>
          <w:p w14:paraId="3CA0D196" w14:textId="77777777" w:rsidR="00E913E8" w:rsidRDefault="00E913E8" w:rsidP="00E913E8">
            <w:pPr>
              <w:spacing w:line="240" w:lineRule="auto"/>
            </w:pPr>
            <w:r>
              <w:t>2018</w:t>
            </w:r>
            <w:r>
              <w:rPr>
                <w:rFonts w:hint="eastAsia"/>
              </w:rPr>
              <w:t>-</w:t>
            </w:r>
            <w:r>
              <w:t>10</w:t>
            </w:r>
            <w:r>
              <w:rPr>
                <w:rFonts w:hint="eastAsia"/>
              </w:rPr>
              <w:t>-17</w:t>
            </w:r>
          </w:p>
        </w:tc>
        <w:tc>
          <w:tcPr>
            <w:tcW w:w="1120" w:type="dxa"/>
            <w:tcBorders>
              <w:top w:val="nil"/>
              <w:left w:val="nil"/>
              <w:bottom w:val="single" w:sz="4" w:space="0" w:color="auto"/>
              <w:right w:val="single" w:sz="4" w:space="0" w:color="auto"/>
            </w:tcBorders>
            <w:shd w:val="clear" w:color="auto" w:fill="auto"/>
            <w:vAlign w:val="center"/>
          </w:tcPr>
          <w:p w14:paraId="00954083" w14:textId="77777777" w:rsidR="00E913E8" w:rsidRDefault="00E913E8" w:rsidP="00E913E8">
            <w:pPr>
              <w:spacing w:line="240" w:lineRule="auto"/>
            </w:pPr>
            <w:r>
              <w:rPr>
                <w:rFonts w:hint="eastAsia"/>
              </w:rPr>
              <w:t>0.3</w:t>
            </w:r>
          </w:p>
        </w:tc>
        <w:tc>
          <w:tcPr>
            <w:tcW w:w="3722" w:type="dxa"/>
            <w:tcBorders>
              <w:top w:val="nil"/>
              <w:left w:val="nil"/>
              <w:bottom w:val="single" w:sz="4" w:space="0" w:color="auto"/>
              <w:right w:val="single" w:sz="4" w:space="0" w:color="auto"/>
            </w:tcBorders>
            <w:shd w:val="clear" w:color="auto" w:fill="auto"/>
            <w:vAlign w:val="center"/>
          </w:tcPr>
          <w:p w14:paraId="78D8986F" w14:textId="77777777" w:rsidR="00E913E8" w:rsidRDefault="00E913E8" w:rsidP="00E913E8">
            <w:pPr>
              <w:spacing w:line="240" w:lineRule="auto"/>
            </w:pPr>
            <w:r>
              <w:rPr>
                <w:rFonts w:hint="eastAsia"/>
              </w:rPr>
              <w:t>增加子库结构设计</w:t>
            </w:r>
          </w:p>
        </w:tc>
        <w:tc>
          <w:tcPr>
            <w:tcW w:w="2127" w:type="dxa"/>
            <w:tcBorders>
              <w:top w:val="nil"/>
              <w:left w:val="nil"/>
              <w:bottom w:val="single" w:sz="4" w:space="0" w:color="auto"/>
              <w:right w:val="single" w:sz="4" w:space="0" w:color="auto"/>
            </w:tcBorders>
            <w:shd w:val="clear" w:color="auto" w:fill="auto"/>
            <w:vAlign w:val="center"/>
          </w:tcPr>
          <w:p w14:paraId="285CD908" w14:textId="77777777" w:rsidR="00E913E8" w:rsidRDefault="00E913E8" w:rsidP="00E913E8">
            <w:pPr>
              <w:spacing w:line="240" w:lineRule="auto"/>
            </w:pPr>
            <w:r>
              <w:rPr>
                <w:rFonts w:hint="eastAsia"/>
              </w:rPr>
              <w:t>孙尚宇</w:t>
            </w:r>
          </w:p>
        </w:tc>
      </w:tr>
      <w:tr w:rsidR="00E913E8" w:rsidRPr="00C7654D" w14:paraId="62E08ED6" w14:textId="77777777" w:rsidTr="00B52C4B">
        <w:trPr>
          <w:trHeight w:val="285"/>
        </w:trPr>
        <w:tc>
          <w:tcPr>
            <w:tcW w:w="1400" w:type="dxa"/>
            <w:tcBorders>
              <w:top w:val="nil"/>
              <w:left w:val="single" w:sz="4" w:space="0" w:color="auto"/>
              <w:bottom w:val="single" w:sz="4" w:space="0" w:color="auto"/>
              <w:right w:val="single" w:sz="4" w:space="0" w:color="auto"/>
            </w:tcBorders>
            <w:shd w:val="clear" w:color="auto" w:fill="auto"/>
            <w:vAlign w:val="center"/>
          </w:tcPr>
          <w:p w14:paraId="26081203" w14:textId="77777777" w:rsidR="00E913E8" w:rsidRDefault="00E913E8" w:rsidP="00E913E8">
            <w:pPr>
              <w:spacing w:line="240" w:lineRule="auto"/>
            </w:pPr>
            <w:r>
              <w:t>2018</w:t>
            </w:r>
            <w:r>
              <w:rPr>
                <w:rFonts w:hint="eastAsia"/>
              </w:rPr>
              <w:t>-</w:t>
            </w:r>
            <w:r>
              <w:t>10</w:t>
            </w:r>
            <w:r>
              <w:rPr>
                <w:rFonts w:hint="eastAsia"/>
              </w:rPr>
              <w:t>-22</w:t>
            </w:r>
          </w:p>
        </w:tc>
        <w:tc>
          <w:tcPr>
            <w:tcW w:w="1120" w:type="dxa"/>
            <w:tcBorders>
              <w:top w:val="nil"/>
              <w:left w:val="nil"/>
              <w:bottom w:val="single" w:sz="4" w:space="0" w:color="auto"/>
              <w:right w:val="single" w:sz="4" w:space="0" w:color="auto"/>
            </w:tcBorders>
            <w:shd w:val="clear" w:color="auto" w:fill="auto"/>
            <w:vAlign w:val="center"/>
          </w:tcPr>
          <w:p w14:paraId="1EA7D13D" w14:textId="77777777" w:rsidR="00E913E8" w:rsidRDefault="00E913E8" w:rsidP="00E913E8">
            <w:pPr>
              <w:spacing w:line="240" w:lineRule="auto"/>
            </w:pPr>
            <w:r>
              <w:rPr>
                <w:rFonts w:hint="eastAsia"/>
              </w:rPr>
              <w:t>0.4</w:t>
            </w:r>
          </w:p>
        </w:tc>
        <w:tc>
          <w:tcPr>
            <w:tcW w:w="3722" w:type="dxa"/>
            <w:tcBorders>
              <w:top w:val="nil"/>
              <w:left w:val="nil"/>
              <w:bottom w:val="single" w:sz="4" w:space="0" w:color="auto"/>
              <w:right w:val="single" w:sz="4" w:space="0" w:color="auto"/>
            </w:tcBorders>
            <w:shd w:val="clear" w:color="auto" w:fill="auto"/>
            <w:vAlign w:val="center"/>
          </w:tcPr>
          <w:p w14:paraId="2712C3F7" w14:textId="77777777" w:rsidR="00E913E8" w:rsidRDefault="00E913E8" w:rsidP="00E913E8">
            <w:pPr>
              <w:spacing w:line="240" w:lineRule="auto"/>
            </w:pPr>
            <w:r>
              <w:rPr>
                <w:rFonts w:hint="eastAsia"/>
              </w:rPr>
              <w:t>文档插图内容微调</w:t>
            </w:r>
          </w:p>
        </w:tc>
        <w:tc>
          <w:tcPr>
            <w:tcW w:w="2127" w:type="dxa"/>
            <w:tcBorders>
              <w:top w:val="nil"/>
              <w:left w:val="nil"/>
              <w:bottom w:val="single" w:sz="4" w:space="0" w:color="auto"/>
              <w:right w:val="single" w:sz="4" w:space="0" w:color="auto"/>
            </w:tcBorders>
            <w:shd w:val="clear" w:color="auto" w:fill="auto"/>
            <w:vAlign w:val="center"/>
          </w:tcPr>
          <w:p w14:paraId="15F4940E" w14:textId="77777777" w:rsidR="00E913E8" w:rsidRDefault="00E913E8" w:rsidP="00E913E8">
            <w:pPr>
              <w:spacing w:line="240" w:lineRule="auto"/>
            </w:pPr>
            <w:r>
              <w:rPr>
                <w:rFonts w:hint="eastAsia"/>
              </w:rPr>
              <w:t>孙尚宇</w:t>
            </w:r>
          </w:p>
        </w:tc>
      </w:tr>
      <w:tr w:rsidR="00E913E8" w:rsidRPr="00C7654D" w14:paraId="221B8779" w14:textId="77777777" w:rsidTr="00B52C4B">
        <w:trPr>
          <w:trHeight w:val="285"/>
        </w:trPr>
        <w:tc>
          <w:tcPr>
            <w:tcW w:w="1400" w:type="dxa"/>
            <w:tcBorders>
              <w:top w:val="nil"/>
              <w:left w:val="single" w:sz="4" w:space="0" w:color="auto"/>
              <w:bottom w:val="single" w:sz="4" w:space="0" w:color="auto"/>
              <w:right w:val="single" w:sz="4" w:space="0" w:color="auto"/>
            </w:tcBorders>
            <w:shd w:val="clear" w:color="auto" w:fill="auto"/>
            <w:vAlign w:val="center"/>
          </w:tcPr>
          <w:p w14:paraId="5BD498F5" w14:textId="77777777" w:rsidR="00E913E8" w:rsidRDefault="00E913E8" w:rsidP="00E913E8">
            <w:pPr>
              <w:spacing w:line="240" w:lineRule="auto"/>
            </w:pPr>
            <w:r>
              <w:t>2018</w:t>
            </w:r>
            <w:r>
              <w:rPr>
                <w:rFonts w:hint="eastAsia"/>
              </w:rPr>
              <w:t>-</w:t>
            </w:r>
            <w:r>
              <w:t>10</w:t>
            </w:r>
            <w:r>
              <w:rPr>
                <w:rFonts w:hint="eastAsia"/>
              </w:rPr>
              <w:t>-27</w:t>
            </w:r>
          </w:p>
        </w:tc>
        <w:tc>
          <w:tcPr>
            <w:tcW w:w="1120" w:type="dxa"/>
            <w:tcBorders>
              <w:top w:val="nil"/>
              <w:left w:val="nil"/>
              <w:bottom w:val="single" w:sz="4" w:space="0" w:color="auto"/>
              <w:right w:val="single" w:sz="4" w:space="0" w:color="auto"/>
            </w:tcBorders>
            <w:shd w:val="clear" w:color="auto" w:fill="auto"/>
            <w:vAlign w:val="center"/>
          </w:tcPr>
          <w:p w14:paraId="05FCDA74" w14:textId="77777777" w:rsidR="00E913E8" w:rsidRDefault="00E913E8" w:rsidP="00E913E8">
            <w:pPr>
              <w:spacing w:line="240" w:lineRule="auto"/>
            </w:pPr>
            <w:r>
              <w:rPr>
                <w:rFonts w:hint="eastAsia"/>
              </w:rPr>
              <w:t>0.5</w:t>
            </w:r>
          </w:p>
        </w:tc>
        <w:tc>
          <w:tcPr>
            <w:tcW w:w="3722" w:type="dxa"/>
            <w:tcBorders>
              <w:top w:val="nil"/>
              <w:left w:val="nil"/>
              <w:bottom w:val="single" w:sz="4" w:space="0" w:color="auto"/>
              <w:right w:val="single" w:sz="4" w:space="0" w:color="auto"/>
            </w:tcBorders>
            <w:shd w:val="clear" w:color="auto" w:fill="auto"/>
            <w:vAlign w:val="center"/>
          </w:tcPr>
          <w:p w14:paraId="505559C0" w14:textId="77777777" w:rsidR="00E913E8" w:rsidRDefault="00E913E8" w:rsidP="00E913E8">
            <w:pPr>
              <w:spacing w:line="240" w:lineRule="auto"/>
            </w:pPr>
            <w:r>
              <w:rPr>
                <w:rFonts w:hint="eastAsia"/>
              </w:rPr>
              <w:t>增加存储方案部分</w:t>
            </w:r>
          </w:p>
        </w:tc>
        <w:tc>
          <w:tcPr>
            <w:tcW w:w="2127" w:type="dxa"/>
            <w:tcBorders>
              <w:top w:val="nil"/>
              <w:left w:val="nil"/>
              <w:bottom w:val="single" w:sz="4" w:space="0" w:color="auto"/>
              <w:right w:val="single" w:sz="4" w:space="0" w:color="auto"/>
            </w:tcBorders>
            <w:shd w:val="clear" w:color="auto" w:fill="auto"/>
            <w:vAlign w:val="center"/>
          </w:tcPr>
          <w:p w14:paraId="7560EAC5" w14:textId="77777777" w:rsidR="00E913E8" w:rsidRDefault="00E913E8" w:rsidP="00E913E8">
            <w:pPr>
              <w:spacing w:line="240" w:lineRule="auto"/>
            </w:pPr>
            <w:proofErr w:type="gramStart"/>
            <w:r>
              <w:rPr>
                <w:rFonts w:hint="eastAsia"/>
              </w:rPr>
              <w:t>谢冲</w:t>
            </w:r>
            <w:proofErr w:type="gramEnd"/>
          </w:p>
        </w:tc>
      </w:tr>
      <w:tr w:rsidR="00E913E8" w:rsidRPr="00C7654D" w14:paraId="5A7B1E20" w14:textId="77777777" w:rsidTr="00B52C4B">
        <w:trPr>
          <w:trHeight w:val="285"/>
        </w:trPr>
        <w:tc>
          <w:tcPr>
            <w:tcW w:w="1400" w:type="dxa"/>
            <w:tcBorders>
              <w:top w:val="nil"/>
              <w:left w:val="single" w:sz="4" w:space="0" w:color="auto"/>
              <w:bottom w:val="single" w:sz="4" w:space="0" w:color="auto"/>
              <w:right w:val="single" w:sz="4" w:space="0" w:color="auto"/>
            </w:tcBorders>
            <w:shd w:val="clear" w:color="auto" w:fill="auto"/>
            <w:vAlign w:val="center"/>
          </w:tcPr>
          <w:p w14:paraId="1528E2D5" w14:textId="77777777" w:rsidR="00E913E8" w:rsidRDefault="00E913E8" w:rsidP="00E913E8">
            <w:pPr>
              <w:spacing w:line="240" w:lineRule="auto"/>
            </w:pPr>
            <w:r>
              <w:t>2018</w:t>
            </w:r>
            <w:r>
              <w:rPr>
                <w:rFonts w:hint="eastAsia"/>
              </w:rPr>
              <w:t>-</w:t>
            </w:r>
            <w:r>
              <w:t>10</w:t>
            </w:r>
            <w:r>
              <w:rPr>
                <w:rFonts w:hint="eastAsia"/>
              </w:rPr>
              <w:t>-28</w:t>
            </w:r>
          </w:p>
        </w:tc>
        <w:tc>
          <w:tcPr>
            <w:tcW w:w="1120" w:type="dxa"/>
            <w:tcBorders>
              <w:top w:val="nil"/>
              <w:left w:val="nil"/>
              <w:bottom w:val="single" w:sz="4" w:space="0" w:color="auto"/>
              <w:right w:val="single" w:sz="4" w:space="0" w:color="auto"/>
            </w:tcBorders>
            <w:shd w:val="clear" w:color="auto" w:fill="auto"/>
            <w:vAlign w:val="center"/>
          </w:tcPr>
          <w:p w14:paraId="5C92CFDB" w14:textId="77777777" w:rsidR="00E913E8" w:rsidRDefault="00E913E8" w:rsidP="00E913E8">
            <w:pPr>
              <w:spacing w:line="240" w:lineRule="auto"/>
            </w:pPr>
            <w:r>
              <w:rPr>
                <w:rFonts w:hint="eastAsia"/>
              </w:rPr>
              <w:t>0.6</w:t>
            </w:r>
          </w:p>
        </w:tc>
        <w:tc>
          <w:tcPr>
            <w:tcW w:w="3722" w:type="dxa"/>
            <w:tcBorders>
              <w:top w:val="nil"/>
              <w:left w:val="nil"/>
              <w:bottom w:val="single" w:sz="4" w:space="0" w:color="auto"/>
              <w:right w:val="single" w:sz="4" w:space="0" w:color="auto"/>
            </w:tcBorders>
            <w:shd w:val="clear" w:color="auto" w:fill="auto"/>
            <w:vAlign w:val="center"/>
          </w:tcPr>
          <w:p w14:paraId="073CF388" w14:textId="77777777" w:rsidR="00E913E8" w:rsidRDefault="00E913E8" w:rsidP="00E913E8">
            <w:pPr>
              <w:spacing w:line="240" w:lineRule="auto"/>
            </w:pPr>
            <w:r>
              <w:rPr>
                <w:rFonts w:hint="eastAsia"/>
              </w:rPr>
              <w:t>文档排版</w:t>
            </w:r>
          </w:p>
        </w:tc>
        <w:tc>
          <w:tcPr>
            <w:tcW w:w="2127" w:type="dxa"/>
            <w:tcBorders>
              <w:top w:val="nil"/>
              <w:left w:val="nil"/>
              <w:bottom w:val="single" w:sz="4" w:space="0" w:color="auto"/>
              <w:right w:val="single" w:sz="4" w:space="0" w:color="auto"/>
            </w:tcBorders>
            <w:shd w:val="clear" w:color="auto" w:fill="auto"/>
            <w:vAlign w:val="center"/>
          </w:tcPr>
          <w:p w14:paraId="48575C42" w14:textId="77777777" w:rsidR="00E913E8" w:rsidRDefault="00E913E8" w:rsidP="00E913E8">
            <w:pPr>
              <w:spacing w:line="240" w:lineRule="auto"/>
            </w:pPr>
            <w:proofErr w:type="gramStart"/>
            <w:r>
              <w:rPr>
                <w:rFonts w:hint="eastAsia"/>
              </w:rPr>
              <w:t>谢冲</w:t>
            </w:r>
            <w:proofErr w:type="gramEnd"/>
          </w:p>
        </w:tc>
      </w:tr>
      <w:tr w:rsidR="00E913E8" w:rsidRPr="00C7654D" w14:paraId="72D46216" w14:textId="77777777" w:rsidTr="00B52C4B">
        <w:trPr>
          <w:trHeight w:val="285"/>
        </w:trPr>
        <w:tc>
          <w:tcPr>
            <w:tcW w:w="1400" w:type="dxa"/>
            <w:tcBorders>
              <w:top w:val="nil"/>
              <w:left w:val="single" w:sz="4" w:space="0" w:color="auto"/>
              <w:bottom w:val="single" w:sz="4" w:space="0" w:color="auto"/>
              <w:right w:val="single" w:sz="4" w:space="0" w:color="auto"/>
            </w:tcBorders>
            <w:shd w:val="clear" w:color="auto" w:fill="auto"/>
            <w:vAlign w:val="center"/>
          </w:tcPr>
          <w:p w14:paraId="403F9CC6" w14:textId="77777777" w:rsidR="00E913E8" w:rsidRDefault="00E913E8" w:rsidP="00E913E8">
            <w:pPr>
              <w:spacing w:line="240" w:lineRule="auto"/>
            </w:pPr>
            <w:r>
              <w:rPr>
                <w:rFonts w:hint="eastAsia"/>
              </w:rPr>
              <w:t>2</w:t>
            </w:r>
            <w:r>
              <w:t>018</w:t>
            </w:r>
            <w:r>
              <w:rPr>
                <w:rFonts w:hint="eastAsia"/>
              </w:rPr>
              <w:t>-</w:t>
            </w:r>
            <w:r>
              <w:t>11</w:t>
            </w:r>
            <w:r>
              <w:rPr>
                <w:rFonts w:hint="eastAsia"/>
              </w:rPr>
              <w:t>-</w:t>
            </w:r>
            <w:r>
              <w:t>4</w:t>
            </w:r>
          </w:p>
        </w:tc>
        <w:tc>
          <w:tcPr>
            <w:tcW w:w="1120" w:type="dxa"/>
            <w:tcBorders>
              <w:top w:val="nil"/>
              <w:left w:val="nil"/>
              <w:bottom w:val="single" w:sz="4" w:space="0" w:color="auto"/>
              <w:right w:val="single" w:sz="4" w:space="0" w:color="auto"/>
            </w:tcBorders>
            <w:shd w:val="clear" w:color="auto" w:fill="auto"/>
            <w:vAlign w:val="center"/>
          </w:tcPr>
          <w:p w14:paraId="636E2807" w14:textId="77777777" w:rsidR="00E913E8" w:rsidRDefault="00E913E8" w:rsidP="00E913E8">
            <w:pPr>
              <w:spacing w:line="240" w:lineRule="auto"/>
            </w:pPr>
            <w:ins w:id="1" w:author="xc" w:date="2018-11-01T15:34:00Z">
              <w:r>
                <w:rPr>
                  <w:rFonts w:hint="eastAsia"/>
                </w:rPr>
                <w:t>0</w:t>
              </w:r>
              <w:r>
                <w:t>.</w:t>
              </w:r>
            </w:ins>
            <w:r>
              <w:t>6.2</w:t>
            </w:r>
          </w:p>
        </w:tc>
        <w:tc>
          <w:tcPr>
            <w:tcW w:w="3722" w:type="dxa"/>
            <w:tcBorders>
              <w:top w:val="nil"/>
              <w:left w:val="nil"/>
              <w:bottom w:val="single" w:sz="4" w:space="0" w:color="auto"/>
              <w:right w:val="single" w:sz="4" w:space="0" w:color="auto"/>
            </w:tcBorders>
            <w:shd w:val="clear" w:color="auto" w:fill="auto"/>
            <w:vAlign w:val="center"/>
          </w:tcPr>
          <w:p w14:paraId="1402750E" w14:textId="77777777" w:rsidR="00E913E8" w:rsidRDefault="00E913E8" w:rsidP="00E913E8">
            <w:pPr>
              <w:spacing w:line="240" w:lineRule="auto"/>
            </w:pPr>
            <w:r>
              <w:rPr>
                <w:rFonts w:hint="eastAsia"/>
              </w:rPr>
              <w:t>内容修订</w:t>
            </w:r>
          </w:p>
        </w:tc>
        <w:tc>
          <w:tcPr>
            <w:tcW w:w="2127" w:type="dxa"/>
            <w:tcBorders>
              <w:top w:val="nil"/>
              <w:left w:val="nil"/>
              <w:bottom w:val="single" w:sz="4" w:space="0" w:color="auto"/>
              <w:right w:val="single" w:sz="4" w:space="0" w:color="auto"/>
            </w:tcBorders>
            <w:shd w:val="clear" w:color="auto" w:fill="auto"/>
            <w:vAlign w:val="center"/>
          </w:tcPr>
          <w:p w14:paraId="3D514BC4" w14:textId="77777777" w:rsidR="00E913E8" w:rsidRDefault="00E913E8" w:rsidP="00E913E8">
            <w:pPr>
              <w:spacing w:line="240" w:lineRule="auto"/>
            </w:pPr>
            <w:proofErr w:type="gramStart"/>
            <w:r>
              <w:rPr>
                <w:rFonts w:hint="eastAsia"/>
              </w:rPr>
              <w:t>谢冲</w:t>
            </w:r>
            <w:proofErr w:type="gramEnd"/>
          </w:p>
        </w:tc>
      </w:tr>
      <w:tr w:rsidR="00E913E8" w:rsidRPr="00C7654D" w14:paraId="3CF2E7CE" w14:textId="77777777" w:rsidTr="00E913E8">
        <w:trPr>
          <w:trHeight w:val="285"/>
        </w:trPr>
        <w:tc>
          <w:tcPr>
            <w:tcW w:w="1400" w:type="dxa"/>
            <w:tcBorders>
              <w:top w:val="nil"/>
              <w:left w:val="single" w:sz="4" w:space="0" w:color="auto"/>
              <w:bottom w:val="single" w:sz="4" w:space="0" w:color="auto"/>
              <w:right w:val="single" w:sz="4" w:space="0" w:color="auto"/>
            </w:tcBorders>
            <w:shd w:val="clear" w:color="auto" w:fill="auto"/>
            <w:vAlign w:val="center"/>
          </w:tcPr>
          <w:p w14:paraId="58C3D58F" w14:textId="77777777" w:rsidR="00E913E8" w:rsidRDefault="00E913E8" w:rsidP="00E913E8">
            <w:pPr>
              <w:spacing w:line="240" w:lineRule="auto"/>
            </w:pPr>
            <w:r>
              <w:rPr>
                <w:rFonts w:hint="eastAsia"/>
              </w:rPr>
              <w:t>2018-11-6</w:t>
            </w:r>
          </w:p>
        </w:tc>
        <w:tc>
          <w:tcPr>
            <w:tcW w:w="1120" w:type="dxa"/>
            <w:tcBorders>
              <w:top w:val="nil"/>
              <w:left w:val="nil"/>
              <w:bottom w:val="single" w:sz="4" w:space="0" w:color="auto"/>
              <w:right w:val="single" w:sz="4" w:space="0" w:color="auto"/>
            </w:tcBorders>
            <w:shd w:val="clear" w:color="auto" w:fill="auto"/>
            <w:vAlign w:val="center"/>
          </w:tcPr>
          <w:p w14:paraId="6BE4BA9E" w14:textId="77777777" w:rsidR="00E913E8" w:rsidRDefault="00E913E8" w:rsidP="00E913E8">
            <w:pPr>
              <w:spacing w:line="240" w:lineRule="auto"/>
            </w:pPr>
            <w:r>
              <w:rPr>
                <w:rFonts w:hint="eastAsia"/>
              </w:rPr>
              <w:t>0</w:t>
            </w:r>
            <w:r>
              <w:t>.6.3</w:t>
            </w:r>
          </w:p>
        </w:tc>
        <w:tc>
          <w:tcPr>
            <w:tcW w:w="3722" w:type="dxa"/>
            <w:tcBorders>
              <w:top w:val="nil"/>
              <w:left w:val="nil"/>
              <w:bottom w:val="single" w:sz="4" w:space="0" w:color="auto"/>
              <w:right w:val="single" w:sz="4" w:space="0" w:color="auto"/>
            </w:tcBorders>
            <w:shd w:val="clear" w:color="auto" w:fill="auto"/>
            <w:vAlign w:val="center"/>
          </w:tcPr>
          <w:p w14:paraId="40D84046" w14:textId="77777777" w:rsidR="00E913E8" w:rsidRDefault="00E913E8" w:rsidP="00E913E8">
            <w:pPr>
              <w:spacing w:line="240" w:lineRule="auto"/>
            </w:pPr>
            <w:r>
              <w:rPr>
                <w:rFonts w:hint="eastAsia"/>
              </w:rPr>
              <w:t>内容修订</w:t>
            </w:r>
          </w:p>
        </w:tc>
        <w:tc>
          <w:tcPr>
            <w:tcW w:w="2127" w:type="dxa"/>
            <w:tcBorders>
              <w:top w:val="nil"/>
              <w:left w:val="nil"/>
              <w:bottom w:val="single" w:sz="4" w:space="0" w:color="auto"/>
              <w:right w:val="single" w:sz="4" w:space="0" w:color="auto"/>
            </w:tcBorders>
            <w:shd w:val="clear" w:color="auto" w:fill="auto"/>
            <w:vAlign w:val="center"/>
          </w:tcPr>
          <w:p w14:paraId="4326A774" w14:textId="77777777" w:rsidR="00E913E8" w:rsidRDefault="00E913E8" w:rsidP="00E913E8">
            <w:pPr>
              <w:spacing w:line="240" w:lineRule="auto"/>
            </w:pPr>
            <w:r>
              <w:rPr>
                <w:rFonts w:hint="eastAsia"/>
              </w:rPr>
              <w:t>孙尚宇</w:t>
            </w:r>
          </w:p>
        </w:tc>
      </w:tr>
      <w:tr w:rsidR="00E913E8" w:rsidRPr="00C7654D" w14:paraId="01DDDF39" w14:textId="77777777" w:rsidTr="00E913E8">
        <w:trPr>
          <w:trHeight w:val="285"/>
        </w:trPr>
        <w:tc>
          <w:tcPr>
            <w:tcW w:w="1400" w:type="dxa"/>
            <w:tcBorders>
              <w:top w:val="single" w:sz="4" w:space="0" w:color="auto"/>
              <w:left w:val="single" w:sz="4" w:space="0" w:color="auto"/>
              <w:bottom w:val="single" w:sz="4" w:space="0" w:color="auto"/>
              <w:right w:val="single" w:sz="4" w:space="0" w:color="auto"/>
            </w:tcBorders>
            <w:shd w:val="clear" w:color="auto" w:fill="auto"/>
            <w:vAlign w:val="center"/>
          </w:tcPr>
          <w:p w14:paraId="4DB39B6F" w14:textId="77777777" w:rsidR="00E913E8" w:rsidRDefault="00E913E8" w:rsidP="00E913E8">
            <w:pPr>
              <w:spacing w:line="240" w:lineRule="auto"/>
            </w:pPr>
            <w:r>
              <w:rPr>
                <w:rFonts w:hint="eastAsia"/>
              </w:rPr>
              <w:t>2018-11-20</w:t>
            </w:r>
          </w:p>
        </w:tc>
        <w:tc>
          <w:tcPr>
            <w:tcW w:w="1120" w:type="dxa"/>
            <w:tcBorders>
              <w:top w:val="single" w:sz="4" w:space="0" w:color="auto"/>
              <w:left w:val="nil"/>
              <w:bottom w:val="single" w:sz="4" w:space="0" w:color="auto"/>
              <w:right w:val="single" w:sz="4" w:space="0" w:color="auto"/>
            </w:tcBorders>
            <w:shd w:val="clear" w:color="auto" w:fill="auto"/>
            <w:vAlign w:val="center"/>
          </w:tcPr>
          <w:p w14:paraId="7E5EC3BE" w14:textId="77777777" w:rsidR="00E913E8" w:rsidRDefault="00E913E8" w:rsidP="00E913E8">
            <w:pPr>
              <w:spacing w:line="240" w:lineRule="auto"/>
            </w:pPr>
            <w:r>
              <w:rPr>
                <w:rFonts w:hint="eastAsia"/>
              </w:rPr>
              <w:t>0.7</w:t>
            </w:r>
          </w:p>
        </w:tc>
        <w:tc>
          <w:tcPr>
            <w:tcW w:w="3722" w:type="dxa"/>
            <w:tcBorders>
              <w:top w:val="single" w:sz="4" w:space="0" w:color="auto"/>
              <w:left w:val="nil"/>
              <w:bottom w:val="single" w:sz="4" w:space="0" w:color="auto"/>
              <w:right w:val="single" w:sz="4" w:space="0" w:color="auto"/>
            </w:tcBorders>
            <w:shd w:val="clear" w:color="auto" w:fill="auto"/>
            <w:vAlign w:val="center"/>
          </w:tcPr>
          <w:p w14:paraId="148848BC" w14:textId="77777777" w:rsidR="00E913E8" w:rsidRDefault="00E913E8" w:rsidP="00E913E8">
            <w:pPr>
              <w:spacing w:line="240" w:lineRule="auto"/>
            </w:pPr>
            <w:r>
              <w:rPr>
                <w:rFonts w:hint="eastAsia"/>
              </w:rPr>
              <w:t>模板变更，增加处理流程及算法设计</w:t>
            </w:r>
          </w:p>
        </w:tc>
        <w:tc>
          <w:tcPr>
            <w:tcW w:w="2127" w:type="dxa"/>
            <w:tcBorders>
              <w:top w:val="single" w:sz="4" w:space="0" w:color="auto"/>
              <w:left w:val="nil"/>
              <w:bottom w:val="single" w:sz="4" w:space="0" w:color="auto"/>
              <w:right w:val="single" w:sz="4" w:space="0" w:color="auto"/>
            </w:tcBorders>
            <w:shd w:val="clear" w:color="auto" w:fill="auto"/>
            <w:vAlign w:val="center"/>
          </w:tcPr>
          <w:p w14:paraId="4B5B1FC0" w14:textId="77777777" w:rsidR="00E913E8" w:rsidRDefault="00E913E8" w:rsidP="00E913E8">
            <w:pPr>
              <w:spacing w:line="240" w:lineRule="auto"/>
            </w:pPr>
            <w:proofErr w:type="gramStart"/>
            <w:r>
              <w:rPr>
                <w:rFonts w:hint="eastAsia"/>
              </w:rPr>
              <w:t>余列冰</w:t>
            </w:r>
            <w:proofErr w:type="gramEnd"/>
          </w:p>
        </w:tc>
      </w:tr>
      <w:tr w:rsidR="00A20511" w:rsidRPr="00C7654D" w14:paraId="6846D884" w14:textId="77777777" w:rsidTr="00E913E8">
        <w:trPr>
          <w:trHeight w:val="285"/>
        </w:trPr>
        <w:tc>
          <w:tcPr>
            <w:tcW w:w="1400" w:type="dxa"/>
            <w:tcBorders>
              <w:top w:val="single" w:sz="4" w:space="0" w:color="auto"/>
              <w:left w:val="single" w:sz="4" w:space="0" w:color="auto"/>
              <w:bottom w:val="single" w:sz="4" w:space="0" w:color="auto"/>
              <w:right w:val="single" w:sz="4" w:space="0" w:color="auto"/>
            </w:tcBorders>
            <w:shd w:val="clear" w:color="auto" w:fill="auto"/>
            <w:vAlign w:val="center"/>
          </w:tcPr>
          <w:p w14:paraId="37C93259" w14:textId="77777777" w:rsidR="00A20511" w:rsidRDefault="00A20511" w:rsidP="00000FFB">
            <w:pPr>
              <w:spacing w:line="240" w:lineRule="auto"/>
            </w:pPr>
            <w:r>
              <w:rPr>
                <w:rFonts w:hint="eastAsia"/>
              </w:rPr>
              <w:t>2018-11-2</w:t>
            </w:r>
            <w:r w:rsidR="00000FFB">
              <w:t>0</w:t>
            </w:r>
          </w:p>
        </w:tc>
        <w:tc>
          <w:tcPr>
            <w:tcW w:w="1120" w:type="dxa"/>
            <w:tcBorders>
              <w:top w:val="single" w:sz="4" w:space="0" w:color="auto"/>
              <w:left w:val="nil"/>
              <w:bottom w:val="single" w:sz="4" w:space="0" w:color="auto"/>
              <w:right w:val="single" w:sz="4" w:space="0" w:color="auto"/>
            </w:tcBorders>
            <w:shd w:val="clear" w:color="auto" w:fill="auto"/>
            <w:vAlign w:val="center"/>
          </w:tcPr>
          <w:p w14:paraId="3C9D535B" w14:textId="77777777" w:rsidR="00A20511" w:rsidRDefault="00A20511" w:rsidP="00A20511">
            <w:pPr>
              <w:spacing w:line="240" w:lineRule="auto"/>
            </w:pPr>
            <w:r>
              <w:rPr>
                <w:rFonts w:hint="eastAsia"/>
              </w:rPr>
              <w:t>0.</w:t>
            </w:r>
            <w:r>
              <w:t>8</w:t>
            </w:r>
          </w:p>
        </w:tc>
        <w:tc>
          <w:tcPr>
            <w:tcW w:w="3722" w:type="dxa"/>
            <w:tcBorders>
              <w:top w:val="single" w:sz="4" w:space="0" w:color="auto"/>
              <w:left w:val="nil"/>
              <w:bottom w:val="single" w:sz="4" w:space="0" w:color="auto"/>
              <w:right w:val="single" w:sz="4" w:space="0" w:color="auto"/>
            </w:tcBorders>
            <w:shd w:val="clear" w:color="auto" w:fill="auto"/>
            <w:vAlign w:val="center"/>
          </w:tcPr>
          <w:p w14:paraId="7A939E6D" w14:textId="77777777" w:rsidR="00A20511" w:rsidRDefault="00A20511" w:rsidP="00A20511">
            <w:pPr>
              <w:spacing w:line="240" w:lineRule="auto"/>
            </w:pPr>
            <w:r>
              <w:rPr>
                <w:rFonts w:hint="eastAsia"/>
              </w:rPr>
              <w:t>内容修订</w:t>
            </w:r>
          </w:p>
        </w:tc>
        <w:tc>
          <w:tcPr>
            <w:tcW w:w="2127" w:type="dxa"/>
            <w:tcBorders>
              <w:top w:val="single" w:sz="4" w:space="0" w:color="auto"/>
              <w:left w:val="nil"/>
              <w:bottom w:val="single" w:sz="4" w:space="0" w:color="auto"/>
              <w:right w:val="single" w:sz="4" w:space="0" w:color="auto"/>
            </w:tcBorders>
            <w:shd w:val="clear" w:color="auto" w:fill="auto"/>
            <w:vAlign w:val="center"/>
          </w:tcPr>
          <w:p w14:paraId="0C31A9AC" w14:textId="77777777" w:rsidR="00A20511" w:rsidRDefault="00A20511" w:rsidP="00A20511">
            <w:pPr>
              <w:spacing w:line="240" w:lineRule="auto"/>
            </w:pPr>
            <w:r>
              <w:rPr>
                <w:rFonts w:hint="eastAsia"/>
              </w:rPr>
              <w:t>关雪峰</w:t>
            </w:r>
          </w:p>
        </w:tc>
      </w:tr>
      <w:tr w:rsidR="00000FFB" w:rsidRPr="00C7654D" w14:paraId="2347C90E" w14:textId="77777777" w:rsidTr="00E913E8">
        <w:trPr>
          <w:trHeight w:val="285"/>
        </w:trPr>
        <w:tc>
          <w:tcPr>
            <w:tcW w:w="1400" w:type="dxa"/>
            <w:tcBorders>
              <w:top w:val="single" w:sz="4" w:space="0" w:color="auto"/>
              <w:left w:val="single" w:sz="4" w:space="0" w:color="auto"/>
              <w:bottom w:val="single" w:sz="4" w:space="0" w:color="auto"/>
              <w:right w:val="single" w:sz="4" w:space="0" w:color="auto"/>
            </w:tcBorders>
            <w:shd w:val="clear" w:color="auto" w:fill="auto"/>
            <w:vAlign w:val="center"/>
          </w:tcPr>
          <w:p w14:paraId="00ED202A" w14:textId="77777777" w:rsidR="00000FFB" w:rsidRDefault="00000FFB" w:rsidP="00000FFB">
            <w:pPr>
              <w:spacing w:line="240" w:lineRule="auto"/>
            </w:pPr>
            <w:r>
              <w:rPr>
                <w:rFonts w:hint="eastAsia"/>
              </w:rPr>
              <w:t>2018-11-2</w:t>
            </w:r>
            <w:r>
              <w:t>1</w:t>
            </w:r>
          </w:p>
        </w:tc>
        <w:tc>
          <w:tcPr>
            <w:tcW w:w="1120" w:type="dxa"/>
            <w:tcBorders>
              <w:top w:val="single" w:sz="4" w:space="0" w:color="auto"/>
              <w:left w:val="nil"/>
              <w:bottom w:val="single" w:sz="4" w:space="0" w:color="auto"/>
              <w:right w:val="single" w:sz="4" w:space="0" w:color="auto"/>
            </w:tcBorders>
            <w:shd w:val="clear" w:color="auto" w:fill="auto"/>
            <w:vAlign w:val="center"/>
          </w:tcPr>
          <w:p w14:paraId="23F7A76D" w14:textId="77777777" w:rsidR="00000FFB" w:rsidRDefault="00000FFB" w:rsidP="00000FFB">
            <w:pPr>
              <w:spacing w:line="240" w:lineRule="auto"/>
            </w:pPr>
            <w:r>
              <w:rPr>
                <w:rFonts w:hint="eastAsia"/>
              </w:rPr>
              <w:t>0.</w:t>
            </w:r>
            <w:r>
              <w:t>9</w:t>
            </w:r>
          </w:p>
        </w:tc>
        <w:tc>
          <w:tcPr>
            <w:tcW w:w="3722" w:type="dxa"/>
            <w:tcBorders>
              <w:top w:val="single" w:sz="4" w:space="0" w:color="auto"/>
              <w:left w:val="nil"/>
              <w:bottom w:val="single" w:sz="4" w:space="0" w:color="auto"/>
              <w:right w:val="single" w:sz="4" w:space="0" w:color="auto"/>
            </w:tcBorders>
            <w:shd w:val="clear" w:color="auto" w:fill="auto"/>
            <w:vAlign w:val="center"/>
          </w:tcPr>
          <w:p w14:paraId="6EDED4F7" w14:textId="77777777" w:rsidR="00000FFB" w:rsidRDefault="00000FFB" w:rsidP="00000FFB">
            <w:pPr>
              <w:spacing w:line="240" w:lineRule="auto"/>
            </w:pPr>
            <w:r>
              <w:rPr>
                <w:rFonts w:hint="eastAsia"/>
              </w:rPr>
              <w:t>内容修订</w:t>
            </w:r>
          </w:p>
        </w:tc>
        <w:tc>
          <w:tcPr>
            <w:tcW w:w="2127" w:type="dxa"/>
            <w:tcBorders>
              <w:top w:val="single" w:sz="4" w:space="0" w:color="auto"/>
              <w:left w:val="nil"/>
              <w:bottom w:val="single" w:sz="4" w:space="0" w:color="auto"/>
              <w:right w:val="single" w:sz="4" w:space="0" w:color="auto"/>
            </w:tcBorders>
            <w:shd w:val="clear" w:color="auto" w:fill="auto"/>
            <w:vAlign w:val="center"/>
          </w:tcPr>
          <w:p w14:paraId="759D014C" w14:textId="77777777" w:rsidR="00000FFB" w:rsidRDefault="00000FFB" w:rsidP="00000FFB">
            <w:pPr>
              <w:spacing w:line="240" w:lineRule="auto"/>
            </w:pPr>
            <w:r>
              <w:rPr>
                <w:rFonts w:hint="eastAsia"/>
              </w:rPr>
              <w:t>关雪峰</w:t>
            </w:r>
          </w:p>
        </w:tc>
      </w:tr>
      <w:tr w:rsidR="00F52CEB" w:rsidRPr="00C7654D" w14:paraId="3853CCA5" w14:textId="77777777" w:rsidTr="00E913E8">
        <w:trPr>
          <w:trHeight w:val="285"/>
        </w:trPr>
        <w:tc>
          <w:tcPr>
            <w:tcW w:w="1400" w:type="dxa"/>
            <w:tcBorders>
              <w:top w:val="single" w:sz="4" w:space="0" w:color="auto"/>
              <w:left w:val="single" w:sz="4" w:space="0" w:color="auto"/>
              <w:bottom w:val="single" w:sz="4" w:space="0" w:color="auto"/>
              <w:right w:val="single" w:sz="4" w:space="0" w:color="auto"/>
            </w:tcBorders>
            <w:shd w:val="clear" w:color="auto" w:fill="auto"/>
            <w:vAlign w:val="center"/>
          </w:tcPr>
          <w:p w14:paraId="13F8EF16" w14:textId="77777777" w:rsidR="00F52CEB" w:rsidRDefault="00F52CEB" w:rsidP="00000FFB">
            <w:pPr>
              <w:spacing w:line="240" w:lineRule="auto"/>
            </w:pPr>
            <w:r>
              <w:rPr>
                <w:rFonts w:hint="eastAsia"/>
              </w:rPr>
              <w:t>2</w:t>
            </w:r>
            <w:r>
              <w:t>018-11-21</w:t>
            </w:r>
          </w:p>
        </w:tc>
        <w:tc>
          <w:tcPr>
            <w:tcW w:w="1120" w:type="dxa"/>
            <w:tcBorders>
              <w:top w:val="single" w:sz="4" w:space="0" w:color="auto"/>
              <w:left w:val="nil"/>
              <w:bottom w:val="single" w:sz="4" w:space="0" w:color="auto"/>
              <w:right w:val="single" w:sz="4" w:space="0" w:color="auto"/>
            </w:tcBorders>
            <w:shd w:val="clear" w:color="auto" w:fill="auto"/>
            <w:vAlign w:val="center"/>
          </w:tcPr>
          <w:p w14:paraId="4FF8E008" w14:textId="77777777" w:rsidR="00F52CEB" w:rsidRDefault="00F52CEB" w:rsidP="00000FFB">
            <w:pPr>
              <w:spacing w:line="240" w:lineRule="auto"/>
            </w:pPr>
            <w:r>
              <w:rPr>
                <w:rFonts w:hint="eastAsia"/>
              </w:rPr>
              <w:t>0</w:t>
            </w:r>
            <w:r>
              <w:t>.9.1</w:t>
            </w:r>
          </w:p>
        </w:tc>
        <w:tc>
          <w:tcPr>
            <w:tcW w:w="3722" w:type="dxa"/>
            <w:tcBorders>
              <w:top w:val="single" w:sz="4" w:space="0" w:color="auto"/>
              <w:left w:val="nil"/>
              <w:bottom w:val="single" w:sz="4" w:space="0" w:color="auto"/>
              <w:right w:val="single" w:sz="4" w:space="0" w:color="auto"/>
            </w:tcBorders>
            <w:shd w:val="clear" w:color="auto" w:fill="auto"/>
            <w:vAlign w:val="center"/>
          </w:tcPr>
          <w:p w14:paraId="19B75FDC" w14:textId="77777777" w:rsidR="00F52CEB" w:rsidRDefault="00F52CEB" w:rsidP="00000FFB">
            <w:pPr>
              <w:spacing w:line="240" w:lineRule="auto"/>
            </w:pPr>
            <w:r>
              <w:rPr>
                <w:rFonts w:hint="eastAsia"/>
              </w:rPr>
              <w:t>数据表命名修订</w:t>
            </w:r>
          </w:p>
        </w:tc>
        <w:tc>
          <w:tcPr>
            <w:tcW w:w="2127" w:type="dxa"/>
            <w:tcBorders>
              <w:top w:val="single" w:sz="4" w:space="0" w:color="auto"/>
              <w:left w:val="nil"/>
              <w:bottom w:val="single" w:sz="4" w:space="0" w:color="auto"/>
              <w:right w:val="single" w:sz="4" w:space="0" w:color="auto"/>
            </w:tcBorders>
            <w:shd w:val="clear" w:color="auto" w:fill="auto"/>
            <w:vAlign w:val="center"/>
          </w:tcPr>
          <w:p w14:paraId="2AE5434E" w14:textId="77777777" w:rsidR="00F52CEB" w:rsidRDefault="00F52CEB" w:rsidP="00000FFB">
            <w:pPr>
              <w:spacing w:line="240" w:lineRule="auto"/>
            </w:pPr>
            <w:proofErr w:type="gramStart"/>
            <w:r>
              <w:rPr>
                <w:rFonts w:hint="eastAsia"/>
              </w:rPr>
              <w:t>余列冰</w:t>
            </w:r>
            <w:proofErr w:type="gramEnd"/>
          </w:p>
        </w:tc>
      </w:tr>
      <w:tr w:rsidR="00402DF6" w:rsidRPr="00C7654D" w14:paraId="6188DEB4" w14:textId="77777777" w:rsidTr="00E913E8">
        <w:trPr>
          <w:trHeight w:val="285"/>
        </w:trPr>
        <w:tc>
          <w:tcPr>
            <w:tcW w:w="1400" w:type="dxa"/>
            <w:tcBorders>
              <w:top w:val="single" w:sz="4" w:space="0" w:color="auto"/>
              <w:left w:val="single" w:sz="4" w:space="0" w:color="auto"/>
              <w:bottom w:val="single" w:sz="4" w:space="0" w:color="auto"/>
              <w:right w:val="single" w:sz="4" w:space="0" w:color="auto"/>
            </w:tcBorders>
            <w:shd w:val="clear" w:color="auto" w:fill="auto"/>
            <w:vAlign w:val="center"/>
          </w:tcPr>
          <w:p w14:paraId="19871A7D" w14:textId="4D855B31" w:rsidR="00402DF6" w:rsidRDefault="00402DF6" w:rsidP="00000FFB">
            <w:pPr>
              <w:spacing w:line="240" w:lineRule="auto"/>
            </w:pPr>
            <w:r>
              <w:rPr>
                <w:rFonts w:hint="eastAsia"/>
              </w:rPr>
              <w:t>2018-11-27</w:t>
            </w:r>
          </w:p>
        </w:tc>
        <w:tc>
          <w:tcPr>
            <w:tcW w:w="1120" w:type="dxa"/>
            <w:tcBorders>
              <w:top w:val="single" w:sz="4" w:space="0" w:color="auto"/>
              <w:left w:val="nil"/>
              <w:bottom w:val="single" w:sz="4" w:space="0" w:color="auto"/>
              <w:right w:val="single" w:sz="4" w:space="0" w:color="auto"/>
            </w:tcBorders>
            <w:shd w:val="clear" w:color="auto" w:fill="auto"/>
            <w:vAlign w:val="center"/>
          </w:tcPr>
          <w:p w14:paraId="6F0FEF45" w14:textId="507756C6" w:rsidR="00402DF6" w:rsidRDefault="00402DF6" w:rsidP="00000FFB">
            <w:pPr>
              <w:spacing w:line="240" w:lineRule="auto"/>
            </w:pPr>
            <w:r>
              <w:rPr>
                <w:rFonts w:hint="eastAsia"/>
              </w:rPr>
              <w:t>0.9.2</w:t>
            </w:r>
          </w:p>
        </w:tc>
        <w:tc>
          <w:tcPr>
            <w:tcW w:w="3722" w:type="dxa"/>
            <w:tcBorders>
              <w:top w:val="single" w:sz="4" w:space="0" w:color="auto"/>
              <w:left w:val="nil"/>
              <w:bottom w:val="single" w:sz="4" w:space="0" w:color="auto"/>
              <w:right w:val="single" w:sz="4" w:space="0" w:color="auto"/>
            </w:tcBorders>
            <w:shd w:val="clear" w:color="auto" w:fill="auto"/>
            <w:vAlign w:val="center"/>
          </w:tcPr>
          <w:p w14:paraId="515B1D4E" w14:textId="1107B00A" w:rsidR="00402DF6" w:rsidRDefault="00402DF6" w:rsidP="00000FFB">
            <w:pPr>
              <w:spacing w:line="240" w:lineRule="auto"/>
            </w:pPr>
            <w:r>
              <w:rPr>
                <w:rFonts w:hint="eastAsia"/>
              </w:rPr>
              <w:t>反馈意见修订</w:t>
            </w:r>
          </w:p>
        </w:tc>
        <w:tc>
          <w:tcPr>
            <w:tcW w:w="2127" w:type="dxa"/>
            <w:tcBorders>
              <w:top w:val="single" w:sz="4" w:space="0" w:color="auto"/>
              <w:left w:val="nil"/>
              <w:bottom w:val="single" w:sz="4" w:space="0" w:color="auto"/>
              <w:right w:val="single" w:sz="4" w:space="0" w:color="auto"/>
            </w:tcBorders>
            <w:shd w:val="clear" w:color="auto" w:fill="auto"/>
            <w:vAlign w:val="center"/>
          </w:tcPr>
          <w:p w14:paraId="2F802143" w14:textId="1C8F2F5B" w:rsidR="00402DF6" w:rsidRDefault="00402DF6" w:rsidP="00000FFB">
            <w:pPr>
              <w:spacing w:line="240" w:lineRule="auto"/>
            </w:pPr>
            <w:proofErr w:type="gramStart"/>
            <w:r>
              <w:rPr>
                <w:rFonts w:hint="eastAsia"/>
              </w:rPr>
              <w:t>余列冰</w:t>
            </w:r>
            <w:proofErr w:type="gramEnd"/>
          </w:p>
        </w:tc>
      </w:tr>
      <w:tr w:rsidR="009A2FD7" w:rsidRPr="00C7654D" w14:paraId="45E9402B" w14:textId="77777777" w:rsidTr="00E913E8">
        <w:trPr>
          <w:trHeight w:val="285"/>
        </w:trPr>
        <w:tc>
          <w:tcPr>
            <w:tcW w:w="1400" w:type="dxa"/>
            <w:tcBorders>
              <w:top w:val="single" w:sz="4" w:space="0" w:color="auto"/>
              <w:left w:val="single" w:sz="4" w:space="0" w:color="auto"/>
              <w:bottom w:val="single" w:sz="4" w:space="0" w:color="auto"/>
              <w:right w:val="single" w:sz="4" w:space="0" w:color="auto"/>
            </w:tcBorders>
            <w:shd w:val="clear" w:color="auto" w:fill="auto"/>
            <w:vAlign w:val="center"/>
          </w:tcPr>
          <w:p w14:paraId="5F47326A" w14:textId="1FD4D25E" w:rsidR="009A2FD7" w:rsidRDefault="009A2FD7" w:rsidP="009A2FD7">
            <w:pPr>
              <w:spacing w:line="240" w:lineRule="auto"/>
            </w:pPr>
            <w:r>
              <w:rPr>
                <w:rFonts w:hint="eastAsia"/>
              </w:rPr>
              <w:t>2018-11-2</w:t>
            </w:r>
            <w:r>
              <w:t>8</w:t>
            </w:r>
          </w:p>
        </w:tc>
        <w:tc>
          <w:tcPr>
            <w:tcW w:w="1120" w:type="dxa"/>
            <w:tcBorders>
              <w:top w:val="single" w:sz="4" w:space="0" w:color="auto"/>
              <w:left w:val="nil"/>
              <w:bottom w:val="single" w:sz="4" w:space="0" w:color="auto"/>
              <w:right w:val="single" w:sz="4" w:space="0" w:color="auto"/>
            </w:tcBorders>
            <w:shd w:val="clear" w:color="auto" w:fill="auto"/>
            <w:vAlign w:val="center"/>
          </w:tcPr>
          <w:p w14:paraId="4965FCD3" w14:textId="0E0E41B2" w:rsidR="009A2FD7" w:rsidRDefault="009A2FD7" w:rsidP="009A2FD7">
            <w:pPr>
              <w:spacing w:line="240" w:lineRule="auto"/>
            </w:pPr>
            <w:r>
              <w:rPr>
                <w:rFonts w:hint="eastAsia"/>
              </w:rPr>
              <w:t>0.9.</w:t>
            </w:r>
            <w:r>
              <w:t>3</w:t>
            </w:r>
          </w:p>
        </w:tc>
        <w:tc>
          <w:tcPr>
            <w:tcW w:w="3722" w:type="dxa"/>
            <w:tcBorders>
              <w:top w:val="single" w:sz="4" w:space="0" w:color="auto"/>
              <w:left w:val="nil"/>
              <w:bottom w:val="single" w:sz="4" w:space="0" w:color="auto"/>
              <w:right w:val="single" w:sz="4" w:space="0" w:color="auto"/>
            </w:tcBorders>
            <w:shd w:val="clear" w:color="auto" w:fill="auto"/>
            <w:vAlign w:val="center"/>
          </w:tcPr>
          <w:p w14:paraId="68A10F34" w14:textId="04FCFF16" w:rsidR="009A2FD7" w:rsidRDefault="009A2FD7" w:rsidP="009A2FD7">
            <w:pPr>
              <w:spacing w:line="240" w:lineRule="auto"/>
            </w:pPr>
            <w:r>
              <w:rPr>
                <w:rFonts w:hint="eastAsia"/>
              </w:rPr>
              <w:t>反馈意见修订</w:t>
            </w:r>
          </w:p>
        </w:tc>
        <w:tc>
          <w:tcPr>
            <w:tcW w:w="2127" w:type="dxa"/>
            <w:tcBorders>
              <w:top w:val="single" w:sz="4" w:space="0" w:color="auto"/>
              <w:left w:val="nil"/>
              <w:bottom w:val="single" w:sz="4" w:space="0" w:color="auto"/>
              <w:right w:val="single" w:sz="4" w:space="0" w:color="auto"/>
            </w:tcBorders>
            <w:shd w:val="clear" w:color="auto" w:fill="auto"/>
            <w:vAlign w:val="center"/>
          </w:tcPr>
          <w:p w14:paraId="05D134F5" w14:textId="42E736BE" w:rsidR="009A2FD7" w:rsidRDefault="009A2FD7" w:rsidP="009A2FD7">
            <w:pPr>
              <w:spacing w:line="240" w:lineRule="auto"/>
            </w:pPr>
            <w:proofErr w:type="gramStart"/>
            <w:r>
              <w:rPr>
                <w:rFonts w:hint="eastAsia"/>
              </w:rPr>
              <w:t>向隆刚</w:t>
            </w:r>
            <w:proofErr w:type="gramEnd"/>
          </w:p>
        </w:tc>
      </w:tr>
    </w:tbl>
    <w:p w14:paraId="01DEB075" w14:textId="77777777" w:rsidR="0037049D" w:rsidRDefault="0037049D" w:rsidP="0037049D"/>
    <w:p w14:paraId="57243C2A" w14:textId="77777777" w:rsidR="0037049D" w:rsidRDefault="0037049D" w:rsidP="0037049D">
      <w:pPr>
        <w:widowControl/>
        <w:autoSpaceDE/>
        <w:autoSpaceDN/>
        <w:adjustRightInd/>
        <w:spacing w:line="240" w:lineRule="auto"/>
      </w:pPr>
      <w:r>
        <w:br w:type="page"/>
      </w:r>
    </w:p>
    <w:sdt>
      <w:sdtPr>
        <w:rPr>
          <w:rFonts w:ascii="Times New Roman" w:eastAsia="宋体" w:hAnsi="Times New Roman" w:cs="Times New Roman"/>
          <w:snapToGrid w:val="0"/>
          <w:color w:val="auto"/>
          <w:sz w:val="21"/>
          <w:szCs w:val="21"/>
          <w:lang w:val="zh-CN"/>
        </w:rPr>
        <w:id w:val="-1030178844"/>
        <w:docPartObj>
          <w:docPartGallery w:val="Table of Contents"/>
          <w:docPartUnique/>
        </w:docPartObj>
      </w:sdtPr>
      <w:sdtEndPr>
        <w:rPr>
          <w:b/>
          <w:bCs/>
        </w:rPr>
      </w:sdtEndPr>
      <w:sdtContent>
        <w:p w14:paraId="2424F1ED" w14:textId="77777777" w:rsidR="0037049D" w:rsidRDefault="0037049D" w:rsidP="005F601E">
          <w:pPr>
            <w:pStyle w:val="TOC"/>
            <w:jc w:val="center"/>
          </w:pPr>
          <w:r>
            <w:rPr>
              <w:lang w:val="zh-CN"/>
            </w:rPr>
            <w:t>目录</w:t>
          </w:r>
        </w:p>
        <w:p w14:paraId="185E9F5A" w14:textId="3DCD4FEC" w:rsidR="00402DF6" w:rsidRDefault="0037049D">
          <w:pPr>
            <w:pStyle w:val="TOC1"/>
            <w:tabs>
              <w:tab w:val="left" w:pos="420"/>
              <w:tab w:val="right" w:leader="dot" w:pos="8296"/>
            </w:tabs>
            <w:rPr>
              <w:rFonts w:asciiTheme="minorHAnsi" w:eastAsiaTheme="minorEastAsia" w:hAnsiTheme="minorHAnsi" w:cstheme="minorBidi"/>
              <w:noProof/>
              <w:snapToGrid/>
              <w:kern w:val="2"/>
              <w:szCs w:val="22"/>
            </w:rPr>
          </w:pPr>
          <w:r>
            <w:fldChar w:fldCharType="begin"/>
          </w:r>
          <w:r>
            <w:instrText xml:space="preserve"> TOC \o "1-2" \h \z \u </w:instrText>
          </w:r>
          <w:r>
            <w:fldChar w:fldCharType="separate"/>
          </w:r>
          <w:hyperlink w:anchor="_Toc531094337" w:history="1">
            <w:r w:rsidR="00402DF6" w:rsidRPr="00F02793">
              <w:rPr>
                <w:rStyle w:val="afc"/>
                <w:noProof/>
              </w:rPr>
              <w:t>1</w:t>
            </w:r>
            <w:r w:rsidR="00402DF6">
              <w:rPr>
                <w:rFonts w:asciiTheme="minorHAnsi" w:eastAsiaTheme="minorEastAsia" w:hAnsiTheme="minorHAnsi" w:cstheme="minorBidi"/>
                <w:noProof/>
                <w:snapToGrid/>
                <w:kern w:val="2"/>
                <w:szCs w:val="22"/>
              </w:rPr>
              <w:tab/>
            </w:r>
            <w:r w:rsidR="00402DF6" w:rsidRPr="00F02793">
              <w:rPr>
                <w:rStyle w:val="afc"/>
                <w:noProof/>
              </w:rPr>
              <w:t>总体设计</w:t>
            </w:r>
            <w:r w:rsidR="00402DF6">
              <w:rPr>
                <w:noProof/>
                <w:webHidden/>
              </w:rPr>
              <w:tab/>
            </w:r>
            <w:r w:rsidR="00402DF6">
              <w:rPr>
                <w:noProof/>
                <w:webHidden/>
              </w:rPr>
              <w:fldChar w:fldCharType="begin"/>
            </w:r>
            <w:r w:rsidR="00402DF6">
              <w:rPr>
                <w:noProof/>
                <w:webHidden/>
              </w:rPr>
              <w:instrText xml:space="preserve"> PAGEREF _Toc531094337 \h </w:instrText>
            </w:r>
            <w:r w:rsidR="00402DF6">
              <w:rPr>
                <w:noProof/>
                <w:webHidden/>
              </w:rPr>
            </w:r>
            <w:r w:rsidR="00402DF6">
              <w:rPr>
                <w:noProof/>
                <w:webHidden/>
              </w:rPr>
              <w:fldChar w:fldCharType="separate"/>
            </w:r>
            <w:r w:rsidR="00402DF6">
              <w:rPr>
                <w:noProof/>
                <w:webHidden/>
              </w:rPr>
              <w:t>4</w:t>
            </w:r>
            <w:r w:rsidR="00402DF6">
              <w:rPr>
                <w:noProof/>
                <w:webHidden/>
              </w:rPr>
              <w:fldChar w:fldCharType="end"/>
            </w:r>
          </w:hyperlink>
        </w:p>
        <w:p w14:paraId="0113F0F7" w14:textId="0D98F609" w:rsidR="00402DF6" w:rsidRDefault="00335A39">
          <w:pPr>
            <w:pStyle w:val="TOC1"/>
            <w:tabs>
              <w:tab w:val="left" w:pos="420"/>
              <w:tab w:val="right" w:leader="dot" w:pos="8296"/>
            </w:tabs>
            <w:rPr>
              <w:rFonts w:asciiTheme="minorHAnsi" w:eastAsiaTheme="minorEastAsia" w:hAnsiTheme="minorHAnsi" w:cstheme="minorBidi"/>
              <w:noProof/>
              <w:snapToGrid/>
              <w:kern w:val="2"/>
              <w:szCs w:val="22"/>
            </w:rPr>
          </w:pPr>
          <w:hyperlink w:anchor="_Toc531094338" w:history="1">
            <w:r w:rsidR="00402DF6" w:rsidRPr="00F02793">
              <w:rPr>
                <w:rStyle w:val="afc"/>
                <w:noProof/>
              </w:rPr>
              <w:t>2</w:t>
            </w:r>
            <w:r w:rsidR="00402DF6">
              <w:rPr>
                <w:rFonts w:asciiTheme="minorHAnsi" w:eastAsiaTheme="minorEastAsia" w:hAnsiTheme="minorHAnsi" w:cstheme="minorBidi"/>
                <w:noProof/>
                <w:snapToGrid/>
                <w:kern w:val="2"/>
                <w:szCs w:val="22"/>
              </w:rPr>
              <w:tab/>
            </w:r>
            <w:r w:rsidR="00402DF6" w:rsidRPr="00F02793">
              <w:rPr>
                <w:rStyle w:val="afc"/>
                <w:noProof/>
              </w:rPr>
              <w:t>主要场景列表</w:t>
            </w:r>
            <w:r w:rsidR="00402DF6">
              <w:rPr>
                <w:noProof/>
                <w:webHidden/>
              </w:rPr>
              <w:tab/>
            </w:r>
            <w:r w:rsidR="00402DF6">
              <w:rPr>
                <w:noProof/>
                <w:webHidden/>
              </w:rPr>
              <w:fldChar w:fldCharType="begin"/>
            </w:r>
            <w:r w:rsidR="00402DF6">
              <w:rPr>
                <w:noProof/>
                <w:webHidden/>
              </w:rPr>
              <w:instrText xml:space="preserve"> PAGEREF _Toc531094338 \h </w:instrText>
            </w:r>
            <w:r w:rsidR="00402DF6">
              <w:rPr>
                <w:noProof/>
                <w:webHidden/>
              </w:rPr>
            </w:r>
            <w:r w:rsidR="00402DF6">
              <w:rPr>
                <w:noProof/>
                <w:webHidden/>
              </w:rPr>
              <w:fldChar w:fldCharType="separate"/>
            </w:r>
            <w:r w:rsidR="00402DF6">
              <w:rPr>
                <w:noProof/>
                <w:webHidden/>
              </w:rPr>
              <w:t>5</w:t>
            </w:r>
            <w:r w:rsidR="00402DF6">
              <w:rPr>
                <w:noProof/>
                <w:webHidden/>
              </w:rPr>
              <w:fldChar w:fldCharType="end"/>
            </w:r>
          </w:hyperlink>
        </w:p>
        <w:p w14:paraId="750FE478" w14:textId="278A92AE" w:rsidR="00402DF6" w:rsidRDefault="00335A39">
          <w:pPr>
            <w:pStyle w:val="TOC2"/>
            <w:tabs>
              <w:tab w:val="left" w:pos="1260"/>
              <w:tab w:val="right" w:leader="dot" w:pos="8296"/>
            </w:tabs>
            <w:rPr>
              <w:rFonts w:asciiTheme="minorHAnsi" w:eastAsiaTheme="minorEastAsia" w:hAnsiTheme="minorHAnsi" w:cstheme="minorBidi"/>
              <w:noProof/>
              <w:snapToGrid/>
              <w:kern w:val="2"/>
              <w:szCs w:val="22"/>
            </w:rPr>
          </w:pPr>
          <w:hyperlink w:anchor="_Toc531094339" w:history="1">
            <w:r w:rsidR="00402DF6" w:rsidRPr="00F02793">
              <w:rPr>
                <w:rStyle w:val="afc"/>
                <w:noProof/>
              </w:rPr>
              <w:t>2.1</w:t>
            </w:r>
            <w:r w:rsidR="00402DF6">
              <w:rPr>
                <w:rFonts w:asciiTheme="minorHAnsi" w:eastAsiaTheme="minorEastAsia" w:hAnsiTheme="minorHAnsi" w:cstheme="minorBidi"/>
                <w:noProof/>
                <w:snapToGrid/>
                <w:kern w:val="2"/>
                <w:szCs w:val="22"/>
              </w:rPr>
              <w:tab/>
            </w:r>
            <w:r w:rsidR="00402DF6" w:rsidRPr="00F02793">
              <w:rPr>
                <w:rStyle w:val="afc"/>
                <w:noProof/>
              </w:rPr>
              <w:t>查询功能</w:t>
            </w:r>
            <w:r w:rsidR="00402DF6">
              <w:rPr>
                <w:noProof/>
                <w:webHidden/>
              </w:rPr>
              <w:tab/>
            </w:r>
            <w:r w:rsidR="00402DF6">
              <w:rPr>
                <w:noProof/>
                <w:webHidden/>
              </w:rPr>
              <w:fldChar w:fldCharType="begin"/>
            </w:r>
            <w:r w:rsidR="00402DF6">
              <w:rPr>
                <w:noProof/>
                <w:webHidden/>
              </w:rPr>
              <w:instrText xml:space="preserve"> PAGEREF _Toc531094339 \h </w:instrText>
            </w:r>
            <w:r w:rsidR="00402DF6">
              <w:rPr>
                <w:noProof/>
                <w:webHidden/>
              </w:rPr>
            </w:r>
            <w:r w:rsidR="00402DF6">
              <w:rPr>
                <w:noProof/>
                <w:webHidden/>
              </w:rPr>
              <w:fldChar w:fldCharType="separate"/>
            </w:r>
            <w:r w:rsidR="00402DF6">
              <w:rPr>
                <w:noProof/>
                <w:webHidden/>
              </w:rPr>
              <w:t>5</w:t>
            </w:r>
            <w:r w:rsidR="00402DF6">
              <w:rPr>
                <w:noProof/>
                <w:webHidden/>
              </w:rPr>
              <w:fldChar w:fldCharType="end"/>
            </w:r>
          </w:hyperlink>
        </w:p>
        <w:p w14:paraId="7DBCC2A5" w14:textId="14617823" w:rsidR="00402DF6" w:rsidRDefault="00335A39">
          <w:pPr>
            <w:pStyle w:val="TOC2"/>
            <w:tabs>
              <w:tab w:val="left" w:pos="1260"/>
              <w:tab w:val="right" w:leader="dot" w:pos="8296"/>
            </w:tabs>
            <w:rPr>
              <w:rFonts w:asciiTheme="minorHAnsi" w:eastAsiaTheme="minorEastAsia" w:hAnsiTheme="minorHAnsi" w:cstheme="minorBidi"/>
              <w:noProof/>
              <w:snapToGrid/>
              <w:kern w:val="2"/>
              <w:szCs w:val="22"/>
            </w:rPr>
          </w:pPr>
          <w:hyperlink w:anchor="_Toc531094340" w:history="1">
            <w:r w:rsidR="00402DF6" w:rsidRPr="00F02793">
              <w:rPr>
                <w:rStyle w:val="afc"/>
                <w:noProof/>
              </w:rPr>
              <w:t>2.2</w:t>
            </w:r>
            <w:r w:rsidR="00402DF6">
              <w:rPr>
                <w:rFonts w:asciiTheme="minorHAnsi" w:eastAsiaTheme="minorEastAsia" w:hAnsiTheme="minorHAnsi" w:cstheme="minorBidi"/>
                <w:noProof/>
                <w:snapToGrid/>
                <w:kern w:val="2"/>
                <w:szCs w:val="22"/>
              </w:rPr>
              <w:tab/>
            </w:r>
            <w:r w:rsidR="00402DF6" w:rsidRPr="00F02793">
              <w:rPr>
                <w:rStyle w:val="afc"/>
                <w:noProof/>
              </w:rPr>
              <w:t>存储功能</w:t>
            </w:r>
            <w:r w:rsidR="00402DF6">
              <w:rPr>
                <w:noProof/>
                <w:webHidden/>
              </w:rPr>
              <w:tab/>
            </w:r>
            <w:r w:rsidR="00402DF6">
              <w:rPr>
                <w:noProof/>
                <w:webHidden/>
              </w:rPr>
              <w:fldChar w:fldCharType="begin"/>
            </w:r>
            <w:r w:rsidR="00402DF6">
              <w:rPr>
                <w:noProof/>
                <w:webHidden/>
              </w:rPr>
              <w:instrText xml:space="preserve"> PAGEREF _Toc531094340 \h </w:instrText>
            </w:r>
            <w:r w:rsidR="00402DF6">
              <w:rPr>
                <w:noProof/>
                <w:webHidden/>
              </w:rPr>
            </w:r>
            <w:r w:rsidR="00402DF6">
              <w:rPr>
                <w:noProof/>
                <w:webHidden/>
              </w:rPr>
              <w:fldChar w:fldCharType="separate"/>
            </w:r>
            <w:r w:rsidR="00402DF6">
              <w:rPr>
                <w:noProof/>
                <w:webHidden/>
              </w:rPr>
              <w:t>6</w:t>
            </w:r>
            <w:r w:rsidR="00402DF6">
              <w:rPr>
                <w:noProof/>
                <w:webHidden/>
              </w:rPr>
              <w:fldChar w:fldCharType="end"/>
            </w:r>
          </w:hyperlink>
        </w:p>
        <w:p w14:paraId="4D84290E" w14:textId="3C455256" w:rsidR="00402DF6" w:rsidRDefault="00335A39">
          <w:pPr>
            <w:pStyle w:val="TOC1"/>
            <w:tabs>
              <w:tab w:val="left" w:pos="420"/>
              <w:tab w:val="right" w:leader="dot" w:pos="8296"/>
            </w:tabs>
            <w:rPr>
              <w:rFonts w:asciiTheme="minorHAnsi" w:eastAsiaTheme="minorEastAsia" w:hAnsiTheme="minorHAnsi" w:cstheme="minorBidi"/>
              <w:noProof/>
              <w:snapToGrid/>
              <w:kern w:val="2"/>
              <w:szCs w:val="22"/>
            </w:rPr>
          </w:pPr>
          <w:hyperlink w:anchor="_Toc531094341" w:history="1">
            <w:r w:rsidR="00402DF6" w:rsidRPr="00F02793">
              <w:rPr>
                <w:rStyle w:val="afc"/>
                <w:noProof/>
              </w:rPr>
              <w:t>3</w:t>
            </w:r>
            <w:r w:rsidR="00402DF6">
              <w:rPr>
                <w:rFonts w:asciiTheme="minorHAnsi" w:eastAsiaTheme="minorEastAsia" w:hAnsiTheme="minorHAnsi" w:cstheme="minorBidi"/>
                <w:noProof/>
                <w:snapToGrid/>
                <w:kern w:val="2"/>
                <w:szCs w:val="22"/>
              </w:rPr>
              <w:tab/>
            </w:r>
            <w:r w:rsidR="00402DF6" w:rsidRPr="00F02793">
              <w:rPr>
                <w:rStyle w:val="afc"/>
                <w:noProof/>
              </w:rPr>
              <w:t>需求分解</w:t>
            </w:r>
            <w:r w:rsidR="00402DF6">
              <w:rPr>
                <w:noProof/>
                <w:webHidden/>
              </w:rPr>
              <w:tab/>
            </w:r>
            <w:r w:rsidR="00402DF6">
              <w:rPr>
                <w:noProof/>
                <w:webHidden/>
              </w:rPr>
              <w:fldChar w:fldCharType="begin"/>
            </w:r>
            <w:r w:rsidR="00402DF6">
              <w:rPr>
                <w:noProof/>
                <w:webHidden/>
              </w:rPr>
              <w:instrText xml:space="preserve"> PAGEREF _Toc531094341 \h </w:instrText>
            </w:r>
            <w:r w:rsidR="00402DF6">
              <w:rPr>
                <w:noProof/>
                <w:webHidden/>
              </w:rPr>
            </w:r>
            <w:r w:rsidR="00402DF6">
              <w:rPr>
                <w:noProof/>
                <w:webHidden/>
              </w:rPr>
              <w:fldChar w:fldCharType="separate"/>
            </w:r>
            <w:r w:rsidR="00402DF6">
              <w:rPr>
                <w:noProof/>
                <w:webHidden/>
              </w:rPr>
              <w:t>7</w:t>
            </w:r>
            <w:r w:rsidR="00402DF6">
              <w:rPr>
                <w:noProof/>
                <w:webHidden/>
              </w:rPr>
              <w:fldChar w:fldCharType="end"/>
            </w:r>
          </w:hyperlink>
        </w:p>
        <w:p w14:paraId="6227D454" w14:textId="322436C5" w:rsidR="00402DF6" w:rsidRDefault="00335A39">
          <w:pPr>
            <w:pStyle w:val="TOC1"/>
            <w:tabs>
              <w:tab w:val="left" w:pos="420"/>
              <w:tab w:val="right" w:leader="dot" w:pos="8296"/>
            </w:tabs>
            <w:rPr>
              <w:rFonts w:asciiTheme="minorHAnsi" w:eastAsiaTheme="minorEastAsia" w:hAnsiTheme="minorHAnsi" w:cstheme="minorBidi"/>
              <w:noProof/>
              <w:snapToGrid/>
              <w:kern w:val="2"/>
              <w:szCs w:val="22"/>
            </w:rPr>
          </w:pPr>
          <w:hyperlink w:anchor="_Toc531094342" w:history="1">
            <w:r w:rsidR="00402DF6" w:rsidRPr="00F02793">
              <w:rPr>
                <w:rStyle w:val="afc"/>
                <w:noProof/>
              </w:rPr>
              <w:t>4</w:t>
            </w:r>
            <w:r w:rsidR="00402DF6">
              <w:rPr>
                <w:rFonts w:asciiTheme="minorHAnsi" w:eastAsiaTheme="minorEastAsia" w:hAnsiTheme="minorHAnsi" w:cstheme="minorBidi"/>
                <w:noProof/>
                <w:snapToGrid/>
                <w:kern w:val="2"/>
                <w:szCs w:val="22"/>
              </w:rPr>
              <w:tab/>
            </w:r>
            <w:r w:rsidR="00402DF6" w:rsidRPr="00F02793">
              <w:rPr>
                <w:rStyle w:val="afc"/>
                <w:noProof/>
              </w:rPr>
              <w:t>子系统上下文</w:t>
            </w:r>
            <w:r w:rsidR="00402DF6">
              <w:rPr>
                <w:noProof/>
                <w:webHidden/>
              </w:rPr>
              <w:tab/>
            </w:r>
            <w:r w:rsidR="00402DF6">
              <w:rPr>
                <w:noProof/>
                <w:webHidden/>
              </w:rPr>
              <w:fldChar w:fldCharType="begin"/>
            </w:r>
            <w:r w:rsidR="00402DF6">
              <w:rPr>
                <w:noProof/>
                <w:webHidden/>
              </w:rPr>
              <w:instrText xml:space="preserve"> PAGEREF _Toc531094342 \h </w:instrText>
            </w:r>
            <w:r w:rsidR="00402DF6">
              <w:rPr>
                <w:noProof/>
                <w:webHidden/>
              </w:rPr>
            </w:r>
            <w:r w:rsidR="00402DF6">
              <w:rPr>
                <w:noProof/>
                <w:webHidden/>
              </w:rPr>
              <w:fldChar w:fldCharType="separate"/>
            </w:r>
            <w:r w:rsidR="00402DF6">
              <w:rPr>
                <w:noProof/>
                <w:webHidden/>
              </w:rPr>
              <w:t>7</w:t>
            </w:r>
            <w:r w:rsidR="00402DF6">
              <w:rPr>
                <w:noProof/>
                <w:webHidden/>
              </w:rPr>
              <w:fldChar w:fldCharType="end"/>
            </w:r>
          </w:hyperlink>
        </w:p>
        <w:p w14:paraId="2D0976FB" w14:textId="11206E10" w:rsidR="00402DF6" w:rsidRDefault="00335A39">
          <w:pPr>
            <w:pStyle w:val="TOC1"/>
            <w:tabs>
              <w:tab w:val="left" w:pos="420"/>
              <w:tab w:val="right" w:leader="dot" w:pos="8296"/>
            </w:tabs>
            <w:rPr>
              <w:rFonts w:asciiTheme="minorHAnsi" w:eastAsiaTheme="minorEastAsia" w:hAnsiTheme="minorHAnsi" w:cstheme="minorBidi"/>
              <w:noProof/>
              <w:snapToGrid/>
              <w:kern w:val="2"/>
              <w:szCs w:val="22"/>
            </w:rPr>
          </w:pPr>
          <w:hyperlink w:anchor="_Toc531094343" w:history="1">
            <w:r w:rsidR="00402DF6" w:rsidRPr="00F02793">
              <w:rPr>
                <w:rStyle w:val="afc"/>
                <w:noProof/>
              </w:rPr>
              <w:t>5</w:t>
            </w:r>
            <w:r w:rsidR="00402DF6">
              <w:rPr>
                <w:rFonts w:asciiTheme="minorHAnsi" w:eastAsiaTheme="minorEastAsia" w:hAnsiTheme="minorHAnsi" w:cstheme="minorBidi"/>
                <w:noProof/>
                <w:snapToGrid/>
                <w:kern w:val="2"/>
                <w:szCs w:val="22"/>
              </w:rPr>
              <w:tab/>
            </w:r>
            <w:r w:rsidR="00402DF6" w:rsidRPr="00F02793">
              <w:rPr>
                <w:rStyle w:val="afc"/>
                <w:noProof/>
              </w:rPr>
              <w:t>子系统逻辑架构</w:t>
            </w:r>
            <w:r w:rsidR="00402DF6">
              <w:rPr>
                <w:noProof/>
                <w:webHidden/>
              </w:rPr>
              <w:tab/>
            </w:r>
            <w:r w:rsidR="00402DF6">
              <w:rPr>
                <w:noProof/>
                <w:webHidden/>
              </w:rPr>
              <w:fldChar w:fldCharType="begin"/>
            </w:r>
            <w:r w:rsidR="00402DF6">
              <w:rPr>
                <w:noProof/>
                <w:webHidden/>
              </w:rPr>
              <w:instrText xml:space="preserve"> PAGEREF _Toc531094343 \h </w:instrText>
            </w:r>
            <w:r w:rsidR="00402DF6">
              <w:rPr>
                <w:noProof/>
                <w:webHidden/>
              </w:rPr>
            </w:r>
            <w:r w:rsidR="00402DF6">
              <w:rPr>
                <w:noProof/>
                <w:webHidden/>
              </w:rPr>
              <w:fldChar w:fldCharType="separate"/>
            </w:r>
            <w:r w:rsidR="00402DF6">
              <w:rPr>
                <w:noProof/>
                <w:webHidden/>
              </w:rPr>
              <w:t>8</w:t>
            </w:r>
            <w:r w:rsidR="00402DF6">
              <w:rPr>
                <w:noProof/>
                <w:webHidden/>
              </w:rPr>
              <w:fldChar w:fldCharType="end"/>
            </w:r>
          </w:hyperlink>
        </w:p>
        <w:p w14:paraId="5F263434" w14:textId="26D7A84C" w:rsidR="00402DF6" w:rsidRDefault="00335A39">
          <w:pPr>
            <w:pStyle w:val="TOC2"/>
            <w:tabs>
              <w:tab w:val="left" w:pos="1260"/>
              <w:tab w:val="right" w:leader="dot" w:pos="8296"/>
            </w:tabs>
            <w:rPr>
              <w:rFonts w:asciiTheme="minorHAnsi" w:eastAsiaTheme="minorEastAsia" w:hAnsiTheme="minorHAnsi" w:cstheme="minorBidi"/>
              <w:noProof/>
              <w:snapToGrid/>
              <w:kern w:val="2"/>
              <w:szCs w:val="22"/>
            </w:rPr>
          </w:pPr>
          <w:hyperlink w:anchor="_Toc531094344" w:history="1">
            <w:r w:rsidR="00402DF6" w:rsidRPr="00F02793">
              <w:rPr>
                <w:rStyle w:val="afc"/>
                <w:noProof/>
              </w:rPr>
              <w:t>5.1</w:t>
            </w:r>
            <w:r w:rsidR="00402DF6">
              <w:rPr>
                <w:rFonts w:asciiTheme="minorHAnsi" w:eastAsiaTheme="minorEastAsia" w:hAnsiTheme="minorHAnsi" w:cstheme="minorBidi"/>
                <w:noProof/>
                <w:snapToGrid/>
                <w:kern w:val="2"/>
                <w:szCs w:val="22"/>
              </w:rPr>
              <w:tab/>
            </w:r>
            <w:r w:rsidR="00402DF6" w:rsidRPr="00F02793">
              <w:rPr>
                <w:rStyle w:val="afc"/>
                <w:noProof/>
              </w:rPr>
              <w:t>时空要素对象模型基本结构</w:t>
            </w:r>
            <w:r w:rsidR="00402DF6">
              <w:rPr>
                <w:noProof/>
                <w:webHidden/>
              </w:rPr>
              <w:tab/>
            </w:r>
            <w:r w:rsidR="00402DF6">
              <w:rPr>
                <w:noProof/>
                <w:webHidden/>
              </w:rPr>
              <w:fldChar w:fldCharType="begin"/>
            </w:r>
            <w:r w:rsidR="00402DF6">
              <w:rPr>
                <w:noProof/>
                <w:webHidden/>
              </w:rPr>
              <w:instrText xml:space="preserve"> PAGEREF _Toc531094344 \h </w:instrText>
            </w:r>
            <w:r w:rsidR="00402DF6">
              <w:rPr>
                <w:noProof/>
                <w:webHidden/>
              </w:rPr>
            </w:r>
            <w:r w:rsidR="00402DF6">
              <w:rPr>
                <w:noProof/>
                <w:webHidden/>
              </w:rPr>
              <w:fldChar w:fldCharType="separate"/>
            </w:r>
            <w:r w:rsidR="00402DF6">
              <w:rPr>
                <w:noProof/>
                <w:webHidden/>
              </w:rPr>
              <w:t>8</w:t>
            </w:r>
            <w:r w:rsidR="00402DF6">
              <w:rPr>
                <w:noProof/>
                <w:webHidden/>
              </w:rPr>
              <w:fldChar w:fldCharType="end"/>
            </w:r>
          </w:hyperlink>
        </w:p>
        <w:p w14:paraId="57AD917F" w14:textId="5D1CFF90" w:rsidR="00402DF6" w:rsidRDefault="00335A39">
          <w:pPr>
            <w:pStyle w:val="TOC2"/>
            <w:tabs>
              <w:tab w:val="left" w:pos="1260"/>
              <w:tab w:val="right" w:leader="dot" w:pos="8296"/>
            </w:tabs>
            <w:rPr>
              <w:rFonts w:asciiTheme="minorHAnsi" w:eastAsiaTheme="minorEastAsia" w:hAnsiTheme="minorHAnsi" w:cstheme="minorBidi"/>
              <w:noProof/>
              <w:snapToGrid/>
              <w:kern w:val="2"/>
              <w:szCs w:val="22"/>
            </w:rPr>
          </w:pPr>
          <w:hyperlink w:anchor="_Toc531094345" w:history="1">
            <w:r w:rsidR="00402DF6" w:rsidRPr="00F02793">
              <w:rPr>
                <w:rStyle w:val="afc"/>
                <w:noProof/>
              </w:rPr>
              <w:t>5.2</w:t>
            </w:r>
            <w:r w:rsidR="00402DF6">
              <w:rPr>
                <w:rFonts w:asciiTheme="minorHAnsi" w:eastAsiaTheme="minorEastAsia" w:hAnsiTheme="minorHAnsi" w:cstheme="minorBidi"/>
                <w:noProof/>
                <w:snapToGrid/>
                <w:kern w:val="2"/>
                <w:szCs w:val="22"/>
              </w:rPr>
              <w:tab/>
            </w:r>
            <w:r w:rsidR="00402DF6" w:rsidRPr="00F02793">
              <w:rPr>
                <w:rStyle w:val="afc"/>
                <w:noProof/>
              </w:rPr>
              <w:t>时空要素对象模型的几何属性</w:t>
            </w:r>
            <w:r w:rsidR="00402DF6">
              <w:rPr>
                <w:noProof/>
                <w:webHidden/>
              </w:rPr>
              <w:tab/>
            </w:r>
            <w:r w:rsidR="00402DF6">
              <w:rPr>
                <w:noProof/>
                <w:webHidden/>
              </w:rPr>
              <w:fldChar w:fldCharType="begin"/>
            </w:r>
            <w:r w:rsidR="00402DF6">
              <w:rPr>
                <w:noProof/>
                <w:webHidden/>
              </w:rPr>
              <w:instrText xml:space="preserve"> PAGEREF _Toc531094345 \h </w:instrText>
            </w:r>
            <w:r w:rsidR="00402DF6">
              <w:rPr>
                <w:noProof/>
                <w:webHidden/>
              </w:rPr>
            </w:r>
            <w:r w:rsidR="00402DF6">
              <w:rPr>
                <w:noProof/>
                <w:webHidden/>
              </w:rPr>
              <w:fldChar w:fldCharType="separate"/>
            </w:r>
            <w:r w:rsidR="00402DF6">
              <w:rPr>
                <w:noProof/>
                <w:webHidden/>
              </w:rPr>
              <w:t>9</w:t>
            </w:r>
            <w:r w:rsidR="00402DF6">
              <w:rPr>
                <w:noProof/>
                <w:webHidden/>
              </w:rPr>
              <w:fldChar w:fldCharType="end"/>
            </w:r>
          </w:hyperlink>
        </w:p>
        <w:p w14:paraId="38B3907A" w14:textId="12523166" w:rsidR="00402DF6" w:rsidRDefault="00335A39">
          <w:pPr>
            <w:pStyle w:val="TOC1"/>
            <w:tabs>
              <w:tab w:val="left" w:pos="420"/>
              <w:tab w:val="right" w:leader="dot" w:pos="8296"/>
            </w:tabs>
            <w:rPr>
              <w:rFonts w:asciiTheme="minorHAnsi" w:eastAsiaTheme="minorEastAsia" w:hAnsiTheme="minorHAnsi" w:cstheme="minorBidi"/>
              <w:noProof/>
              <w:snapToGrid/>
              <w:kern w:val="2"/>
              <w:szCs w:val="22"/>
            </w:rPr>
          </w:pPr>
          <w:hyperlink w:anchor="_Toc531094346" w:history="1">
            <w:r w:rsidR="00402DF6" w:rsidRPr="00F02793">
              <w:rPr>
                <w:rStyle w:val="afc"/>
                <w:noProof/>
              </w:rPr>
              <w:t>6</w:t>
            </w:r>
            <w:r w:rsidR="00402DF6">
              <w:rPr>
                <w:rFonts w:asciiTheme="minorHAnsi" w:eastAsiaTheme="minorEastAsia" w:hAnsiTheme="minorHAnsi" w:cstheme="minorBidi"/>
                <w:noProof/>
                <w:snapToGrid/>
                <w:kern w:val="2"/>
                <w:szCs w:val="22"/>
              </w:rPr>
              <w:tab/>
            </w:r>
            <w:r w:rsidR="00402DF6" w:rsidRPr="00F02793">
              <w:rPr>
                <w:rStyle w:val="afc"/>
                <w:noProof/>
              </w:rPr>
              <w:t>主要数据列表及建模设计</w:t>
            </w:r>
            <w:r w:rsidR="00402DF6">
              <w:rPr>
                <w:noProof/>
                <w:webHidden/>
              </w:rPr>
              <w:tab/>
            </w:r>
            <w:r w:rsidR="00402DF6">
              <w:rPr>
                <w:noProof/>
                <w:webHidden/>
              </w:rPr>
              <w:fldChar w:fldCharType="begin"/>
            </w:r>
            <w:r w:rsidR="00402DF6">
              <w:rPr>
                <w:noProof/>
                <w:webHidden/>
              </w:rPr>
              <w:instrText xml:space="preserve"> PAGEREF _Toc531094346 \h </w:instrText>
            </w:r>
            <w:r w:rsidR="00402DF6">
              <w:rPr>
                <w:noProof/>
                <w:webHidden/>
              </w:rPr>
            </w:r>
            <w:r w:rsidR="00402DF6">
              <w:rPr>
                <w:noProof/>
                <w:webHidden/>
              </w:rPr>
              <w:fldChar w:fldCharType="separate"/>
            </w:r>
            <w:r w:rsidR="00402DF6">
              <w:rPr>
                <w:noProof/>
                <w:webHidden/>
              </w:rPr>
              <w:t>10</w:t>
            </w:r>
            <w:r w:rsidR="00402DF6">
              <w:rPr>
                <w:noProof/>
                <w:webHidden/>
              </w:rPr>
              <w:fldChar w:fldCharType="end"/>
            </w:r>
          </w:hyperlink>
        </w:p>
        <w:p w14:paraId="5BBA5BE7" w14:textId="51157205" w:rsidR="00402DF6" w:rsidRDefault="00335A39">
          <w:pPr>
            <w:pStyle w:val="TOC2"/>
            <w:tabs>
              <w:tab w:val="left" w:pos="1260"/>
              <w:tab w:val="right" w:leader="dot" w:pos="8296"/>
            </w:tabs>
            <w:rPr>
              <w:rFonts w:asciiTheme="minorHAnsi" w:eastAsiaTheme="minorEastAsia" w:hAnsiTheme="minorHAnsi" w:cstheme="minorBidi"/>
              <w:noProof/>
              <w:snapToGrid/>
              <w:kern w:val="2"/>
              <w:szCs w:val="22"/>
            </w:rPr>
          </w:pPr>
          <w:hyperlink w:anchor="_Toc531094347" w:history="1">
            <w:r w:rsidR="00402DF6" w:rsidRPr="00F02793">
              <w:rPr>
                <w:rStyle w:val="afc"/>
                <w:noProof/>
              </w:rPr>
              <w:t>6.1</w:t>
            </w:r>
            <w:r w:rsidR="00402DF6">
              <w:rPr>
                <w:rFonts w:asciiTheme="minorHAnsi" w:eastAsiaTheme="minorEastAsia" w:hAnsiTheme="minorHAnsi" w:cstheme="minorBidi"/>
                <w:noProof/>
                <w:snapToGrid/>
                <w:kern w:val="2"/>
                <w:szCs w:val="22"/>
              </w:rPr>
              <w:tab/>
            </w:r>
            <w:r w:rsidR="00402DF6" w:rsidRPr="00F02793">
              <w:rPr>
                <w:rStyle w:val="afc"/>
                <w:noProof/>
              </w:rPr>
              <w:t>元数据表设计</w:t>
            </w:r>
            <w:r w:rsidR="00402DF6">
              <w:rPr>
                <w:noProof/>
                <w:webHidden/>
              </w:rPr>
              <w:tab/>
            </w:r>
            <w:r w:rsidR="00402DF6">
              <w:rPr>
                <w:noProof/>
                <w:webHidden/>
              </w:rPr>
              <w:fldChar w:fldCharType="begin"/>
            </w:r>
            <w:r w:rsidR="00402DF6">
              <w:rPr>
                <w:noProof/>
                <w:webHidden/>
              </w:rPr>
              <w:instrText xml:space="preserve"> PAGEREF _Toc531094347 \h </w:instrText>
            </w:r>
            <w:r w:rsidR="00402DF6">
              <w:rPr>
                <w:noProof/>
                <w:webHidden/>
              </w:rPr>
            </w:r>
            <w:r w:rsidR="00402DF6">
              <w:rPr>
                <w:noProof/>
                <w:webHidden/>
              </w:rPr>
              <w:fldChar w:fldCharType="separate"/>
            </w:r>
            <w:r w:rsidR="00402DF6">
              <w:rPr>
                <w:noProof/>
                <w:webHidden/>
              </w:rPr>
              <w:t>11</w:t>
            </w:r>
            <w:r w:rsidR="00402DF6">
              <w:rPr>
                <w:noProof/>
                <w:webHidden/>
              </w:rPr>
              <w:fldChar w:fldCharType="end"/>
            </w:r>
          </w:hyperlink>
        </w:p>
        <w:p w14:paraId="1764A6FB" w14:textId="6A182B2D" w:rsidR="00402DF6" w:rsidRDefault="00335A39">
          <w:pPr>
            <w:pStyle w:val="TOC2"/>
            <w:tabs>
              <w:tab w:val="left" w:pos="1260"/>
              <w:tab w:val="right" w:leader="dot" w:pos="8296"/>
            </w:tabs>
            <w:rPr>
              <w:rFonts w:asciiTheme="minorHAnsi" w:eastAsiaTheme="minorEastAsia" w:hAnsiTheme="minorHAnsi" w:cstheme="minorBidi"/>
              <w:noProof/>
              <w:snapToGrid/>
              <w:kern w:val="2"/>
              <w:szCs w:val="22"/>
            </w:rPr>
          </w:pPr>
          <w:hyperlink w:anchor="_Toc531094348" w:history="1">
            <w:r w:rsidR="00402DF6" w:rsidRPr="00F02793">
              <w:rPr>
                <w:rStyle w:val="afc"/>
                <w:noProof/>
              </w:rPr>
              <w:t>6.2</w:t>
            </w:r>
            <w:r w:rsidR="00402DF6">
              <w:rPr>
                <w:rFonts w:asciiTheme="minorHAnsi" w:eastAsiaTheme="minorEastAsia" w:hAnsiTheme="minorHAnsi" w:cstheme="minorBidi"/>
                <w:noProof/>
                <w:snapToGrid/>
                <w:kern w:val="2"/>
                <w:szCs w:val="22"/>
              </w:rPr>
              <w:tab/>
            </w:r>
            <w:r w:rsidR="00402DF6" w:rsidRPr="00F02793">
              <w:rPr>
                <w:rStyle w:val="afc"/>
                <w:noProof/>
              </w:rPr>
              <w:t>时空点对象存储设计</w:t>
            </w:r>
            <w:r w:rsidR="00402DF6">
              <w:rPr>
                <w:noProof/>
                <w:webHidden/>
              </w:rPr>
              <w:tab/>
            </w:r>
            <w:r w:rsidR="00402DF6">
              <w:rPr>
                <w:noProof/>
                <w:webHidden/>
              </w:rPr>
              <w:fldChar w:fldCharType="begin"/>
            </w:r>
            <w:r w:rsidR="00402DF6">
              <w:rPr>
                <w:noProof/>
                <w:webHidden/>
              </w:rPr>
              <w:instrText xml:space="preserve"> PAGEREF _Toc531094348 \h </w:instrText>
            </w:r>
            <w:r w:rsidR="00402DF6">
              <w:rPr>
                <w:noProof/>
                <w:webHidden/>
              </w:rPr>
            </w:r>
            <w:r w:rsidR="00402DF6">
              <w:rPr>
                <w:noProof/>
                <w:webHidden/>
              </w:rPr>
              <w:fldChar w:fldCharType="separate"/>
            </w:r>
            <w:r w:rsidR="00402DF6">
              <w:rPr>
                <w:noProof/>
                <w:webHidden/>
              </w:rPr>
              <w:t>12</w:t>
            </w:r>
            <w:r w:rsidR="00402DF6">
              <w:rPr>
                <w:noProof/>
                <w:webHidden/>
              </w:rPr>
              <w:fldChar w:fldCharType="end"/>
            </w:r>
          </w:hyperlink>
        </w:p>
        <w:p w14:paraId="0B669A8B" w14:textId="0FD9C843" w:rsidR="00402DF6" w:rsidRDefault="00335A39">
          <w:pPr>
            <w:pStyle w:val="TOC2"/>
            <w:tabs>
              <w:tab w:val="left" w:pos="1260"/>
              <w:tab w:val="right" w:leader="dot" w:pos="8296"/>
            </w:tabs>
            <w:rPr>
              <w:rFonts w:asciiTheme="minorHAnsi" w:eastAsiaTheme="minorEastAsia" w:hAnsiTheme="minorHAnsi" w:cstheme="minorBidi"/>
              <w:noProof/>
              <w:snapToGrid/>
              <w:kern w:val="2"/>
              <w:szCs w:val="22"/>
            </w:rPr>
          </w:pPr>
          <w:hyperlink w:anchor="_Toc531094349" w:history="1">
            <w:r w:rsidR="00402DF6" w:rsidRPr="00F02793">
              <w:rPr>
                <w:rStyle w:val="afc"/>
                <w:noProof/>
              </w:rPr>
              <w:t>6.3</w:t>
            </w:r>
            <w:r w:rsidR="00402DF6">
              <w:rPr>
                <w:rFonts w:asciiTheme="minorHAnsi" w:eastAsiaTheme="minorEastAsia" w:hAnsiTheme="minorHAnsi" w:cstheme="minorBidi"/>
                <w:noProof/>
                <w:snapToGrid/>
                <w:kern w:val="2"/>
                <w:szCs w:val="22"/>
              </w:rPr>
              <w:tab/>
            </w:r>
            <w:r w:rsidR="00402DF6" w:rsidRPr="00F02793">
              <w:rPr>
                <w:rStyle w:val="afc"/>
                <w:noProof/>
              </w:rPr>
              <w:t>时空线面对象存储</w:t>
            </w:r>
            <w:r w:rsidR="00402DF6">
              <w:rPr>
                <w:noProof/>
                <w:webHidden/>
              </w:rPr>
              <w:tab/>
            </w:r>
            <w:r w:rsidR="00402DF6">
              <w:rPr>
                <w:noProof/>
                <w:webHidden/>
              </w:rPr>
              <w:fldChar w:fldCharType="begin"/>
            </w:r>
            <w:r w:rsidR="00402DF6">
              <w:rPr>
                <w:noProof/>
                <w:webHidden/>
              </w:rPr>
              <w:instrText xml:space="preserve"> PAGEREF _Toc531094349 \h </w:instrText>
            </w:r>
            <w:r w:rsidR="00402DF6">
              <w:rPr>
                <w:noProof/>
                <w:webHidden/>
              </w:rPr>
            </w:r>
            <w:r w:rsidR="00402DF6">
              <w:rPr>
                <w:noProof/>
                <w:webHidden/>
              </w:rPr>
              <w:fldChar w:fldCharType="separate"/>
            </w:r>
            <w:r w:rsidR="00402DF6">
              <w:rPr>
                <w:noProof/>
                <w:webHidden/>
              </w:rPr>
              <w:t>15</w:t>
            </w:r>
            <w:r w:rsidR="00402DF6">
              <w:rPr>
                <w:noProof/>
                <w:webHidden/>
              </w:rPr>
              <w:fldChar w:fldCharType="end"/>
            </w:r>
          </w:hyperlink>
        </w:p>
        <w:p w14:paraId="7A43722D" w14:textId="26B348C1" w:rsidR="00402DF6" w:rsidRDefault="00335A39">
          <w:pPr>
            <w:pStyle w:val="TOC1"/>
            <w:tabs>
              <w:tab w:val="left" w:pos="420"/>
              <w:tab w:val="right" w:leader="dot" w:pos="8296"/>
            </w:tabs>
            <w:rPr>
              <w:rFonts w:asciiTheme="minorHAnsi" w:eastAsiaTheme="minorEastAsia" w:hAnsiTheme="minorHAnsi" w:cstheme="minorBidi"/>
              <w:noProof/>
              <w:snapToGrid/>
              <w:kern w:val="2"/>
              <w:szCs w:val="22"/>
            </w:rPr>
          </w:pPr>
          <w:hyperlink w:anchor="_Toc531094350" w:history="1">
            <w:r w:rsidR="00402DF6" w:rsidRPr="00F02793">
              <w:rPr>
                <w:rStyle w:val="afc"/>
                <w:noProof/>
              </w:rPr>
              <w:t>7</w:t>
            </w:r>
            <w:r w:rsidR="00402DF6">
              <w:rPr>
                <w:rFonts w:asciiTheme="minorHAnsi" w:eastAsiaTheme="minorEastAsia" w:hAnsiTheme="minorHAnsi" w:cstheme="minorBidi"/>
                <w:noProof/>
                <w:snapToGrid/>
                <w:kern w:val="2"/>
                <w:szCs w:val="22"/>
              </w:rPr>
              <w:tab/>
            </w:r>
            <w:r w:rsidR="00402DF6" w:rsidRPr="00F02793">
              <w:rPr>
                <w:rStyle w:val="afc"/>
                <w:noProof/>
              </w:rPr>
              <w:t>子系统关键处理流程</w:t>
            </w:r>
            <w:r w:rsidR="00402DF6">
              <w:rPr>
                <w:noProof/>
                <w:webHidden/>
              </w:rPr>
              <w:tab/>
            </w:r>
            <w:r w:rsidR="00402DF6">
              <w:rPr>
                <w:noProof/>
                <w:webHidden/>
              </w:rPr>
              <w:fldChar w:fldCharType="begin"/>
            </w:r>
            <w:r w:rsidR="00402DF6">
              <w:rPr>
                <w:noProof/>
                <w:webHidden/>
              </w:rPr>
              <w:instrText xml:space="preserve"> PAGEREF _Toc531094350 \h </w:instrText>
            </w:r>
            <w:r w:rsidR="00402DF6">
              <w:rPr>
                <w:noProof/>
                <w:webHidden/>
              </w:rPr>
            </w:r>
            <w:r w:rsidR="00402DF6">
              <w:rPr>
                <w:noProof/>
                <w:webHidden/>
              </w:rPr>
              <w:fldChar w:fldCharType="separate"/>
            </w:r>
            <w:r w:rsidR="00402DF6">
              <w:rPr>
                <w:noProof/>
                <w:webHidden/>
              </w:rPr>
              <w:t>17</w:t>
            </w:r>
            <w:r w:rsidR="00402DF6">
              <w:rPr>
                <w:noProof/>
                <w:webHidden/>
              </w:rPr>
              <w:fldChar w:fldCharType="end"/>
            </w:r>
          </w:hyperlink>
        </w:p>
        <w:p w14:paraId="08802495" w14:textId="623FD15D" w:rsidR="00402DF6" w:rsidRDefault="00335A39">
          <w:pPr>
            <w:pStyle w:val="TOC2"/>
            <w:tabs>
              <w:tab w:val="left" w:pos="1260"/>
              <w:tab w:val="right" w:leader="dot" w:pos="8296"/>
            </w:tabs>
            <w:rPr>
              <w:rFonts w:asciiTheme="minorHAnsi" w:eastAsiaTheme="minorEastAsia" w:hAnsiTheme="minorHAnsi" w:cstheme="minorBidi"/>
              <w:noProof/>
              <w:snapToGrid/>
              <w:kern w:val="2"/>
              <w:szCs w:val="22"/>
            </w:rPr>
          </w:pPr>
          <w:hyperlink w:anchor="_Toc531094351" w:history="1">
            <w:r w:rsidR="00402DF6" w:rsidRPr="00F02793">
              <w:rPr>
                <w:rStyle w:val="afc"/>
                <w:noProof/>
              </w:rPr>
              <w:t>7.1</w:t>
            </w:r>
            <w:r w:rsidR="00402DF6">
              <w:rPr>
                <w:rFonts w:asciiTheme="minorHAnsi" w:eastAsiaTheme="minorEastAsia" w:hAnsiTheme="minorHAnsi" w:cstheme="minorBidi"/>
                <w:noProof/>
                <w:snapToGrid/>
                <w:kern w:val="2"/>
                <w:szCs w:val="22"/>
              </w:rPr>
              <w:tab/>
            </w:r>
            <w:r w:rsidR="00402DF6" w:rsidRPr="00F02793">
              <w:rPr>
                <w:rStyle w:val="afc"/>
                <w:noProof/>
              </w:rPr>
              <w:t>时空点数据集的创建</w:t>
            </w:r>
            <w:r w:rsidR="00402DF6">
              <w:rPr>
                <w:noProof/>
                <w:webHidden/>
              </w:rPr>
              <w:tab/>
            </w:r>
            <w:r w:rsidR="00402DF6">
              <w:rPr>
                <w:noProof/>
                <w:webHidden/>
              </w:rPr>
              <w:fldChar w:fldCharType="begin"/>
            </w:r>
            <w:r w:rsidR="00402DF6">
              <w:rPr>
                <w:noProof/>
                <w:webHidden/>
              </w:rPr>
              <w:instrText xml:space="preserve"> PAGEREF _Toc531094351 \h </w:instrText>
            </w:r>
            <w:r w:rsidR="00402DF6">
              <w:rPr>
                <w:noProof/>
                <w:webHidden/>
              </w:rPr>
            </w:r>
            <w:r w:rsidR="00402DF6">
              <w:rPr>
                <w:noProof/>
                <w:webHidden/>
              </w:rPr>
              <w:fldChar w:fldCharType="separate"/>
            </w:r>
            <w:r w:rsidR="00402DF6">
              <w:rPr>
                <w:noProof/>
                <w:webHidden/>
              </w:rPr>
              <w:t>17</w:t>
            </w:r>
            <w:r w:rsidR="00402DF6">
              <w:rPr>
                <w:noProof/>
                <w:webHidden/>
              </w:rPr>
              <w:fldChar w:fldCharType="end"/>
            </w:r>
          </w:hyperlink>
        </w:p>
        <w:p w14:paraId="370821E6" w14:textId="174C981A" w:rsidR="00402DF6" w:rsidRDefault="00335A39">
          <w:pPr>
            <w:pStyle w:val="TOC2"/>
            <w:tabs>
              <w:tab w:val="left" w:pos="1260"/>
              <w:tab w:val="right" w:leader="dot" w:pos="8296"/>
            </w:tabs>
            <w:rPr>
              <w:rFonts w:asciiTheme="minorHAnsi" w:eastAsiaTheme="minorEastAsia" w:hAnsiTheme="minorHAnsi" w:cstheme="minorBidi"/>
              <w:noProof/>
              <w:snapToGrid/>
              <w:kern w:val="2"/>
              <w:szCs w:val="22"/>
            </w:rPr>
          </w:pPr>
          <w:hyperlink w:anchor="_Toc531094352" w:history="1">
            <w:r w:rsidR="00402DF6" w:rsidRPr="00F02793">
              <w:rPr>
                <w:rStyle w:val="afc"/>
                <w:noProof/>
              </w:rPr>
              <w:t>7.2</w:t>
            </w:r>
            <w:r w:rsidR="00402DF6">
              <w:rPr>
                <w:rFonts w:asciiTheme="minorHAnsi" w:eastAsiaTheme="minorEastAsia" w:hAnsiTheme="minorHAnsi" w:cstheme="minorBidi"/>
                <w:noProof/>
                <w:snapToGrid/>
                <w:kern w:val="2"/>
                <w:szCs w:val="22"/>
              </w:rPr>
              <w:tab/>
            </w:r>
            <w:r w:rsidR="00402DF6" w:rsidRPr="00F02793">
              <w:rPr>
                <w:rStyle w:val="afc"/>
                <w:noProof/>
              </w:rPr>
              <w:t>线面数据集的创建</w:t>
            </w:r>
            <w:r w:rsidR="00402DF6">
              <w:rPr>
                <w:noProof/>
                <w:webHidden/>
              </w:rPr>
              <w:tab/>
            </w:r>
            <w:r w:rsidR="00402DF6">
              <w:rPr>
                <w:noProof/>
                <w:webHidden/>
              </w:rPr>
              <w:fldChar w:fldCharType="begin"/>
            </w:r>
            <w:r w:rsidR="00402DF6">
              <w:rPr>
                <w:noProof/>
                <w:webHidden/>
              </w:rPr>
              <w:instrText xml:space="preserve"> PAGEREF _Toc531094352 \h </w:instrText>
            </w:r>
            <w:r w:rsidR="00402DF6">
              <w:rPr>
                <w:noProof/>
                <w:webHidden/>
              </w:rPr>
            </w:r>
            <w:r w:rsidR="00402DF6">
              <w:rPr>
                <w:noProof/>
                <w:webHidden/>
              </w:rPr>
              <w:fldChar w:fldCharType="separate"/>
            </w:r>
            <w:r w:rsidR="00402DF6">
              <w:rPr>
                <w:noProof/>
                <w:webHidden/>
              </w:rPr>
              <w:t>17</w:t>
            </w:r>
            <w:r w:rsidR="00402DF6">
              <w:rPr>
                <w:noProof/>
                <w:webHidden/>
              </w:rPr>
              <w:fldChar w:fldCharType="end"/>
            </w:r>
          </w:hyperlink>
        </w:p>
        <w:p w14:paraId="4E09501E" w14:textId="605D30CC" w:rsidR="00402DF6" w:rsidRDefault="00335A39">
          <w:pPr>
            <w:pStyle w:val="TOC2"/>
            <w:tabs>
              <w:tab w:val="left" w:pos="1260"/>
              <w:tab w:val="right" w:leader="dot" w:pos="8296"/>
            </w:tabs>
            <w:rPr>
              <w:rFonts w:asciiTheme="minorHAnsi" w:eastAsiaTheme="minorEastAsia" w:hAnsiTheme="minorHAnsi" w:cstheme="minorBidi"/>
              <w:noProof/>
              <w:snapToGrid/>
              <w:kern w:val="2"/>
              <w:szCs w:val="22"/>
            </w:rPr>
          </w:pPr>
          <w:hyperlink w:anchor="_Toc531094353" w:history="1">
            <w:r w:rsidR="00402DF6" w:rsidRPr="00F02793">
              <w:rPr>
                <w:rStyle w:val="afc"/>
                <w:noProof/>
              </w:rPr>
              <w:t>7.3</w:t>
            </w:r>
            <w:r w:rsidR="00402DF6">
              <w:rPr>
                <w:rFonts w:asciiTheme="minorHAnsi" w:eastAsiaTheme="minorEastAsia" w:hAnsiTheme="minorHAnsi" w:cstheme="minorBidi"/>
                <w:noProof/>
                <w:snapToGrid/>
                <w:kern w:val="2"/>
                <w:szCs w:val="22"/>
              </w:rPr>
              <w:tab/>
            </w:r>
            <w:r w:rsidR="00402DF6" w:rsidRPr="00F02793">
              <w:rPr>
                <w:rStyle w:val="afc"/>
                <w:noProof/>
              </w:rPr>
              <w:t>时空对象查询</w:t>
            </w:r>
            <w:r w:rsidR="00402DF6">
              <w:rPr>
                <w:noProof/>
                <w:webHidden/>
              </w:rPr>
              <w:tab/>
            </w:r>
            <w:r w:rsidR="00402DF6">
              <w:rPr>
                <w:noProof/>
                <w:webHidden/>
              </w:rPr>
              <w:fldChar w:fldCharType="begin"/>
            </w:r>
            <w:r w:rsidR="00402DF6">
              <w:rPr>
                <w:noProof/>
                <w:webHidden/>
              </w:rPr>
              <w:instrText xml:space="preserve"> PAGEREF _Toc531094353 \h </w:instrText>
            </w:r>
            <w:r w:rsidR="00402DF6">
              <w:rPr>
                <w:noProof/>
                <w:webHidden/>
              </w:rPr>
            </w:r>
            <w:r w:rsidR="00402DF6">
              <w:rPr>
                <w:noProof/>
                <w:webHidden/>
              </w:rPr>
              <w:fldChar w:fldCharType="separate"/>
            </w:r>
            <w:r w:rsidR="00402DF6">
              <w:rPr>
                <w:noProof/>
                <w:webHidden/>
              </w:rPr>
              <w:t>18</w:t>
            </w:r>
            <w:r w:rsidR="00402DF6">
              <w:rPr>
                <w:noProof/>
                <w:webHidden/>
              </w:rPr>
              <w:fldChar w:fldCharType="end"/>
            </w:r>
          </w:hyperlink>
        </w:p>
        <w:p w14:paraId="56536763" w14:textId="20F371EC" w:rsidR="00402DF6" w:rsidRDefault="00335A39">
          <w:pPr>
            <w:pStyle w:val="TOC1"/>
            <w:tabs>
              <w:tab w:val="left" w:pos="420"/>
              <w:tab w:val="right" w:leader="dot" w:pos="8296"/>
            </w:tabs>
            <w:rPr>
              <w:rFonts w:asciiTheme="minorHAnsi" w:eastAsiaTheme="minorEastAsia" w:hAnsiTheme="minorHAnsi" w:cstheme="minorBidi"/>
              <w:noProof/>
              <w:snapToGrid/>
              <w:kern w:val="2"/>
              <w:szCs w:val="22"/>
            </w:rPr>
          </w:pPr>
          <w:hyperlink w:anchor="_Toc531094354" w:history="1">
            <w:r w:rsidR="00402DF6" w:rsidRPr="00F02793">
              <w:rPr>
                <w:rStyle w:val="afc"/>
                <w:noProof/>
              </w:rPr>
              <w:t>8</w:t>
            </w:r>
            <w:r w:rsidR="00402DF6">
              <w:rPr>
                <w:rFonts w:asciiTheme="minorHAnsi" w:eastAsiaTheme="minorEastAsia" w:hAnsiTheme="minorHAnsi" w:cstheme="minorBidi"/>
                <w:noProof/>
                <w:snapToGrid/>
                <w:kern w:val="2"/>
                <w:szCs w:val="22"/>
              </w:rPr>
              <w:tab/>
            </w:r>
            <w:r w:rsidR="00402DF6" w:rsidRPr="00F02793">
              <w:rPr>
                <w:rStyle w:val="afc"/>
                <w:noProof/>
              </w:rPr>
              <w:t>关键算法设计</w:t>
            </w:r>
            <w:r w:rsidR="00402DF6">
              <w:rPr>
                <w:noProof/>
                <w:webHidden/>
              </w:rPr>
              <w:tab/>
            </w:r>
            <w:r w:rsidR="00402DF6">
              <w:rPr>
                <w:noProof/>
                <w:webHidden/>
              </w:rPr>
              <w:fldChar w:fldCharType="begin"/>
            </w:r>
            <w:r w:rsidR="00402DF6">
              <w:rPr>
                <w:noProof/>
                <w:webHidden/>
              </w:rPr>
              <w:instrText xml:space="preserve"> PAGEREF _Toc531094354 \h </w:instrText>
            </w:r>
            <w:r w:rsidR="00402DF6">
              <w:rPr>
                <w:noProof/>
                <w:webHidden/>
              </w:rPr>
            </w:r>
            <w:r w:rsidR="00402DF6">
              <w:rPr>
                <w:noProof/>
                <w:webHidden/>
              </w:rPr>
              <w:fldChar w:fldCharType="separate"/>
            </w:r>
            <w:r w:rsidR="00402DF6">
              <w:rPr>
                <w:noProof/>
                <w:webHidden/>
              </w:rPr>
              <w:t>18</w:t>
            </w:r>
            <w:r w:rsidR="00402DF6">
              <w:rPr>
                <w:noProof/>
                <w:webHidden/>
              </w:rPr>
              <w:fldChar w:fldCharType="end"/>
            </w:r>
          </w:hyperlink>
        </w:p>
        <w:p w14:paraId="58B22EA9" w14:textId="143F7732" w:rsidR="00402DF6" w:rsidRDefault="00335A39">
          <w:pPr>
            <w:pStyle w:val="TOC2"/>
            <w:tabs>
              <w:tab w:val="left" w:pos="1260"/>
              <w:tab w:val="right" w:leader="dot" w:pos="8296"/>
            </w:tabs>
            <w:rPr>
              <w:rFonts w:asciiTheme="minorHAnsi" w:eastAsiaTheme="minorEastAsia" w:hAnsiTheme="minorHAnsi" w:cstheme="minorBidi"/>
              <w:noProof/>
              <w:snapToGrid/>
              <w:kern w:val="2"/>
              <w:szCs w:val="22"/>
            </w:rPr>
          </w:pPr>
          <w:hyperlink w:anchor="_Toc531094355" w:history="1">
            <w:r w:rsidR="00402DF6" w:rsidRPr="00F02793">
              <w:rPr>
                <w:rStyle w:val="afc"/>
                <w:noProof/>
              </w:rPr>
              <w:t>8.1</w:t>
            </w:r>
            <w:r w:rsidR="00402DF6">
              <w:rPr>
                <w:rFonts w:asciiTheme="minorHAnsi" w:eastAsiaTheme="minorEastAsia" w:hAnsiTheme="minorHAnsi" w:cstheme="minorBidi"/>
                <w:noProof/>
                <w:snapToGrid/>
                <w:kern w:val="2"/>
                <w:szCs w:val="22"/>
              </w:rPr>
              <w:tab/>
            </w:r>
            <w:r w:rsidR="00402DF6" w:rsidRPr="00F02793">
              <w:rPr>
                <w:rStyle w:val="afc"/>
                <w:noProof/>
              </w:rPr>
              <w:t>线面对象冗余存储</w:t>
            </w:r>
            <w:r w:rsidR="00402DF6">
              <w:rPr>
                <w:noProof/>
                <w:webHidden/>
              </w:rPr>
              <w:tab/>
            </w:r>
            <w:r w:rsidR="00402DF6">
              <w:rPr>
                <w:noProof/>
                <w:webHidden/>
              </w:rPr>
              <w:fldChar w:fldCharType="begin"/>
            </w:r>
            <w:r w:rsidR="00402DF6">
              <w:rPr>
                <w:noProof/>
                <w:webHidden/>
              </w:rPr>
              <w:instrText xml:space="preserve"> PAGEREF _Toc531094355 \h </w:instrText>
            </w:r>
            <w:r w:rsidR="00402DF6">
              <w:rPr>
                <w:noProof/>
                <w:webHidden/>
              </w:rPr>
            </w:r>
            <w:r w:rsidR="00402DF6">
              <w:rPr>
                <w:noProof/>
                <w:webHidden/>
              </w:rPr>
              <w:fldChar w:fldCharType="separate"/>
            </w:r>
            <w:r w:rsidR="00402DF6">
              <w:rPr>
                <w:noProof/>
                <w:webHidden/>
              </w:rPr>
              <w:t>18</w:t>
            </w:r>
            <w:r w:rsidR="00402DF6">
              <w:rPr>
                <w:noProof/>
                <w:webHidden/>
              </w:rPr>
              <w:fldChar w:fldCharType="end"/>
            </w:r>
          </w:hyperlink>
        </w:p>
        <w:p w14:paraId="0CCB96D0" w14:textId="19E59A56" w:rsidR="0037049D" w:rsidRDefault="0037049D" w:rsidP="0037049D">
          <w:r>
            <w:fldChar w:fldCharType="end"/>
          </w:r>
        </w:p>
      </w:sdtContent>
    </w:sdt>
    <w:p w14:paraId="79656607" w14:textId="77777777" w:rsidR="0037049D" w:rsidRDefault="0037049D" w:rsidP="0037049D">
      <w:r>
        <w:br w:type="page"/>
      </w:r>
    </w:p>
    <w:p w14:paraId="42080AC9" w14:textId="77777777" w:rsidR="0037049D" w:rsidRDefault="0037049D" w:rsidP="0037049D">
      <w:pPr>
        <w:pStyle w:val="1"/>
      </w:pPr>
      <w:bookmarkStart w:id="2" w:name="_Toc531094337"/>
      <w:r>
        <w:rPr>
          <w:rFonts w:hint="eastAsia"/>
        </w:rPr>
        <w:lastRenderedPageBreak/>
        <w:t>总体设计</w:t>
      </w:r>
      <w:bookmarkEnd w:id="2"/>
    </w:p>
    <w:p w14:paraId="4CDD58B3" w14:textId="3C2FE79C" w:rsidR="00451FA2" w:rsidRDefault="00A9644C" w:rsidP="00A9644C">
      <w:pPr>
        <w:ind w:firstLineChars="200" w:firstLine="420"/>
      </w:pPr>
      <w:r w:rsidRPr="00F06831">
        <w:rPr>
          <w:rFonts w:ascii="宋体" w:hAnsi="宋体" w:hint="eastAsia"/>
        </w:rPr>
        <w:t>本文档主要关注时空要素对象子库的设计，主要包括时空要素对象模型基本结构、</w:t>
      </w:r>
      <w:r w:rsidRPr="00F06831">
        <w:rPr>
          <w:rFonts w:hint="eastAsia"/>
        </w:rPr>
        <w:t>时空要素对象子库体系结构、时空几何</w:t>
      </w:r>
      <w:r w:rsidRPr="00F06831">
        <w:t>对象的</w:t>
      </w:r>
      <w:r w:rsidRPr="00F06831">
        <w:rPr>
          <w:rFonts w:hint="eastAsia"/>
        </w:rPr>
        <w:t>存储方案三个部分</w:t>
      </w:r>
      <w:r>
        <w:rPr>
          <w:rFonts w:hint="eastAsia"/>
        </w:rPr>
        <w:t>。时空要素对象模型通常指由现实世界中地理对象和现象抽象而来的离散实体，通常包括点状、线状、面状三类实体。相同类型的时空要素对象可以构造为一个数据集，时空要素对象子库中可以包含多个数据集。时空要素对象通过其几何与非几何属性进行描述，在</w:t>
      </w:r>
      <w:r>
        <w:rPr>
          <w:rFonts w:hint="eastAsia"/>
        </w:rPr>
        <w:t>H</w:t>
      </w:r>
      <w:r>
        <w:t>Base</w:t>
      </w:r>
      <w:r>
        <w:rPr>
          <w:rFonts w:hint="eastAsia"/>
        </w:rPr>
        <w:t>数据库中通过</w:t>
      </w:r>
      <w:proofErr w:type="spellStart"/>
      <w:r w:rsidR="00442928">
        <w:rPr>
          <w:rFonts w:hint="eastAsia"/>
        </w:rPr>
        <w:t>G</w:t>
      </w:r>
      <w:r>
        <w:t>eoJSON</w:t>
      </w:r>
      <w:proofErr w:type="spellEnd"/>
      <w:r>
        <w:rPr>
          <w:rFonts w:hint="eastAsia"/>
        </w:rPr>
        <w:t>格式进行表达和存储。在</w:t>
      </w:r>
      <w:r>
        <w:rPr>
          <w:rFonts w:hint="eastAsia"/>
        </w:rPr>
        <w:t>H</w:t>
      </w:r>
      <w:r>
        <w:t>Base</w:t>
      </w:r>
      <w:r>
        <w:rPr>
          <w:rFonts w:hint="eastAsia"/>
        </w:rPr>
        <w:t>中通过时空编码构造行键（</w:t>
      </w:r>
      <w:proofErr w:type="spellStart"/>
      <w:r>
        <w:rPr>
          <w:rFonts w:hint="eastAsia"/>
        </w:rPr>
        <w:t>R</w:t>
      </w:r>
      <w:r>
        <w:t>owKey</w:t>
      </w:r>
      <w:proofErr w:type="spellEnd"/>
      <w:r>
        <w:rPr>
          <w:rFonts w:hint="eastAsia"/>
        </w:rPr>
        <w:t>）对时空要素对象进行唯一标识并实现查询操作的优化。</w:t>
      </w:r>
      <w:r w:rsidR="00451FA2">
        <w:rPr>
          <w:rFonts w:hint="eastAsia"/>
        </w:rPr>
        <w:t>时空要素对象子库主要包含时空编码模块、入库模块与查询模块，各模块之间的关系如图</w:t>
      </w:r>
      <w:r w:rsidR="00451FA2">
        <w:rPr>
          <w:rFonts w:hint="eastAsia"/>
        </w:rPr>
        <w:t>1-1</w:t>
      </w:r>
      <w:r w:rsidR="00451FA2">
        <w:rPr>
          <w:rFonts w:hint="eastAsia"/>
        </w:rPr>
        <w:t>所示。</w:t>
      </w:r>
    </w:p>
    <w:p w14:paraId="4E9F0A5F" w14:textId="4A4D2BE5" w:rsidR="00451FA2" w:rsidRDefault="00442928" w:rsidP="00442928">
      <w:pPr>
        <w:jc w:val="center"/>
      </w:pPr>
      <w:r>
        <w:object w:dxaOrig="8251" w:dyaOrig="5071" w14:anchorId="768398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1.7pt;height:216.45pt" o:ole="">
            <v:imagedata r:id="rId8" o:title=""/>
          </v:shape>
          <o:OLEObject Type="Embed" ProgID="Visio.Drawing.15" ShapeID="_x0000_i1025" DrawAspect="Content" ObjectID="_1608449690" r:id="rId9"/>
        </w:object>
      </w:r>
    </w:p>
    <w:p w14:paraId="7D5F4631" w14:textId="1BD2E63C" w:rsidR="00451FA2" w:rsidRPr="00402DF6" w:rsidRDefault="00451FA2" w:rsidP="00451FA2">
      <w:pPr>
        <w:jc w:val="center"/>
        <w:rPr>
          <w:b/>
          <w:i/>
          <w:sz w:val="18"/>
          <w:rPrChange w:id="3" w:author="Yu Liebing" w:date="2018-11-27T14:24:00Z">
            <w:rPr>
              <w:rFonts w:ascii="宋体" w:hAnsi="宋体"/>
            </w:rPr>
          </w:rPrChange>
        </w:rPr>
      </w:pPr>
      <w:r w:rsidRPr="00402DF6">
        <w:rPr>
          <w:rFonts w:hint="eastAsia"/>
          <w:b/>
          <w:i/>
          <w:sz w:val="18"/>
        </w:rPr>
        <w:t>图</w:t>
      </w:r>
      <w:r w:rsidRPr="00402DF6">
        <w:rPr>
          <w:rFonts w:hint="eastAsia"/>
          <w:b/>
          <w:i/>
          <w:sz w:val="18"/>
        </w:rPr>
        <w:t>1-1</w:t>
      </w:r>
      <w:r w:rsidRPr="00402DF6">
        <w:rPr>
          <w:b/>
          <w:i/>
          <w:sz w:val="18"/>
        </w:rPr>
        <w:t xml:space="preserve"> </w:t>
      </w:r>
      <w:r w:rsidRPr="00402DF6">
        <w:rPr>
          <w:rFonts w:hint="eastAsia"/>
          <w:b/>
          <w:i/>
          <w:sz w:val="18"/>
        </w:rPr>
        <w:t>时空要素对象子库模块关系</w:t>
      </w:r>
    </w:p>
    <w:p w14:paraId="18E134DF" w14:textId="77777777" w:rsidR="0037049D" w:rsidRDefault="0037049D" w:rsidP="0037049D">
      <w:pPr>
        <w:pStyle w:val="1"/>
      </w:pPr>
      <w:bookmarkStart w:id="4" w:name="_Toc531094338"/>
      <w:r>
        <w:rPr>
          <w:rFonts w:hint="eastAsia"/>
        </w:rPr>
        <w:t>主要</w:t>
      </w:r>
      <w:r>
        <w:t>场景列表</w:t>
      </w:r>
      <w:bookmarkEnd w:id="4"/>
    </w:p>
    <w:p w14:paraId="12B611ED" w14:textId="77777777" w:rsidR="0037049D" w:rsidRDefault="00A9644C" w:rsidP="00A9644C">
      <w:pPr>
        <w:pStyle w:val="2"/>
      </w:pPr>
      <w:bookmarkStart w:id="5" w:name="_Toc531094339"/>
      <w:r>
        <w:rPr>
          <w:rFonts w:hint="eastAsia"/>
        </w:rPr>
        <w:t>查询功能</w:t>
      </w:r>
      <w:bookmarkEnd w:id="5"/>
    </w:p>
    <w:p w14:paraId="6DDA6C70" w14:textId="77777777" w:rsidR="00A9644C" w:rsidRDefault="00A9644C" w:rsidP="00A9644C">
      <w:pPr>
        <w:pStyle w:val="3"/>
      </w:pPr>
      <w:r w:rsidRPr="00E23703">
        <w:rPr>
          <w:rFonts w:hint="eastAsia"/>
        </w:rPr>
        <w:t>时空数据范围查询功能</w:t>
      </w:r>
    </w:p>
    <w:p w14:paraId="6F7EFF7E" w14:textId="77777777" w:rsidR="00A9644C" w:rsidRDefault="00A9644C" w:rsidP="00A9644C">
      <w:pPr>
        <w:pStyle w:val="afb"/>
        <w:numPr>
          <w:ilvl w:val="0"/>
          <w:numId w:val="4"/>
        </w:numPr>
        <w:ind w:firstLineChars="0"/>
      </w:pPr>
      <w:r w:rsidRPr="00162A16">
        <w:rPr>
          <w:rFonts w:hint="eastAsia"/>
          <w:b/>
        </w:rPr>
        <w:t>功能需求</w:t>
      </w:r>
      <w:r>
        <w:t>：</w:t>
      </w:r>
    </w:p>
    <w:p w14:paraId="761C79E2" w14:textId="77777777" w:rsidR="00A9644C" w:rsidRDefault="00A9644C" w:rsidP="00A9644C">
      <w:pPr>
        <w:ind w:firstLine="420"/>
      </w:pPr>
      <w:r>
        <w:rPr>
          <w:rFonts w:hint="eastAsia"/>
        </w:rPr>
        <w:t>空间条件：一个或多个矩形</w:t>
      </w:r>
      <w:r>
        <w:rPr>
          <w:rFonts w:hint="eastAsia"/>
        </w:rPr>
        <w:t>/</w:t>
      </w:r>
      <w:r>
        <w:rPr>
          <w:rFonts w:hint="eastAsia"/>
        </w:rPr>
        <w:t>不规则多边形；</w:t>
      </w:r>
    </w:p>
    <w:p w14:paraId="3D7CCFB5" w14:textId="77777777" w:rsidR="00A9644C" w:rsidRDefault="00A9644C" w:rsidP="00A9644C">
      <w:pPr>
        <w:ind w:firstLine="420"/>
      </w:pPr>
      <w:r>
        <w:rPr>
          <w:rFonts w:hint="eastAsia"/>
        </w:rPr>
        <w:lastRenderedPageBreak/>
        <w:t>时间条件：连续查询（起止日期</w:t>
      </w:r>
      <w:r>
        <w:rPr>
          <w:rFonts w:hint="eastAsia"/>
        </w:rPr>
        <w:t>+</w:t>
      </w:r>
      <w:r>
        <w:rPr>
          <w:rFonts w:hint="eastAsia"/>
        </w:rPr>
        <w:t>起止时间），不连续查询（起止日期</w:t>
      </w:r>
      <w:r>
        <w:rPr>
          <w:rFonts w:hint="eastAsia"/>
        </w:rPr>
        <w:t>+</w:t>
      </w:r>
      <w:r>
        <w:rPr>
          <w:rFonts w:hint="eastAsia"/>
        </w:rPr>
        <w:t>每日起止时间）</w:t>
      </w:r>
    </w:p>
    <w:p w14:paraId="78392F4A" w14:textId="77777777" w:rsidR="00A9644C" w:rsidRDefault="00A9644C" w:rsidP="00A9644C">
      <w:pPr>
        <w:ind w:firstLine="420"/>
      </w:pPr>
      <w:r>
        <w:rPr>
          <w:rFonts w:hint="eastAsia"/>
        </w:rPr>
        <w:t>空间条件和时间条件可以组合或单独查询。</w:t>
      </w:r>
    </w:p>
    <w:p w14:paraId="44D8103C" w14:textId="77777777" w:rsidR="00A9644C" w:rsidRPr="00F344FB" w:rsidRDefault="00A9644C" w:rsidP="00A9644C">
      <w:pPr>
        <w:ind w:firstLine="420"/>
      </w:pPr>
      <w:r>
        <w:rPr>
          <w:rFonts w:hint="eastAsia"/>
        </w:rPr>
        <w:t>在轨迹存储中查询轨迹空间范围与查询多边形相交，轨迹时间落在日期与时间组合的时间区间内的轨迹数据。</w:t>
      </w:r>
    </w:p>
    <w:p w14:paraId="2FF3AC6F" w14:textId="77777777" w:rsidR="00A9644C" w:rsidRPr="00162A16" w:rsidRDefault="00A9644C" w:rsidP="00A9644C">
      <w:pPr>
        <w:pStyle w:val="afb"/>
        <w:numPr>
          <w:ilvl w:val="0"/>
          <w:numId w:val="4"/>
        </w:numPr>
        <w:ind w:firstLineChars="0"/>
        <w:rPr>
          <w:b/>
        </w:rPr>
      </w:pPr>
      <w:r w:rsidRPr="00162A16">
        <w:rPr>
          <w:rFonts w:hint="eastAsia"/>
          <w:b/>
        </w:rPr>
        <w:t>技术规格</w:t>
      </w:r>
      <w:r w:rsidRPr="00162A16">
        <w:rPr>
          <w:b/>
        </w:rPr>
        <w:t>：</w:t>
      </w:r>
    </w:p>
    <w:p w14:paraId="322AE19C" w14:textId="77777777" w:rsidR="00A9644C" w:rsidRDefault="00A9644C" w:rsidP="00A9644C">
      <w:pPr>
        <w:pStyle w:val="afb"/>
      </w:pPr>
      <w:r>
        <w:rPr>
          <w:rFonts w:hint="eastAsia"/>
        </w:rPr>
        <w:t>1</w:t>
      </w:r>
      <w:r>
        <w:rPr>
          <w:rFonts w:hint="eastAsia"/>
        </w:rPr>
        <w:t>）</w:t>
      </w:r>
      <w:r>
        <w:rPr>
          <w:rFonts w:hint="eastAsia"/>
        </w:rPr>
        <w:t>1</w:t>
      </w:r>
      <w:r>
        <w:rPr>
          <w:rFonts w:hint="eastAsia"/>
        </w:rPr>
        <w:t>亿条轨迹中，按矩形区域（</w:t>
      </w:r>
      <w:r>
        <w:rPr>
          <w:rFonts w:hint="eastAsia"/>
        </w:rPr>
        <w:t>25</w:t>
      </w:r>
      <w:r>
        <w:rPr>
          <w:rFonts w:hint="eastAsia"/>
        </w:rPr>
        <w:t>平方公里）查询过去某一小时内的数据，最优在</w:t>
      </w:r>
      <w:r>
        <w:rPr>
          <w:rFonts w:hint="eastAsia"/>
        </w:rPr>
        <w:t>100</w:t>
      </w:r>
      <w:r>
        <w:rPr>
          <w:rFonts w:hint="eastAsia"/>
        </w:rPr>
        <w:t>毫秒内完成（</w:t>
      </w:r>
      <w:r>
        <w:rPr>
          <w:rFonts w:hint="eastAsia"/>
        </w:rPr>
        <w:t>3</w:t>
      </w:r>
      <w:r>
        <w:rPr>
          <w:rFonts w:hint="eastAsia"/>
        </w:rPr>
        <w:t>台</w:t>
      </w:r>
      <w:r>
        <w:rPr>
          <w:rFonts w:hint="eastAsia"/>
        </w:rPr>
        <w:t>RH2288</w:t>
      </w:r>
      <w:r>
        <w:rPr>
          <w:rFonts w:hint="eastAsia"/>
        </w:rPr>
        <w:t>服务器，</w:t>
      </w:r>
      <w:r>
        <w:rPr>
          <w:rFonts w:hint="eastAsia"/>
        </w:rPr>
        <w:t>CPU</w:t>
      </w:r>
      <w:r>
        <w:rPr>
          <w:rFonts w:hint="eastAsia"/>
        </w:rPr>
        <w:t>：</w:t>
      </w:r>
      <w:r>
        <w:rPr>
          <w:rFonts w:hint="eastAsia"/>
        </w:rPr>
        <w:t>2</w:t>
      </w:r>
      <w:r>
        <w:rPr>
          <w:rFonts w:hint="eastAsia"/>
        </w:rPr>
        <w:t>颗</w:t>
      </w:r>
      <w:r>
        <w:rPr>
          <w:rFonts w:hint="eastAsia"/>
        </w:rPr>
        <w:t>E5-2690</w:t>
      </w:r>
      <w:r>
        <w:rPr>
          <w:rFonts w:hint="eastAsia"/>
        </w:rPr>
        <w:t>，内存：</w:t>
      </w:r>
      <w:r>
        <w:rPr>
          <w:rFonts w:hint="eastAsia"/>
        </w:rPr>
        <w:t>200G</w:t>
      </w:r>
      <w:r>
        <w:rPr>
          <w:rFonts w:hint="eastAsia"/>
        </w:rPr>
        <w:t>）</w:t>
      </w:r>
    </w:p>
    <w:p w14:paraId="321DFBDC" w14:textId="77777777" w:rsidR="00A9644C" w:rsidRDefault="00A9644C" w:rsidP="00A9644C">
      <w:pPr>
        <w:pStyle w:val="afb"/>
      </w:pPr>
      <w:r>
        <w:rPr>
          <w:rFonts w:hint="eastAsia"/>
        </w:rPr>
        <w:t>2</w:t>
      </w:r>
      <w:r>
        <w:rPr>
          <w:rFonts w:hint="eastAsia"/>
        </w:rPr>
        <w:t>）</w:t>
      </w:r>
      <w:r>
        <w:rPr>
          <w:rFonts w:hint="eastAsia"/>
        </w:rPr>
        <w:t>1</w:t>
      </w:r>
      <w:r>
        <w:rPr>
          <w:rFonts w:hint="eastAsia"/>
        </w:rPr>
        <w:t>亿条轨迹中，按矩形区域（</w:t>
      </w:r>
      <w:r>
        <w:rPr>
          <w:rFonts w:hint="eastAsia"/>
        </w:rPr>
        <w:t>25</w:t>
      </w:r>
      <w:r>
        <w:rPr>
          <w:rFonts w:hint="eastAsia"/>
        </w:rPr>
        <w:t>平方公里）查询过去</w:t>
      </w:r>
      <w:r>
        <w:rPr>
          <w:rFonts w:hint="eastAsia"/>
        </w:rPr>
        <w:t>3</w:t>
      </w:r>
      <w:r>
        <w:rPr>
          <w:rFonts w:hint="eastAsia"/>
        </w:rPr>
        <w:t>个月中每日相同某一小时内的数据，</w:t>
      </w:r>
      <w:r>
        <w:rPr>
          <w:rFonts w:hint="eastAsia"/>
        </w:rPr>
        <w:t>1000</w:t>
      </w:r>
      <w:r>
        <w:rPr>
          <w:rFonts w:hint="eastAsia"/>
        </w:rPr>
        <w:t>次查询平均在</w:t>
      </w:r>
      <w:r>
        <w:rPr>
          <w:rFonts w:hint="eastAsia"/>
        </w:rPr>
        <w:t>500</w:t>
      </w:r>
      <w:r>
        <w:rPr>
          <w:rFonts w:hint="eastAsia"/>
        </w:rPr>
        <w:t>毫秒内完成（</w:t>
      </w:r>
      <w:r>
        <w:rPr>
          <w:rFonts w:hint="eastAsia"/>
        </w:rPr>
        <w:t>3</w:t>
      </w:r>
      <w:r>
        <w:rPr>
          <w:rFonts w:hint="eastAsia"/>
        </w:rPr>
        <w:t>台</w:t>
      </w:r>
      <w:r>
        <w:rPr>
          <w:rFonts w:hint="eastAsia"/>
        </w:rPr>
        <w:t>RH2288</w:t>
      </w:r>
      <w:r>
        <w:rPr>
          <w:rFonts w:hint="eastAsia"/>
        </w:rPr>
        <w:t>服务器，</w:t>
      </w:r>
      <w:r>
        <w:rPr>
          <w:rFonts w:hint="eastAsia"/>
        </w:rPr>
        <w:t>CPU</w:t>
      </w:r>
      <w:r>
        <w:rPr>
          <w:rFonts w:hint="eastAsia"/>
        </w:rPr>
        <w:t>：</w:t>
      </w:r>
      <w:r>
        <w:rPr>
          <w:rFonts w:hint="eastAsia"/>
        </w:rPr>
        <w:t>2</w:t>
      </w:r>
      <w:r>
        <w:rPr>
          <w:rFonts w:hint="eastAsia"/>
        </w:rPr>
        <w:t>颗</w:t>
      </w:r>
      <w:r>
        <w:rPr>
          <w:rFonts w:hint="eastAsia"/>
        </w:rPr>
        <w:t>E5-2690</w:t>
      </w:r>
      <w:r>
        <w:rPr>
          <w:rFonts w:hint="eastAsia"/>
        </w:rPr>
        <w:t>，内存：</w:t>
      </w:r>
      <w:r>
        <w:rPr>
          <w:rFonts w:hint="eastAsia"/>
        </w:rPr>
        <w:t>200G</w:t>
      </w:r>
      <w:r>
        <w:rPr>
          <w:rFonts w:hint="eastAsia"/>
        </w:rPr>
        <w:t>）</w:t>
      </w:r>
    </w:p>
    <w:p w14:paraId="4353E6C3" w14:textId="77777777" w:rsidR="00A9644C" w:rsidRDefault="00A9644C" w:rsidP="00A9644C">
      <w:pPr>
        <w:pStyle w:val="3"/>
      </w:pPr>
      <w:r w:rsidRPr="00E34F61">
        <w:rPr>
          <w:rFonts w:hint="eastAsia"/>
        </w:rPr>
        <w:t>时空数据相似性查询功能</w:t>
      </w:r>
    </w:p>
    <w:p w14:paraId="04C89764" w14:textId="77777777" w:rsidR="00A9644C" w:rsidRPr="00162A16" w:rsidRDefault="00A9644C" w:rsidP="00A9644C">
      <w:pPr>
        <w:pStyle w:val="afb"/>
        <w:numPr>
          <w:ilvl w:val="0"/>
          <w:numId w:val="4"/>
        </w:numPr>
        <w:ind w:firstLineChars="0"/>
        <w:rPr>
          <w:b/>
        </w:rPr>
      </w:pPr>
      <w:r w:rsidRPr="00162A16">
        <w:rPr>
          <w:rFonts w:hint="eastAsia"/>
          <w:b/>
        </w:rPr>
        <w:t>功能需求</w:t>
      </w:r>
      <w:r w:rsidRPr="00162A16">
        <w:rPr>
          <w:b/>
        </w:rPr>
        <w:t>：</w:t>
      </w:r>
    </w:p>
    <w:p w14:paraId="1E6494EC" w14:textId="77777777" w:rsidR="00A9644C" w:rsidRDefault="00A9644C" w:rsidP="00A9644C">
      <w:pPr>
        <w:ind w:firstLine="420"/>
      </w:pPr>
      <w:r>
        <w:rPr>
          <w:rFonts w:hint="eastAsia"/>
        </w:rPr>
        <w:t>1.</w:t>
      </w:r>
      <w:r>
        <w:rPr>
          <w:rFonts w:hint="eastAsia"/>
        </w:rPr>
        <w:t>以点查点：给定</w:t>
      </w:r>
      <w:r>
        <w:rPr>
          <w:rFonts w:hint="eastAsia"/>
        </w:rPr>
        <w:t>1</w:t>
      </w:r>
      <w:r>
        <w:rPr>
          <w:rFonts w:hint="eastAsia"/>
        </w:rPr>
        <w:t>）目标点定位经纬度、</w:t>
      </w:r>
      <w:r>
        <w:rPr>
          <w:rFonts w:hint="eastAsia"/>
        </w:rPr>
        <w:t>2</w:t>
      </w:r>
      <w:r>
        <w:rPr>
          <w:rFonts w:hint="eastAsia"/>
        </w:rPr>
        <w:t>）期望得到的最相似点的数量共计</w:t>
      </w:r>
      <w:r>
        <w:rPr>
          <w:rFonts w:hint="eastAsia"/>
        </w:rPr>
        <w:t>2</w:t>
      </w:r>
      <w:r>
        <w:rPr>
          <w:rFonts w:hint="eastAsia"/>
        </w:rPr>
        <w:t>个过滤条件作为输入，在</w:t>
      </w:r>
      <w:r>
        <w:rPr>
          <w:rFonts w:hint="eastAsia"/>
        </w:rPr>
        <w:t>MR</w:t>
      </w:r>
      <w:r>
        <w:rPr>
          <w:rFonts w:hint="eastAsia"/>
        </w:rPr>
        <w:t>数据点存储中查询到目标点空间距离最近的点数据。</w:t>
      </w:r>
    </w:p>
    <w:p w14:paraId="13B1E10D" w14:textId="77777777" w:rsidR="00A9644C" w:rsidRDefault="00A9644C" w:rsidP="00A9644C">
      <w:pPr>
        <w:ind w:firstLine="420"/>
      </w:pPr>
      <w:r>
        <w:rPr>
          <w:rFonts w:hint="eastAsia"/>
        </w:rPr>
        <w:t>2.</w:t>
      </w:r>
      <w:r>
        <w:rPr>
          <w:rFonts w:hint="eastAsia"/>
        </w:rPr>
        <w:t>以点查轨迹：给定</w:t>
      </w:r>
      <w:r>
        <w:rPr>
          <w:rFonts w:hint="eastAsia"/>
        </w:rPr>
        <w:t>1</w:t>
      </w:r>
      <w:r>
        <w:rPr>
          <w:rFonts w:hint="eastAsia"/>
        </w:rPr>
        <w:t>）目标点定位经纬度、</w:t>
      </w:r>
      <w:r>
        <w:rPr>
          <w:rFonts w:hint="eastAsia"/>
        </w:rPr>
        <w:t>2</w:t>
      </w:r>
      <w:r>
        <w:rPr>
          <w:rFonts w:hint="eastAsia"/>
        </w:rPr>
        <w:t>）期望得到的最相似轨迹的数量共计</w:t>
      </w:r>
      <w:r>
        <w:rPr>
          <w:rFonts w:hint="eastAsia"/>
        </w:rPr>
        <w:t>2</w:t>
      </w:r>
      <w:r>
        <w:rPr>
          <w:rFonts w:hint="eastAsia"/>
        </w:rPr>
        <w:t>个过滤条件作为输入，在轨迹数据存储中查询到目标点空间距离最近的轨迹。</w:t>
      </w:r>
    </w:p>
    <w:p w14:paraId="2A1375DB" w14:textId="77777777" w:rsidR="00A9644C" w:rsidRPr="00162A16" w:rsidRDefault="00A9644C" w:rsidP="00A9644C">
      <w:pPr>
        <w:pStyle w:val="afb"/>
        <w:numPr>
          <w:ilvl w:val="0"/>
          <w:numId w:val="4"/>
        </w:numPr>
        <w:ind w:firstLineChars="0"/>
        <w:rPr>
          <w:b/>
        </w:rPr>
      </w:pPr>
      <w:r w:rsidRPr="00162A16">
        <w:rPr>
          <w:rFonts w:hint="eastAsia"/>
          <w:b/>
        </w:rPr>
        <w:t>技术规格</w:t>
      </w:r>
      <w:r w:rsidRPr="00162A16">
        <w:rPr>
          <w:b/>
        </w:rPr>
        <w:t>：</w:t>
      </w:r>
    </w:p>
    <w:p w14:paraId="479D2CFF" w14:textId="77777777" w:rsidR="00A9644C" w:rsidRDefault="00A9644C" w:rsidP="00A9644C">
      <w:pPr>
        <w:pStyle w:val="afb"/>
      </w:pPr>
      <w:r w:rsidRPr="00E34F61">
        <w:rPr>
          <w:rFonts w:hint="eastAsia"/>
        </w:rPr>
        <w:t>1</w:t>
      </w:r>
      <w:r w:rsidRPr="00E34F61">
        <w:rPr>
          <w:rFonts w:hint="eastAsia"/>
        </w:rPr>
        <w:t>）从</w:t>
      </w:r>
      <w:r w:rsidRPr="00E34F61">
        <w:rPr>
          <w:rFonts w:hint="eastAsia"/>
        </w:rPr>
        <w:t>1</w:t>
      </w:r>
      <w:r w:rsidRPr="00E34F61">
        <w:rPr>
          <w:rFonts w:hint="eastAsia"/>
        </w:rPr>
        <w:t>亿条</w:t>
      </w:r>
      <w:r w:rsidRPr="00E34F61">
        <w:rPr>
          <w:rFonts w:hint="eastAsia"/>
        </w:rPr>
        <w:t>MR</w:t>
      </w:r>
      <w:r w:rsidRPr="00E34F61">
        <w:rPr>
          <w:rFonts w:hint="eastAsia"/>
        </w:rPr>
        <w:t>数据中，获取</w:t>
      </w:r>
      <w:proofErr w:type="gramStart"/>
      <w:r w:rsidRPr="00E34F61">
        <w:rPr>
          <w:rFonts w:hint="eastAsia"/>
        </w:rPr>
        <w:t>距某定位</w:t>
      </w:r>
      <w:proofErr w:type="gramEnd"/>
      <w:r w:rsidRPr="00E34F61">
        <w:rPr>
          <w:rFonts w:hint="eastAsia"/>
        </w:rPr>
        <w:t>点最近的前</w:t>
      </w:r>
      <w:r w:rsidRPr="00E34F61">
        <w:rPr>
          <w:rFonts w:hint="eastAsia"/>
        </w:rPr>
        <w:t>K(K=10)</w:t>
      </w:r>
      <w:proofErr w:type="gramStart"/>
      <w:r w:rsidRPr="00E34F61">
        <w:rPr>
          <w:rFonts w:hint="eastAsia"/>
        </w:rPr>
        <w:t>个</w:t>
      </w:r>
      <w:proofErr w:type="gramEnd"/>
      <w:r w:rsidRPr="00E34F61">
        <w:rPr>
          <w:rFonts w:hint="eastAsia"/>
        </w:rPr>
        <w:t>MR</w:t>
      </w:r>
      <w:r w:rsidRPr="00E34F61">
        <w:rPr>
          <w:rFonts w:hint="eastAsia"/>
        </w:rPr>
        <w:t>数据，</w:t>
      </w:r>
      <w:r w:rsidRPr="00E34F61">
        <w:rPr>
          <w:rFonts w:hint="eastAsia"/>
        </w:rPr>
        <w:t xml:space="preserve"> 3</w:t>
      </w:r>
      <w:r w:rsidRPr="00E34F61">
        <w:rPr>
          <w:rFonts w:hint="eastAsia"/>
        </w:rPr>
        <w:t>台</w:t>
      </w:r>
      <w:r w:rsidRPr="00E34F61">
        <w:rPr>
          <w:rFonts w:hint="eastAsia"/>
        </w:rPr>
        <w:t>4</w:t>
      </w:r>
      <w:r w:rsidRPr="00E34F61">
        <w:rPr>
          <w:rFonts w:hint="eastAsia"/>
        </w:rPr>
        <w:t>核</w:t>
      </w:r>
      <w:r w:rsidRPr="00E34F61">
        <w:rPr>
          <w:rFonts w:hint="eastAsia"/>
        </w:rPr>
        <w:t>16G</w:t>
      </w:r>
      <w:r w:rsidRPr="00E34F61">
        <w:rPr>
          <w:rFonts w:hint="eastAsia"/>
        </w:rPr>
        <w:t>内存服务器，</w:t>
      </w:r>
      <w:r w:rsidRPr="00E34F61">
        <w:rPr>
          <w:rFonts w:hint="eastAsia"/>
        </w:rPr>
        <w:t>1000</w:t>
      </w:r>
      <w:r w:rsidRPr="00E34F61">
        <w:rPr>
          <w:rFonts w:hint="eastAsia"/>
        </w:rPr>
        <w:t>次查询平均时耗</w:t>
      </w:r>
      <w:r w:rsidRPr="00E34F61">
        <w:rPr>
          <w:rFonts w:hint="eastAsia"/>
        </w:rPr>
        <w:t xml:space="preserve"> &lt;1</w:t>
      </w:r>
      <w:r w:rsidRPr="00E34F61">
        <w:rPr>
          <w:rFonts w:hint="eastAsia"/>
        </w:rPr>
        <w:t>秒</w:t>
      </w:r>
    </w:p>
    <w:p w14:paraId="73D415B0" w14:textId="77777777" w:rsidR="00A9644C" w:rsidRDefault="00A9644C" w:rsidP="00A9644C">
      <w:pPr>
        <w:pStyle w:val="3"/>
      </w:pPr>
      <w:r w:rsidRPr="00E34F61">
        <w:rPr>
          <w:rFonts w:hint="eastAsia"/>
        </w:rPr>
        <w:t>时空数据嵌套查询功能</w:t>
      </w:r>
    </w:p>
    <w:p w14:paraId="2A510616" w14:textId="77777777" w:rsidR="00A9644C" w:rsidRPr="00162A16" w:rsidRDefault="00A9644C" w:rsidP="00A9644C">
      <w:pPr>
        <w:pStyle w:val="afb"/>
        <w:numPr>
          <w:ilvl w:val="0"/>
          <w:numId w:val="4"/>
        </w:numPr>
        <w:ind w:firstLineChars="0"/>
        <w:rPr>
          <w:b/>
        </w:rPr>
      </w:pPr>
      <w:r w:rsidRPr="00162A16">
        <w:rPr>
          <w:rFonts w:hint="eastAsia"/>
          <w:b/>
        </w:rPr>
        <w:t>功能需求</w:t>
      </w:r>
      <w:r w:rsidRPr="00162A16">
        <w:rPr>
          <w:b/>
        </w:rPr>
        <w:t>：</w:t>
      </w:r>
    </w:p>
    <w:p w14:paraId="01634B4B" w14:textId="77777777" w:rsidR="00A9644C" w:rsidRDefault="00A9644C" w:rsidP="00A9644C">
      <w:pPr>
        <w:ind w:firstLine="420"/>
      </w:pPr>
      <w:r>
        <w:rPr>
          <w:rFonts w:hint="eastAsia"/>
        </w:rPr>
        <w:t>1.</w:t>
      </w:r>
      <w:r>
        <w:rPr>
          <w:rFonts w:hint="eastAsia"/>
        </w:rPr>
        <w:t>实现范围查询与相似性查询的自嵌套查询；</w:t>
      </w:r>
    </w:p>
    <w:p w14:paraId="594C32CB" w14:textId="77777777" w:rsidR="00A9644C" w:rsidRDefault="00A9644C" w:rsidP="00A9644C">
      <w:pPr>
        <w:ind w:firstLine="420"/>
      </w:pPr>
      <w:r>
        <w:rPr>
          <w:rFonts w:hint="eastAsia"/>
        </w:rPr>
        <w:t>2.</w:t>
      </w:r>
      <w:r>
        <w:rPr>
          <w:rFonts w:hint="eastAsia"/>
        </w:rPr>
        <w:t>实现范围查询与相似性查询的互嵌套查询；</w:t>
      </w:r>
    </w:p>
    <w:p w14:paraId="5B457894" w14:textId="77777777" w:rsidR="00A9644C" w:rsidRDefault="00A9644C" w:rsidP="00A9644C">
      <w:pPr>
        <w:ind w:firstLine="420"/>
      </w:pPr>
      <w:r>
        <w:rPr>
          <w:rFonts w:hint="eastAsia"/>
        </w:rPr>
        <w:t>3.</w:t>
      </w:r>
      <w:r>
        <w:rPr>
          <w:rFonts w:hint="eastAsia"/>
        </w:rPr>
        <w:t>实现上述嵌套的递归嵌套查询；</w:t>
      </w:r>
    </w:p>
    <w:p w14:paraId="132F9B1D" w14:textId="77777777" w:rsidR="00A9644C" w:rsidRPr="00162A16" w:rsidRDefault="00A9644C" w:rsidP="00A9644C">
      <w:pPr>
        <w:pStyle w:val="afb"/>
        <w:numPr>
          <w:ilvl w:val="0"/>
          <w:numId w:val="4"/>
        </w:numPr>
        <w:ind w:firstLineChars="0"/>
        <w:rPr>
          <w:b/>
        </w:rPr>
      </w:pPr>
      <w:r w:rsidRPr="00162A16">
        <w:rPr>
          <w:rFonts w:hint="eastAsia"/>
          <w:b/>
        </w:rPr>
        <w:lastRenderedPageBreak/>
        <w:t>技术规格</w:t>
      </w:r>
      <w:r w:rsidRPr="00162A16">
        <w:rPr>
          <w:b/>
        </w:rPr>
        <w:t>：</w:t>
      </w:r>
    </w:p>
    <w:p w14:paraId="245E56BE" w14:textId="77777777" w:rsidR="00A9644C" w:rsidRDefault="00A9644C" w:rsidP="00A9644C">
      <w:pPr>
        <w:pStyle w:val="afb"/>
      </w:pPr>
      <w:r w:rsidRPr="00E34F61">
        <w:rPr>
          <w:rFonts w:hint="eastAsia"/>
        </w:rPr>
        <w:t>1</w:t>
      </w:r>
      <w:r w:rsidRPr="00E34F61">
        <w:rPr>
          <w:rFonts w:hint="eastAsia"/>
        </w:rPr>
        <w:t>）实现</w:t>
      </w:r>
      <w:r w:rsidRPr="00E34F61">
        <w:rPr>
          <w:rFonts w:hint="eastAsia"/>
        </w:rPr>
        <w:t>3</w:t>
      </w:r>
      <w:r w:rsidRPr="00E34F61">
        <w:rPr>
          <w:rFonts w:hint="eastAsia"/>
        </w:rPr>
        <w:t>类嵌套查询的功能；</w:t>
      </w:r>
    </w:p>
    <w:p w14:paraId="52327B22" w14:textId="77777777" w:rsidR="00A9644C" w:rsidRDefault="00A9644C" w:rsidP="00A9644C">
      <w:pPr>
        <w:pStyle w:val="3"/>
      </w:pPr>
      <w:r w:rsidRPr="00E23703">
        <w:rPr>
          <w:rFonts w:hint="eastAsia"/>
        </w:rPr>
        <w:t>时空数据范围查询功能</w:t>
      </w:r>
    </w:p>
    <w:p w14:paraId="75AAA575" w14:textId="77777777" w:rsidR="00A9644C" w:rsidRPr="00162A16" w:rsidRDefault="00A9644C" w:rsidP="00A9644C">
      <w:pPr>
        <w:pStyle w:val="afb"/>
        <w:numPr>
          <w:ilvl w:val="0"/>
          <w:numId w:val="4"/>
        </w:numPr>
        <w:ind w:firstLineChars="0"/>
        <w:rPr>
          <w:b/>
        </w:rPr>
      </w:pPr>
      <w:r w:rsidRPr="00162A16">
        <w:rPr>
          <w:rFonts w:hint="eastAsia"/>
          <w:b/>
        </w:rPr>
        <w:t>功能需求</w:t>
      </w:r>
      <w:r w:rsidRPr="00162A16">
        <w:rPr>
          <w:b/>
        </w:rPr>
        <w:t>：</w:t>
      </w:r>
    </w:p>
    <w:p w14:paraId="2E9A7F1A" w14:textId="77777777" w:rsidR="00A9644C" w:rsidRDefault="00A9644C" w:rsidP="00A9644C">
      <w:pPr>
        <w:ind w:firstLine="420"/>
      </w:pPr>
      <w:r w:rsidRPr="00E34F61">
        <w:rPr>
          <w:rFonts w:hint="eastAsia"/>
        </w:rPr>
        <w:t>给定</w:t>
      </w:r>
      <w:r w:rsidRPr="00E34F61">
        <w:rPr>
          <w:rFonts w:hint="eastAsia"/>
        </w:rPr>
        <w:t>1</w:t>
      </w:r>
      <w:r w:rsidRPr="00E34F61">
        <w:rPr>
          <w:rFonts w:hint="eastAsia"/>
        </w:rPr>
        <w:t>）目标点定位经纬度、</w:t>
      </w:r>
      <w:r w:rsidRPr="00E34F61">
        <w:rPr>
          <w:rFonts w:hint="eastAsia"/>
        </w:rPr>
        <w:t>2</w:t>
      </w:r>
      <w:r w:rsidRPr="00E34F61">
        <w:rPr>
          <w:rFonts w:hint="eastAsia"/>
        </w:rPr>
        <w:t>）期望得到的最相似对象的数量共计</w:t>
      </w:r>
      <w:r w:rsidRPr="00E34F61">
        <w:rPr>
          <w:rFonts w:hint="eastAsia"/>
        </w:rPr>
        <w:t>2</w:t>
      </w:r>
      <w:r w:rsidRPr="00E34F61">
        <w:rPr>
          <w:rFonts w:hint="eastAsia"/>
        </w:rPr>
        <w:t>个过滤条件作为输入，在动态地理对象存储中查询到目标对象空间距离最近的点数据。</w:t>
      </w:r>
    </w:p>
    <w:p w14:paraId="780ADD30" w14:textId="77777777" w:rsidR="00A9644C" w:rsidRPr="00162A16" w:rsidRDefault="00A9644C" w:rsidP="00A9644C">
      <w:pPr>
        <w:pStyle w:val="afb"/>
        <w:numPr>
          <w:ilvl w:val="0"/>
          <w:numId w:val="4"/>
        </w:numPr>
        <w:ind w:firstLineChars="0"/>
        <w:rPr>
          <w:b/>
        </w:rPr>
      </w:pPr>
      <w:r w:rsidRPr="00162A16">
        <w:rPr>
          <w:rFonts w:hint="eastAsia"/>
          <w:b/>
        </w:rPr>
        <w:t>技术规格</w:t>
      </w:r>
      <w:r w:rsidRPr="00162A16">
        <w:rPr>
          <w:b/>
        </w:rPr>
        <w:t>：</w:t>
      </w:r>
    </w:p>
    <w:p w14:paraId="53D464FC" w14:textId="77777777" w:rsidR="00A9644C" w:rsidRDefault="00A9644C" w:rsidP="00A9644C">
      <w:pPr>
        <w:pStyle w:val="afb"/>
      </w:pPr>
      <w:r w:rsidRPr="00E34F61">
        <w:rPr>
          <w:rFonts w:hint="eastAsia"/>
        </w:rPr>
        <w:t>1</w:t>
      </w:r>
      <w:r w:rsidRPr="00E34F61">
        <w:rPr>
          <w:rFonts w:hint="eastAsia"/>
        </w:rPr>
        <w:t>）从</w:t>
      </w:r>
      <w:r w:rsidRPr="00E34F61">
        <w:rPr>
          <w:rFonts w:hint="eastAsia"/>
        </w:rPr>
        <w:t>1</w:t>
      </w:r>
      <w:r w:rsidRPr="00E34F61">
        <w:rPr>
          <w:rFonts w:hint="eastAsia"/>
        </w:rPr>
        <w:t>亿条动态地理对象中，获取与某目标对象最相似的前</w:t>
      </w:r>
      <w:r w:rsidRPr="00E34F61">
        <w:rPr>
          <w:rFonts w:hint="eastAsia"/>
        </w:rPr>
        <w:t>K(K=10)</w:t>
      </w:r>
      <w:proofErr w:type="gramStart"/>
      <w:r w:rsidRPr="00E34F61">
        <w:rPr>
          <w:rFonts w:hint="eastAsia"/>
        </w:rPr>
        <w:t>个</w:t>
      </w:r>
      <w:proofErr w:type="gramEnd"/>
      <w:r w:rsidRPr="00E34F61">
        <w:rPr>
          <w:rFonts w:hint="eastAsia"/>
        </w:rPr>
        <w:t>动态地理对象，</w:t>
      </w:r>
      <w:r w:rsidRPr="00E34F61">
        <w:rPr>
          <w:rFonts w:hint="eastAsia"/>
        </w:rPr>
        <w:t xml:space="preserve"> 3</w:t>
      </w:r>
      <w:r w:rsidRPr="00E34F61">
        <w:rPr>
          <w:rFonts w:hint="eastAsia"/>
        </w:rPr>
        <w:t>台</w:t>
      </w:r>
      <w:r w:rsidRPr="00E34F61">
        <w:rPr>
          <w:rFonts w:hint="eastAsia"/>
        </w:rPr>
        <w:t>4</w:t>
      </w:r>
      <w:r w:rsidRPr="00E34F61">
        <w:rPr>
          <w:rFonts w:hint="eastAsia"/>
        </w:rPr>
        <w:t>核</w:t>
      </w:r>
      <w:r w:rsidRPr="00E34F61">
        <w:rPr>
          <w:rFonts w:hint="eastAsia"/>
        </w:rPr>
        <w:t>16G</w:t>
      </w:r>
      <w:r w:rsidRPr="00E34F61">
        <w:rPr>
          <w:rFonts w:hint="eastAsia"/>
        </w:rPr>
        <w:t>内存服务器，</w:t>
      </w:r>
      <w:r w:rsidRPr="00E34F61">
        <w:rPr>
          <w:rFonts w:hint="eastAsia"/>
        </w:rPr>
        <w:t>1000</w:t>
      </w:r>
      <w:r w:rsidRPr="00E34F61">
        <w:rPr>
          <w:rFonts w:hint="eastAsia"/>
        </w:rPr>
        <w:t>次查询平均时耗</w:t>
      </w:r>
      <w:r w:rsidRPr="00E34F61">
        <w:rPr>
          <w:rFonts w:hint="eastAsia"/>
        </w:rPr>
        <w:t xml:space="preserve"> &lt;1</w:t>
      </w:r>
      <w:r w:rsidRPr="00E34F61">
        <w:rPr>
          <w:rFonts w:hint="eastAsia"/>
        </w:rPr>
        <w:t>秒</w:t>
      </w:r>
    </w:p>
    <w:p w14:paraId="1632FCC7" w14:textId="77777777" w:rsidR="00A9644C" w:rsidRDefault="00A9644C" w:rsidP="00A9644C">
      <w:pPr>
        <w:pStyle w:val="2"/>
      </w:pPr>
      <w:bookmarkStart w:id="6" w:name="_Toc531094340"/>
      <w:r>
        <w:rPr>
          <w:rFonts w:hint="eastAsia"/>
        </w:rPr>
        <w:t>存储功能</w:t>
      </w:r>
      <w:bookmarkEnd w:id="6"/>
    </w:p>
    <w:p w14:paraId="3D1820FB" w14:textId="77777777" w:rsidR="00A9644C" w:rsidRDefault="00A9644C" w:rsidP="00A9644C">
      <w:pPr>
        <w:pStyle w:val="3"/>
      </w:pPr>
      <w:r w:rsidRPr="00BF7A06">
        <w:rPr>
          <w:rFonts w:hint="eastAsia"/>
        </w:rPr>
        <w:t>时空数据导入功能</w:t>
      </w:r>
    </w:p>
    <w:p w14:paraId="61B609FC" w14:textId="77777777" w:rsidR="00A9644C" w:rsidRPr="00162A16" w:rsidRDefault="00A9644C" w:rsidP="00A9644C">
      <w:pPr>
        <w:pStyle w:val="afb"/>
        <w:numPr>
          <w:ilvl w:val="0"/>
          <w:numId w:val="4"/>
        </w:numPr>
        <w:ind w:firstLineChars="0"/>
        <w:rPr>
          <w:b/>
        </w:rPr>
      </w:pPr>
      <w:r w:rsidRPr="00162A16">
        <w:rPr>
          <w:rFonts w:hint="eastAsia"/>
          <w:b/>
        </w:rPr>
        <w:t>功能需求</w:t>
      </w:r>
      <w:r w:rsidRPr="00162A16">
        <w:rPr>
          <w:b/>
        </w:rPr>
        <w:t>：</w:t>
      </w:r>
    </w:p>
    <w:p w14:paraId="1FA9E95B" w14:textId="77777777" w:rsidR="00A9644C" w:rsidRDefault="00A9644C" w:rsidP="00A9644C">
      <w:pPr>
        <w:ind w:firstLine="420"/>
      </w:pPr>
      <w:r w:rsidRPr="00BF7A06">
        <w:rPr>
          <w:rFonts w:hint="eastAsia"/>
        </w:rPr>
        <w:t>给定</w:t>
      </w:r>
      <w:r w:rsidRPr="00BF7A06">
        <w:rPr>
          <w:rFonts w:hint="eastAsia"/>
        </w:rPr>
        <w:t>1</w:t>
      </w:r>
      <w:r w:rsidRPr="00BF7A06">
        <w:rPr>
          <w:rFonts w:hint="eastAsia"/>
        </w:rPr>
        <w:t>）文件形式或数据对象形式存在的时空数据（数据为</w:t>
      </w:r>
      <w:r w:rsidRPr="00BF7A06">
        <w:rPr>
          <w:rFonts w:hint="eastAsia"/>
        </w:rPr>
        <w:t>CSV</w:t>
      </w:r>
      <w:r w:rsidRPr="00BF7A06">
        <w:rPr>
          <w:rFonts w:hint="eastAsia"/>
        </w:rPr>
        <w:t>格式）、</w:t>
      </w:r>
      <w:r w:rsidRPr="00BF7A06">
        <w:rPr>
          <w:rFonts w:hint="eastAsia"/>
        </w:rPr>
        <w:t>2</w:t>
      </w:r>
      <w:r w:rsidRPr="00BF7A06">
        <w:rPr>
          <w:rFonts w:hint="eastAsia"/>
        </w:rPr>
        <w:t>）目标数据存储引用作为输入，将文件中的时空数据按照高效的对象模型进行表示，将转换后的对象存入目标数据存储中，并对数据进行索引，更新相应数据集的存储索引。</w:t>
      </w:r>
    </w:p>
    <w:p w14:paraId="546A159C" w14:textId="77777777" w:rsidR="00A9644C" w:rsidRPr="00162A16" w:rsidRDefault="00A9644C" w:rsidP="00A9644C">
      <w:pPr>
        <w:pStyle w:val="afb"/>
        <w:numPr>
          <w:ilvl w:val="0"/>
          <w:numId w:val="4"/>
        </w:numPr>
        <w:ind w:firstLineChars="0"/>
        <w:rPr>
          <w:b/>
        </w:rPr>
      </w:pPr>
      <w:r w:rsidRPr="00162A16">
        <w:rPr>
          <w:rFonts w:hint="eastAsia"/>
          <w:b/>
        </w:rPr>
        <w:t>技术规格</w:t>
      </w:r>
      <w:r w:rsidRPr="00162A16">
        <w:rPr>
          <w:b/>
        </w:rPr>
        <w:t>：</w:t>
      </w:r>
    </w:p>
    <w:p w14:paraId="04CBDB71" w14:textId="77777777" w:rsidR="00A9644C" w:rsidRDefault="00A9644C" w:rsidP="00A9644C">
      <w:pPr>
        <w:pStyle w:val="afb"/>
      </w:pPr>
      <w:r>
        <w:rPr>
          <w:rFonts w:hint="eastAsia"/>
        </w:rPr>
        <w:t>1</w:t>
      </w:r>
      <w:r>
        <w:rPr>
          <w:rFonts w:hint="eastAsia"/>
        </w:rPr>
        <w:t>）</w:t>
      </w:r>
      <w:r>
        <w:rPr>
          <w:rFonts w:hint="eastAsia"/>
        </w:rPr>
        <w:t>200</w:t>
      </w:r>
      <w:r>
        <w:rPr>
          <w:rFonts w:hint="eastAsia"/>
        </w:rPr>
        <w:t>万条轨迹（每条平均</w:t>
      </w:r>
      <w:r>
        <w:rPr>
          <w:rFonts w:hint="eastAsia"/>
        </w:rPr>
        <w:t>8000</w:t>
      </w:r>
      <w:r>
        <w:rPr>
          <w:rFonts w:hint="eastAsia"/>
        </w:rPr>
        <w:t>点）存储空间</w:t>
      </w:r>
      <w:r>
        <w:rPr>
          <w:rFonts w:hint="eastAsia"/>
        </w:rPr>
        <w:t>(</w:t>
      </w:r>
      <w:r>
        <w:rPr>
          <w:rFonts w:hint="eastAsia"/>
        </w:rPr>
        <w:t>纯时空属性</w:t>
      </w:r>
      <w:r>
        <w:rPr>
          <w:rFonts w:hint="eastAsia"/>
        </w:rPr>
        <w:t>)</w:t>
      </w:r>
      <w:r>
        <w:rPr>
          <w:rFonts w:hint="eastAsia"/>
        </w:rPr>
        <w:t>占用小于</w:t>
      </w:r>
      <w:r>
        <w:rPr>
          <w:rFonts w:hint="eastAsia"/>
        </w:rPr>
        <w:t>10TB</w:t>
      </w:r>
      <w:r>
        <w:rPr>
          <w:rFonts w:hint="eastAsia"/>
        </w:rPr>
        <w:t>。</w:t>
      </w:r>
    </w:p>
    <w:p w14:paraId="1BAE2265" w14:textId="77777777" w:rsidR="00A9644C" w:rsidRDefault="00A9644C" w:rsidP="00A9644C">
      <w:pPr>
        <w:pStyle w:val="afb"/>
      </w:pPr>
      <w:r>
        <w:rPr>
          <w:rFonts w:hint="eastAsia"/>
        </w:rPr>
        <w:t>2</w:t>
      </w:r>
      <w:r>
        <w:rPr>
          <w:rFonts w:hint="eastAsia"/>
        </w:rPr>
        <w:t>）</w:t>
      </w:r>
      <w:r>
        <w:rPr>
          <w:rFonts w:hint="eastAsia"/>
        </w:rPr>
        <w:t>200</w:t>
      </w:r>
      <w:r>
        <w:rPr>
          <w:rFonts w:hint="eastAsia"/>
        </w:rPr>
        <w:t>万条轨迹（每条平均</w:t>
      </w:r>
      <w:r>
        <w:rPr>
          <w:rFonts w:hint="eastAsia"/>
        </w:rPr>
        <w:t>8000</w:t>
      </w:r>
      <w:r>
        <w:rPr>
          <w:rFonts w:hint="eastAsia"/>
        </w:rPr>
        <w:t>点）导入时间小于</w:t>
      </w:r>
      <w:r>
        <w:rPr>
          <w:rFonts w:hint="eastAsia"/>
        </w:rPr>
        <w:t>60</w:t>
      </w:r>
      <w:r>
        <w:rPr>
          <w:rFonts w:hint="eastAsia"/>
        </w:rPr>
        <w:t>分钟。</w:t>
      </w:r>
    </w:p>
    <w:p w14:paraId="026A33D8" w14:textId="77777777" w:rsidR="00A9644C" w:rsidRDefault="00A9644C" w:rsidP="00A9644C">
      <w:pPr>
        <w:pStyle w:val="3"/>
      </w:pPr>
      <w:r w:rsidRPr="00BF7A06">
        <w:rPr>
          <w:rFonts w:hint="eastAsia"/>
        </w:rPr>
        <w:t>时空数据索引构建</w:t>
      </w:r>
    </w:p>
    <w:p w14:paraId="3F538CF5" w14:textId="77777777" w:rsidR="00A9644C" w:rsidRPr="00162A16" w:rsidRDefault="00A9644C" w:rsidP="00A9644C">
      <w:pPr>
        <w:pStyle w:val="afb"/>
        <w:numPr>
          <w:ilvl w:val="0"/>
          <w:numId w:val="4"/>
        </w:numPr>
        <w:ind w:firstLineChars="0"/>
        <w:rPr>
          <w:b/>
        </w:rPr>
      </w:pPr>
      <w:r w:rsidRPr="00162A16">
        <w:rPr>
          <w:rFonts w:hint="eastAsia"/>
          <w:b/>
        </w:rPr>
        <w:t>功能需求</w:t>
      </w:r>
      <w:r w:rsidRPr="00162A16">
        <w:rPr>
          <w:b/>
        </w:rPr>
        <w:t>：</w:t>
      </w:r>
    </w:p>
    <w:p w14:paraId="03536249" w14:textId="77777777" w:rsidR="00A9644C" w:rsidRDefault="00A9644C" w:rsidP="00A9644C">
      <w:pPr>
        <w:ind w:firstLine="420"/>
      </w:pPr>
      <w:r>
        <w:rPr>
          <w:rFonts w:hint="eastAsia"/>
        </w:rPr>
        <w:t>给定</w:t>
      </w:r>
      <w:r>
        <w:rPr>
          <w:rFonts w:hint="eastAsia"/>
        </w:rPr>
        <w:t>1</w:t>
      </w:r>
      <w:r>
        <w:rPr>
          <w:rFonts w:hint="eastAsia"/>
        </w:rPr>
        <w:t>）时空数据存储、</w:t>
      </w:r>
      <w:r>
        <w:rPr>
          <w:rFonts w:hint="eastAsia"/>
        </w:rPr>
        <w:t>2</w:t>
      </w:r>
      <w:r>
        <w:rPr>
          <w:rFonts w:hint="eastAsia"/>
        </w:rPr>
        <w:t>）索引类型为输入，将时空数据存储中的时空数据对象按照输入索引类型的要求构建相应的索引数据。</w:t>
      </w:r>
    </w:p>
    <w:p w14:paraId="30EE3561" w14:textId="77777777" w:rsidR="00A9644C" w:rsidRPr="00162A16" w:rsidRDefault="00A9644C" w:rsidP="00A9644C">
      <w:pPr>
        <w:pStyle w:val="afb"/>
        <w:numPr>
          <w:ilvl w:val="0"/>
          <w:numId w:val="4"/>
        </w:numPr>
        <w:ind w:firstLineChars="0"/>
        <w:rPr>
          <w:b/>
        </w:rPr>
      </w:pPr>
      <w:r w:rsidRPr="00162A16">
        <w:rPr>
          <w:rFonts w:hint="eastAsia"/>
          <w:b/>
        </w:rPr>
        <w:t>技术规格</w:t>
      </w:r>
      <w:r w:rsidRPr="00162A16">
        <w:rPr>
          <w:b/>
        </w:rPr>
        <w:t>：</w:t>
      </w:r>
    </w:p>
    <w:p w14:paraId="3D82A02F" w14:textId="77777777" w:rsidR="00A9644C" w:rsidRDefault="00A9644C" w:rsidP="00A9644C">
      <w:pPr>
        <w:pStyle w:val="afb"/>
      </w:pPr>
      <w:r>
        <w:rPr>
          <w:rFonts w:hint="eastAsia"/>
        </w:rPr>
        <w:t>1</w:t>
      </w:r>
      <w:r>
        <w:rPr>
          <w:rFonts w:hint="eastAsia"/>
        </w:rPr>
        <w:t>）</w:t>
      </w:r>
      <w:r>
        <w:rPr>
          <w:rFonts w:hint="eastAsia"/>
        </w:rPr>
        <w:t>1</w:t>
      </w:r>
      <w:r>
        <w:rPr>
          <w:rFonts w:hint="eastAsia"/>
        </w:rPr>
        <w:t>亿条时空数据构建索引时间小于</w:t>
      </w:r>
      <w:r>
        <w:rPr>
          <w:rFonts w:hint="eastAsia"/>
        </w:rPr>
        <w:t>10</w:t>
      </w:r>
      <w:r>
        <w:rPr>
          <w:rFonts w:hint="eastAsia"/>
        </w:rPr>
        <w:t>分钟。</w:t>
      </w:r>
    </w:p>
    <w:p w14:paraId="574802AA" w14:textId="77777777" w:rsidR="00A9644C" w:rsidRDefault="00A9644C" w:rsidP="00A9644C">
      <w:pPr>
        <w:pStyle w:val="afb"/>
      </w:pPr>
      <w:r>
        <w:rPr>
          <w:rFonts w:hint="eastAsia"/>
        </w:rPr>
        <w:lastRenderedPageBreak/>
        <w:t>2</w:t>
      </w:r>
      <w:r>
        <w:rPr>
          <w:rFonts w:hint="eastAsia"/>
        </w:rPr>
        <w:t>）</w:t>
      </w:r>
      <w:r>
        <w:rPr>
          <w:rFonts w:hint="eastAsia"/>
        </w:rPr>
        <w:t>1</w:t>
      </w:r>
      <w:r>
        <w:rPr>
          <w:rFonts w:hint="eastAsia"/>
        </w:rPr>
        <w:t>亿条时空数据索引数据空间占用量小于</w:t>
      </w:r>
      <w:r>
        <w:rPr>
          <w:rFonts w:hint="eastAsia"/>
        </w:rPr>
        <w:t>10GB</w:t>
      </w:r>
      <w:r>
        <w:rPr>
          <w:rFonts w:hint="eastAsia"/>
        </w:rPr>
        <w:t>。</w:t>
      </w:r>
    </w:p>
    <w:p w14:paraId="009B1A90" w14:textId="77777777" w:rsidR="00A9644C" w:rsidRPr="00A9644C" w:rsidRDefault="00A9644C" w:rsidP="00A9644C">
      <w:pPr>
        <w:pStyle w:val="afb"/>
      </w:pPr>
      <w:r>
        <w:rPr>
          <w:rFonts w:hint="eastAsia"/>
        </w:rPr>
        <w:t>3</w:t>
      </w:r>
      <w:r>
        <w:rPr>
          <w:rFonts w:hint="eastAsia"/>
        </w:rPr>
        <w:t>）</w:t>
      </w:r>
      <w:r>
        <w:rPr>
          <w:rFonts w:hint="eastAsia"/>
        </w:rPr>
        <w:t>10</w:t>
      </w:r>
      <w:r>
        <w:rPr>
          <w:rFonts w:hint="eastAsia"/>
        </w:rPr>
        <w:t>万增量数据的索引时间小于</w:t>
      </w:r>
      <w:r>
        <w:rPr>
          <w:rFonts w:hint="eastAsia"/>
        </w:rPr>
        <w:t>10</w:t>
      </w:r>
      <w:r>
        <w:rPr>
          <w:rFonts w:hint="eastAsia"/>
        </w:rPr>
        <w:t>秒钟。</w:t>
      </w:r>
    </w:p>
    <w:p w14:paraId="5956C1E1" w14:textId="77777777" w:rsidR="0037049D" w:rsidRDefault="0037049D" w:rsidP="0037049D">
      <w:pPr>
        <w:pStyle w:val="1"/>
      </w:pPr>
      <w:bookmarkStart w:id="7" w:name="_Toc531094341"/>
      <w:r>
        <w:rPr>
          <w:rFonts w:hint="eastAsia"/>
        </w:rPr>
        <w:t>需求</w:t>
      </w:r>
      <w:r>
        <w:t>分解</w:t>
      </w:r>
      <w:bookmarkEnd w:id="7"/>
    </w:p>
    <w:p w14:paraId="7058BE16" w14:textId="77777777" w:rsidR="00A9644C" w:rsidRPr="00A9644C" w:rsidRDefault="00A9644C" w:rsidP="00A9644C">
      <w:r>
        <w:tab/>
      </w:r>
      <w:r>
        <w:rPr>
          <w:rFonts w:hint="eastAsia"/>
        </w:rPr>
        <w:t>无</w:t>
      </w:r>
    </w:p>
    <w:p w14:paraId="17814622" w14:textId="77777777" w:rsidR="0037049D" w:rsidRDefault="0037049D" w:rsidP="00A9644C">
      <w:pPr>
        <w:pStyle w:val="1"/>
      </w:pPr>
      <w:bookmarkStart w:id="8" w:name="_Toc531094342"/>
      <w:commentRangeStart w:id="9"/>
      <w:r>
        <w:rPr>
          <w:rFonts w:hint="eastAsia"/>
        </w:rPr>
        <w:t>子系统上下文</w:t>
      </w:r>
      <w:commentRangeEnd w:id="9"/>
      <w:r w:rsidR="002B2684">
        <w:rPr>
          <w:rStyle w:val="afd"/>
          <w:rFonts w:ascii="Times New Roman" w:eastAsia="宋体" w:hAnsi="Times New Roman"/>
          <w:b w:val="0"/>
          <w:snapToGrid w:val="0"/>
        </w:rPr>
        <w:commentReference w:id="9"/>
      </w:r>
      <w:bookmarkEnd w:id="8"/>
    </w:p>
    <w:p w14:paraId="556C4ECE" w14:textId="2A2C9CA1" w:rsidR="00A9644C" w:rsidRDefault="00A9644C" w:rsidP="00A9644C">
      <w:r>
        <w:tab/>
      </w:r>
      <w:r>
        <w:rPr>
          <w:rFonts w:hint="eastAsia"/>
        </w:rPr>
        <w:t>时空要素对象子库隶属于时空数据库，与动态地理对象子库、时序瓦片子库是并列关系。</w:t>
      </w:r>
      <w:r w:rsidR="00802302">
        <w:rPr>
          <w:rFonts w:hint="eastAsia"/>
        </w:rPr>
        <w:t>时空要素</w:t>
      </w:r>
      <w:r>
        <w:rPr>
          <w:rFonts w:hint="eastAsia"/>
        </w:rPr>
        <w:t>对象子库构建于分布式、列式存储的数据库</w:t>
      </w:r>
      <w:r>
        <w:rPr>
          <w:rFonts w:hint="eastAsia"/>
        </w:rPr>
        <w:t>HBase</w:t>
      </w:r>
      <w:r>
        <w:rPr>
          <w:rFonts w:hint="eastAsia"/>
        </w:rPr>
        <w:t>之上，主要用于</w:t>
      </w:r>
      <w:r w:rsidR="00802302">
        <w:rPr>
          <w:rFonts w:hint="eastAsia"/>
        </w:rPr>
        <w:t>时空点、</w:t>
      </w:r>
      <w:del w:id="10" w:author="wangjianhua (C)" w:date="2018-11-24T10:08:00Z">
        <w:r w:rsidR="00802302" w:rsidDel="00AD4C52">
          <w:rPr>
            <w:rFonts w:hint="eastAsia"/>
          </w:rPr>
          <w:delText>县</w:delText>
        </w:r>
      </w:del>
      <w:ins w:id="11" w:author="wangjianhua (C)" w:date="2018-11-24T10:09:00Z">
        <w:r w:rsidR="00AD4C52">
          <w:rPr>
            <w:rFonts w:hint="eastAsia"/>
          </w:rPr>
          <w:t>线</w:t>
        </w:r>
      </w:ins>
      <w:r w:rsidR="00802302">
        <w:rPr>
          <w:rFonts w:hint="eastAsia"/>
        </w:rPr>
        <w:t>、面实体的存</w:t>
      </w:r>
      <w:r>
        <w:rPr>
          <w:rFonts w:hint="eastAsia"/>
        </w:rPr>
        <w:t>储、索引与查询，支撑与</w:t>
      </w:r>
      <w:r w:rsidR="00802302">
        <w:rPr>
          <w:rFonts w:hint="eastAsia"/>
        </w:rPr>
        <w:t>时空要素对象</w:t>
      </w:r>
      <w:r>
        <w:rPr>
          <w:rFonts w:hint="eastAsia"/>
        </w:rPr>
        <w:t>相关的上层应用。</w:t>
      </w:r>
    </w:p>
    <w:p w14:paraId="3718277A" w14:textId="77777777" w:rsidR="00A9644C" w:rsidRDefault="00802302" w:rsidP="00A9644C">
      <w:r>
        <w:rPr>
          <w:noProof/>
        </w:rPr>
        <mc:AlternateContent>
          <mc:Choice Requires="wpc">
            <w:drawing>
              <wp:inline distT="0" distB="0" distL="114300" distR="114300" wp14:anchorId="6A78B03C" wp14:editId="72E1AE48">
                <wp:extent cx="5082540" cy="1691640"/>
                <wp:effectExtent l="0" t="0" r="0" b="22860"/>
                <wp:docPr id="26" name="画布 26"/>
                <wp:cNvGraphicFramePr/>
                <a:graphic xmlns:a="http://schemas.openxmlformats.org/drawingml/2006/main">
                  <a:graphicData uri="http://schemas.microsoft.com/office/word/2010/wordprocessingCanvas">
                    <wpc:wpc>
                      <wpc:bg/>
                      <wpc:whole/>
                      <wpg:wgp>
                        <wpg:cNvPr id="3" name="组合 1"/>
                        <wpg:cNvGrpSpPr/>
                        <wpg:grpSpPr>
                          <a:xfrm>
                            <a:off x="417830" y="81280"/>
                            <a:ext cx="4456430" cy="1610360"/>
                            <a:chOff x="658" y="222"/>
                            <a:chExt cx="7018" cy="2536"/>
                          </a:xfrm>
                        </wpg:grpSpPr>
                        <wps:wsp>
                          <wps:cNvPr id="12" name="圆柱形 12"/>
                          <wps:cNvSpPr/>
                          <wps:spPr>
                            <a:xfrm>
                              <a:off x="3388" y="222"/>
                              <a:ext cx="1485" cy="930"/>
                            </a:xfrm>
                            <a:prstGeom prst="can">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BAF9BA" w14:textId="77777777" w:rsidR="00335A39" w:rsidRDefault="00335A39" w:rsidP="00802302">
                                <w:pPr>
                                  <w:jc w:val="center"/>
                                </w:pPr>
                                <w:r>
                                  <w:rPr>
                                    <w:rFonts w:hint="eastAsia"/>
                                    <w:color w:val="000000" w:themeColor="text1"/>
                                  </w:rPr>
                                  <w:t>时空数据库</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 name="圆柱形 20"/>
                          <wps:cNvSpPr/>
                          <wps:spPr>
                            <a:xfrm>
                              <a:off x="658" y="1828"/>
                              <a:ext cx="2085" cy="930"/>
                            </a:xfrm>
                            <a:prstGeom prst="can">
                              <a:avLst/>
                            </a:prstGeom>
                            <a:noFill/>
                            <a:ln w="28575">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01FF3ED6" w14:textId="77777777" w:rsidR="00335A39" w:rsidRDefault="00335A39" w:rsidP="00802302">
                                <w:pPr>
                                  <w:jc w:val="center"/>
                                </w:pPr>
                                <w:r>
                                  <w:rPr>
                                    <w:rFonts w:hint="eastAsia"/>
                                    <w:color w:val="000000" w:themeColor="text1"/>
                                  </w:rPr>
                                  <w:t>时空要素对象子库</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1" name="圆柱形 21"/>
                          <wps:cNvSpPr/>
                          <wps:spPr>
                            <a:xfrm>
                              <a:off x="3014" y="1828"/>
                              <a:ext cx="2218" cy="930"/>
                            </a:xfrm>
                            <a:prstGeom prst="can">
                              <a:avLst/>
                            </a:prstGeom>
                            <a:noFill/>
                            <a:ln w="28575">
                              <a:solidFill>
                                <a:schemeClr val="tx1"/>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62A7E1D2" w14:textId="77777777" w:rsidR="00335A39" w:rsidRDefault="00335A39" w:rsidP="00802302">
                                <w:pPr>
                                  <w:jc w:val="center"/>
                                </w:pPr>
                                <w:r>
                                  <w:rPr>
                                    <w:rFonts w:hint="eastAsia"/>
                                    <w:color w:val="000000" w:themeColor="text1"/>
                                  </w:rPr>
                                  <w:t>动态地理对象子库</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2" name="圆柱形 22"/>
                          <wps:cNvSpPr/>
                          <wps:spPr>
                            <a:xfrm>
                              <a:off x="5443" y="1828"/>
                              <a:ext cx="2233" cy="930"/>
                            </a:xfrm>
                            <a:prstGeom prst="can">
                              <a:avLst/>
                            </a:prstGeom>
                            <a:noFill/>
                            <a:ln w="28575">
                              <a:solidFill>
                                <a:schemeClr val="tx1"/>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558BE7EA" w14:textId="77777777" w:rsidR="00335A39" w:rsidRDefault="00335A39" w:rsidP="00802302">
                                <w:pPr>
                                  <w:jc w:val="center"/>
                                </w:pPr>
                                <w:r>
                                  <w:rPr>
                                    <w:rFonts w:hint="eastAsia"/>
                                    <w:color w:val="000000" w:themeColor="text1"/>
                                  </w:rPr>
                                  <w:t>时序瓦片对象子库</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3" name="肘形连接符 23"/>
                          <wps:cNvCnPr>
                            <a:stCxn id="12" idx="3"/>
                            <a:endCxn id="20" idx="1"/>
                          </wps:cNvCnPr>
                          <wps:spPr>
                            <a:xfrm rot="5400000">
                              <a:off x="2578" y="275"/>
                              <a:ext cx="676" cy="2430"/>
                            </a:xfrm>
                            <a:prstGeom prst="bentConnector3">
                              <a:avLst>
                                <a:gd name="adj1" fmla="val 50000"/>
                              </a:avLst>
                            </a:prstGeom>
                            <a:ln w="28575">
                              <a:prstDash val="solid"/>
                              <a:tailEnd type="arrow" w="med" len="med"/>
                            </a:ln>
                          </wps:spPr>
                          <wps:style>
                            <a:lnRef idx="1">
                              <a:schemeClr val="dk1"/>
                            </a:lnRef>
                            <a:fillRef idx="0">
                              <a:schemeClr val="dk1"/>
                            </a:fillRef>
                            <a:effectRef idx="0">
                              <a:schemeClr val="dk1"/>
                            </a:effectRef>
                            <a:fontRef idx="minor">
                              <a:schemeClr val="tx1"/>
                            </a:fontRef>
                          </wps:style>
                          <wps:bodyPr/>
                        </wps:wsp>
                        <wps:wsp>
                          <wps:cNvPr id="24" name="直接箭头连接符 24"/>
                          <wps:cNvCnPr>
                            <a:endCxn id="21" idx="1"/>
                          </wps:cNvCnPr>
                          <wps:spPr>
                            <a:xfrm>
                              <a:off x="4115" y="1152"/>
                              <a:ext cx="8" cy="676"/>
                            </a:xfrm>
                            <a:prstGeom prst="straightConnector1">
                              <a:avLst/>
                            </a:prstGeom>
                            <a:ln w="28575">
                              <a:prstDash val="sysDash"/>
                              <a:tailEnd type="arrow" w="med" len="med"/>
                            </a:ln>
                          </wps:spPr>
                          <wps:style>
                            <a:lnRef idx="1">
                              <a:schemeClr val="dk1"/>
                            </a:lnRef>
                            <a:fillRef idx="0">
                              <a:schemeClr val="dk1"/>
                            </a:fillRef>
                            <a:effectRef idx="0">
                              <a:schemeClr val="dk1"/>
                            </a:effectRef>
                            <a:fontRef idx="minor">
                              <a:schemeClr val="tx1"/>
                            </a:fontRef>
                          </wps:style>
                          <wps:bodyPr/>
                        </wps:wsp>
                        <wps:wsp>
                          <wps:cNvPr id="25" name="肘形连接符 25"/>
                          <wps:cNvCnPr>
                            <a:stCxn id="12" idx="3"/>
                            <a:endCxn id="22" idx="1"/>
                          </wps:cNvCnPr>
                          <wps:spPr>
                            <a:xfrm rot="5400000" flipV="1">
                              <a:off x="5008" y="276"/>
                              <a:ext cx="676" cy="2429"/>
                            </a:xfrm>
                            <a:prstGeom prst="bentConnector3">
                              <a:avLst>
                                <a:gd name="adj1" fmla="val 49926"/>
                              </a:avLst>
                            </a:prstGeom>
                            <a:ln w="28575">
                              <a:prstDash val="sysDash"/>
                              <a:tailEnd type="arrow" w="med" len="med"/>
                            </a:ln>
                          </wps:spPr>
                          <wps:style>
                            <a:lnRef idx="1">
                              <a:schemeClr val="dk1"/>
                            </a:lnRef>
                            <a:fillRef idx="0">
                              <a:schemeClr val="dk1"/>
                            </a:fillRef>
                            <a:effectRef idx="0">
                              <a:schemeClr val="dk1"/>
                            </a:effectRef>
                            <a:fontRef idx="minor">
                              <a:schemeClr val="tx1"/>
                            </a:fontRef>
                          </wps:style>
                          <wps:bodyPr/>
                        </wps:wsp>
                      </wpg:wgp>
                    </wpc:wpc>
                  </a:graphicData>
                </a:graphic>
              </wp:inline>
            </w:drawing>
          </mc:Choice>
          <mc:Fallback>
            <w:pict>
              <v:group w14:anchorId="6A78B03C" id="画布 26" o:spid="_x0000_s1026" editas="canvas" style="width:400.2pt;height:133.2pt;mso-position-horizontal-relative:char;mso-position-vertical-relative:line" coordsize="50825,16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">
                <v:shape id="_x0000_s1027" type="#_x0000_t75" style="position:absolute;width:50825;height:16916;visibility:visible;mso-wrap-style:square">
                  <v:fill o:detectmouseclick="t"/>
                  <v:path o:connecttype="none"/>
                </v:shape>
                <v:group id="组合 1" o:spid="_x0000_s1028" style="position:absolute;left:4178;top:812;width:44564;height:16104" coordorigin="658,222" coordsize="7018,2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圆柱形 12" o:spid="_x0000_s1029" type="#_x0000_t22" style="position:absolute;left:3388;top:222;width:1485;height:9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" filled="f" strokecolor="black [3213]" strokeweight="2.25pt">
                    <v:stroke joinstyle="miter"/>
                    <v:textbox>
                      <w:txbxContent>
                        <w:p w14:paraId="74BAF9BA" w14:textId="77777777" w:rsidR="00335A39" w:rsidRDefault="00335A39" w:rsidP="00802302">
                          <w:pPr>
                            <w:jc w:val="center"/>
                          </w:pPr>
                          <w:r>
                            <w:rPr>
                              <w:rFonts w:hint="eastAsia"/>
                              <w:color w:val="000000" w:themeColor="text1"/>
                            </w:rPr>
                            <w:t>时空数据库</w:t>
                          </w:r>
                        </w:p>
                      </w:txbxContent>
                    </v:textbox>
                  </v:shape>
                  <v:shape id="圆柱形 20" o:spid="_x0000_s1030" type="#_x0000_t22" style="position:absolute;left:658;top:1828;width:2085;height:9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" filled="f" strokecolor="black [3213]" strokeweight="2.25pt">
                    <v:stroke joinstyle="miter"/>
                    <v:textbox>
                      <w:txbxContent>
                        <w:p w14:paraId="01FF3ED6" w14:textId="77777777" w:rsidR="00335A39" w:rsidRDefault="00335A39" w:rsidP="00802302">
                          <w:pPr>
                            <w:jc w:val="center"/>
                          </w:pPr>
                          <w:r>
                            <w:rPr>
                              <w:rFonts w:hint="eastAsia"/>
                              <w:color w:val="000000" w:themeColor="text1"/>
                            </w:rPr>
                            <w:t>时空要素对象子库</w:t>
                          </w:r>
                        </w:p>
                      </w:txbxContent>
                    </v:textbox>
                  </v:shape>
                  <v:shape id="圆柱形 21" o:spid="_x0000_s1031" type="#_x0000_t22" style="position:absolute;left:3014;top:1828;width:2218;height:9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" filled="f" strokecolor="black [3213]" strokeweight="2.25pt">
                    <v:stroke dashstyle="3 1" joinstyle="miter"/>
                    <v:textbox>
                      <w:txbxContent>
                        <w:p w14:paraId="62A7E1D2" w14:textId="77777777" w:rsidR="00335A39" w:rsidRDefault="00335A39" w:rsidP="00802302">
                          <w:pPr>
                            <w:jc w:val="center"/>
                          </w:pPr>
                          <w:r>
                            <w:rPr>
                              <w:rFonts w:hint="eastAsia"/>
                              <w:color w:val="000000" w:themeColor="text1"/>
                            </w:rPr>
                            <w:t>动态地理对象子库</w:t>
                          </w:r>
                        </w:p>
                      </w:txbxContent>
                    </v:textbox>
                  </v:shape>
                  <v:shape id="圆柱形 22" o:spid="_x0000_s1032" type="#_x0000_t22" style="position:absolute;left:5443;top:1828;width:2233;height:9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" filled="f" strokecolor="black [3213]" strokeweight="2.25pt">
                    <v:stroke dashstyle="3 1" joinstyle="miter"/>
                    <v:textbox>
                      <w:txbxContent>
                        <w:p w14:paraId="558BE7EA" w14:textId="77777777" w:rsidR="00335A39" w:rsidRDefault="00335A39" w:rsidP="00802302">
                          <w:pPr>
                            <w:jc w:val="center"/>
                          </w:pPr>
                          <w:r>
                            <w:rPr>
                              <w:rFonts w:hint="eastAsia"/>
                              <w:color w:val="000000" w:themeColor="text1"/>
                            </w:rPr>
                            <w:t>时序瓦片对象子库</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肘形连接符 23" o:spid="_x0000_s1033" type="#_x0000_t34" style="position:absolute;left:2578;top:275;width:676;height:243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" strokecolor="black [3200]" strokeweight="2.25pt">
                    <v:stroke endarrow="open"/>
                  </v:shape>
                  <v:shapetype id="_x0000_t32" coordsize="21600,21600" o:spt="32" o:oned="t" path="m,l21600,21600e" filled="f">
                    <v:path arrowok="t" fillok="f" o:connecttype="none"/>
                    <o:lock v:ext="edit" shapetype="t"/>
                  </v:shapetype>
                  <v:shape id="直接箭头连接符 24" o:spid="_x0000_s1034" type="#_x0000_t32" style="position:absolute;left:4115;top:1152;width:8;height:6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" strokecolor="black [3200]" strokeweight="2.25pt">
                    <v:stroke dashstyle="3 1" endarrow="open" joinstyle="miter"/>
                  </v:shape>
                  <v:shape id="肘形连接符 25" o:spid="_x0000_s1035" type="#_x0000_t34" style="position:absolute;left:5008;top:276;width:676;height:2429;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" adj="10784" strokecolor="black [3200]" strokeweight="2.25pt">
                    <v:stroke dashstyle="3 1" endarrow="open"/>
                  </v:shape>
                </v:group>
                <w10:anchorlock/>
              </v:group>
            </w:pict>
          </mc:Fallback>
        </mc:AlternateContent>
      </w:r>
    </w:p>
    <w:p w14:paraId="34AF49B7" w14:textId="6BFD31DF" w:rsidR="00802302" w:rsidRDefault="00802302" w:rsidP="00802302">
      <w:pPr>
        <w:jc w:val="center"/>
        <w:rPr>
          <w:b/>
          <w:i/>
          <w:sz w:val="18"/>
        </w:rPr>
      </w:pPr>
      <w:r w:rsidRPr="00802302">
        <w:rPr>
          <w:rFonts w:hint="eastAsia"/>
          <w:b/>
          <w:i/>
          <w:sz w:val="18"/>
        </w:rPr>
        <w:t>图</w:t>
      </w:r>
      <w:r w:rsidRPr="00802302">
        <w:rPr>
          <w:rFonts w:hint="eastAsia"/>
          <w:b/>
          <w:i/>
          <w:sz w:val="18"/>
        </w:rPr>
        <w:t>4-1</w:t>
      </w:r>
      <w:r w:rsidRPr="00802302">
        <w:rPr>
          <w:b/>
          <w:i/>
          <w:sz w:val="18"/>
        </w:rPr>
        <w:t xml:space="preserve"> </w:t>
      </w:r>
      <w:r w:rsidRPr="00802302">
        <w:rPr>
          <w:rFonts w:hint="eastAsia"/>
          <w:b/>
          <w:i/>
          <w:sz w:val="18"/>
        </w:rPr>
        <w:t>子系统上下文</w:t>
      </w:r>
    </w:p>
    <w:p w14:paraId="6B6F336B" w14:textId="6B0D2590" w:rsidR="00504FFF" w:rsidRDefault="00504FFF" w:rsidP="00504FFF">
      <w:r>
        <w:tab/>
      </w:r>
      <w:r>
        <w:rPr>
          <w:rFonts w:hint="eastAsia"/>
        </w:rPr>
        <w:t>时空要素对象子库的存储数据可由导入工具批量导入或由插入接口随机写入，对外开放查询接口，并支持批量导出数据。具体关系如图</w:t>
      </w:r>
      <w:r>
        <w:rPr>
          <w:rFonts w:hint="eastAsia"/>
        </w:rPr>
        <w:t>4-2</w:t>
      </w:r>
      <w:r>
        <w:rPr>
          <w:rFonts w:hint="eastAsia"/>
        </w:rPr>
        <w:t>所示。</w:t>
      </w:r>
    </w:p>
    <w:p w14:paraId="545D872A" w14:textId="6F3D3948" w:rsidR="00451FA2" w:rsidRDefault="00B62C43" w:rsidP="00504FFF">
      <w:pPr>
        <w:jc w:val="center"/>
      </w:pPr>
      <w:r>
        <w:object w:dxaOrig="5566" w:dyaOrig="3361" w14:anchorId="45A893DC">
          <v:shape id="_x0000_i1026" type="#_x0000_t75" style="width:278.75pt;height:168.45pt" o:ole="">
            <v:imagedata r:id="rId13" o:title=""/>
          </v:shape>
          <o:OLEObject Type="Embed" ProgID="Visio.Drawing.15" ShapeID="_x0000_i1026" DrawAspect="Content" ObjectID="_1608449691" r:id="rId14"/>
        </w:object>
      </w:r>
    </w:p>
    <w:p w14:paraId="754E4A7E" w14:textId="51DBABA7" w:rsidR="00504FFF" w:rsidRPr="00504FFF" w:rsidRDefault="00504FFF" w:rsidP="00504FFF">
      <w:pPr>
        <w:jc w:val="center"/>
        <w:rPr>
          <w:b/>
          <w:i/>
          <w:sz w:val="18"/>
        </w:rPr>
      </w:pPr>
      <w:r w:rsidRPr="00504FFF">
        <w:rPr>
          <w:rFonts w:hint="eastAsia"/>
          <w:b/>
          <w:i/>
          <w:sz w:val="18"/>
        </w:rPr>
        <w:t>图</w:t>
      </w:r>
      <w:r w:rsidRPr="00504FFF">
        <w:rPr>
          <w:rFonts w:hint="eastAsia"/>
          <w:b/>
          <w:i/>
          <w:sz w:val="18"/>
        </w:rPr>
        <w:t>4-2</w:t>
      </w:r>
      <w:r w:rsidRPr="00504FFF">
        <w:rPr>
          <w:b/>
          <w:i/>
          <w:sz w:val="18"/>
        </w:rPr>
        <w:t xml:space="preserve"> </w:t>
      </w:r>
      <w:r w:rsidRPr="00504FFF">
        <w:rPr>
          <w:rFonts w:hint="eastAsia"/>
          <w:b/>
          <w:i/>
          <w:sz w:val="18"/>
        </w:rPr>
        <w:t>时空要素对象子库输入输出关系</w:t>
      </w:r>
    </w:p>
    <w:p w14:paraId="43ABB584" w14:textId="77777777" w:rsidR="0037049D" w:rsidRDefault="0037049D" w:rsidP="00802302">
      <w:pPr>
        <w:pStyle w:val="1"/>
      </w:pPr>
      <w:bookmarkStart w:id="12" w:name="_Toc531094343"/>
      <w:r>
        <w:rPr>
          <w:rFonts w:hint="eastAsia"/>
        </w:rPr>
        <w:lastRenderedPageBreak/>
        <w:t>子系统</w:t>
      </w:r>
      <w:r>
        <w:t>逻辑架构</w:t>
      </w:r>
      <w:bookmarkEnd w:id="12"/>
    </w:p>
    <w:p w14:paraId="2D5F6019" w14:textId="77777777" w:rsidR="00BA27C5" w:rsidRPr="00BA27C5" w:rsidRDefault="00BA27C5" w:rsidP="00BA27C5">
      <w:pPr>
        <w:pStyle w:val="2"/>
      </w:pPr>
      <w:bookmarkStart w:id="13" w:name="_Toc531094344"/>
      <w:r w:rsidRPr="00181245">
        <w:rPr>
          <w:rFonts w:hint="eastAsia"/>
        </w:rPr>
        <w:t>时空</w:t>
      </w:r>
      <w:ins w:id="14" w:author="39334073@qq.com" w:date="2018-11-01T13:05:00Z">
        <w:r>
          <w:rPr>
            <w:rFonts w:hint="eastAsia"/>
          </w:rPr>
          <w:t>要素</w:t>
        </w:r>
      </w:ins>
      <w:r w:rsidRPr="00181245">
        <w:rPr>
          <w:rFonts w:hint="eastAsia"/>
        </w:rPr>
        <w:t>对象</w:t>
      </w:r>
      <w:r w:rsidRPr="00181245">
        <w:t>模型</w:t>
      </w:r>
      <w:r w:rsidRPr="00181245">
        <w:rPr>
          <w:rFonts w:hint="eastAsia"/>
        </w:rPr>
        <w:t>基本结构</w:t>
      </w:r>
      <w:bookmarkEnd w:id="13"/>
    </w:p>
    <w:p w14:paraId="3EF65C13" w14:textId="77777777" w:rsidR="00802302" w:rsidRDefault="00802302" w:rsidP="00802302">
      <w:r>
        <w:tab/>
      </w:r>
      <w:r>
        <w:rPr>
          <w:rFonts w:hint="eastAsia"/>
        </w:rPr>
        <w:t>时空对象常被抽象为离散实体与连续场两种概念模型。离散实体用于表达时空离散分布的地理对象，如城市、道路、河流、植被等；连续场用于表达时空连续分布的地理现象，如气温、洋流、重力场等。本文描述的时空要素对象模型主要针对于时空对象表达的离散实体模型，按照时空要素对象的特征将其划分为点、线、面、体四种基本类型，由基本类型可以构成更复杂的地理对象，对象之间可以存在空间关联，如空间拓扑关系。</w:t>
      </w:r>
    </w:p>
    <w:p w14:paraId="0C371933" w14:textId="77777777" w:rsidR="00802302" w:rsidRDefault="00802302" w:rsidP="00802302">
      <w:r>
        <w:rPr>
          <w:rFonts w:hint="eastAsia"/>
        </w:rPr>
        <w:t>根据被表达时空对象的特征，及项目的实际应用需求，本设计将其划分为点、线、面与对象集</w:t>
      </w:r>
      <w:r>
        <w:rPr>
          <w:rFonts w:hint="eastAsia"/>
        </w:rPr>
        <w:t>4</w:t>
      </w:r>
      <w:r>
        <w:rPr>
          <w:rFonts w:hint="eastAsia"/>
        </w:rPr>
        <w:t>种类型，对象间的逻辑关系如图</w:t>
      </w:r>
      <w:r>
        <w:rPr>
          <w:rFonts w:hint="eastAsia"/>
        </w:rPr>
        <w:t>5-1</w:t>
      </w:r>
      <w:r>
        <w:rPr>
          <w:rFonts w:hint="eastAsia"/>
        </w:rPr>
        <w:t>所示。</w:t>
      </w:r>
    </w:p>
    <w:p w14:paraId="38CE7A44" w14:textId="77777777" w:rsidR="00802302" w:rsidRDefault="00802302" w:rsidP="00802302">
      <w:pPr>
        <w:jc w:val="center"/>
      </w:pPr>
      <w:r>
        <w:object w:dxaOrig="13155" w:dyaOrig="7185" w14:anchorId="38A6E537">
          <v:shape id="_x0000_i1027" type="#_x0000_t75" style="width:331.4pt;height:185.55pt" o:ole="">
            <v:imagedata r:id="rId15" o:title=""/>
          </v:shape>
          <o:OLEObject Type="Embed" ProgID="Visio.Drawing.15" ShapeID="_x0000_i1027" DrawAspect="Content" ObjectID="_1608449692" r:id="rId16"/>
        </w:object>
      </w:r>
    </w:p>
    <w:p w14:paraId="64355A24" w14:textId="77777777" w:rsidR="00802302" w:rsidRPr="00802302" w:rsidRDefault="00802302" w:rsidP="00802302">
      <w:pPr>
        <w:jc w:val="center"/>
        <w:rPr>
          <w:b/>
          <w:i/>
          <w:sz w:val="18"/>
        </w:rPr>
      </w:pPr>
      <w:r w:rsidRPr="00802302">
        <w:rPr>
          <w:rFonts w:hint="eastAsia"/>
          <w:b/>
          <w:i/>
          <w:sz w:val="18"/>
        </w:rPr>
        <w:t>图</w:t>
      </w:r>
      <w:r w:rsidRPr="00802302">
        <w:rPr>
          <w:rFonts w:hint="eastAsia"/>
          <w:b/>
          <w:i/>
          <w:sz w:val="18"/>
        </w:rPr>
        <w:t xml:space="preserve">5-1 </w:t>
      </w:r>
      <w:r w:rsidRPr="00802302">
        <w:rPr>
          <w:rFonts w:hint="eastAsia"/>
          <w:b/>
          <w:i/>
          <w:sz w:val="18"/>
        </w:rPr>
        <w:t>时空对象模型的基本结构</w:t>
      </w:r>
    </w:p>
    <w:p w14:paraId="6DD0164E" w14:textId="77777777" w:rsidR="00802302" w:rsidRDefault="00BA27C5" w:rsidP="00802302">
      <w:r>
        <w:tab/>
      </w:r>
      <w:r w:rsidR="00802302">
        <w:rPr>
          <w:rFonts w:hint="eastAsia"/>
        </w:rPr>
        <w:t>时空要素对象包含几何、时间和属性等描述信息，并且根据被表达时空对象类型不同衍生出时空点对象、时空线对象、时空面对象与时空对象集</w:t>
      </w:r>
      <w:r w:rsidR="00802302">
        <w:rPr>
          <w:rFonts w:hint="eastAsia"/>
        </w:rPr>
        <w:t>4</w:t>
      </w:r>
      <w:r w:rsidR="00802302">
        <w:rPr>
          <w:rFonts w:hint="eastAsia"/>
        </w:rPr>
        <w:t>种子类型。多个同类时空对象可以构成一个数据集。</w:t>
      </w:r>
    </w:p>
    <w:p w14:paraId="62F49882" w14:textId="1DD55BAB" w:rsidR="00802302" w:rsidRDefault="00BA27C5" w:rsidP="00802302">
      <w:r>
        <w:tab/>
      </w:r>
      <w:proofErr w:type="gramStart"/>
      <w:r w:rsidR="00802302">
        <w:rPr>
          <w:rFonts w:hint="eastAsia"/>
        </w:rPr>
        <w:t>点对象</w:t>
      </w:r>
      <w:proofErr w:type="gramEnd"/>
      <w:r w:rsidR="00802302">
        <w:rPr>
          <w:rFonts w:hint="eastAsia"/>
        </w:rPr>
        <w:t>是一个</w:t>
      </w:r>
      <w:r w:rsidR="00802302">
        <w:rPr>
          <w:rFonts w:hint="eastAsia"/>
        </w:rPr>
        <w:t>0</w:t>
      </w:r>
      <w:r w:rsidR="00802302">
        <w:rPr>
          <w:rFonts w:hint="eastAsia"/>
        </w:rPr>
        <w:t>维几何对象，用于表达坐标空间中的独立位置。本设计中的</w:t>
      </w:r>
      <w:proofErr w:type="gramStart"/>
      <w:r w:rsidR="00802302">
        <w:rPr>
          <w:rFonts w:hint="eastAsia"/>
        </w:rPr>
        <w:t>点对象</w:t>
      </w:r>
      <w:proofErr w:type="gramEnd"/>
      <w:r w:rsidR="00802302">
        <w:rPr>
          <w:rFonts w:hint="eastAsia"/>
        </w:rPr>
        <w:t>支持存储</w:t>
      </w:r>
      <w:r w:rsidR="00802302">
        <w:rPr>
          <w:rFonts w:hint="eastAsia"/>
        </w:rPr>
        <w:t>X</w:t>
      </w:r>
      <w:r w:rsidR="00802302">
        <w:rPr>
          <w:rFonts w:hint="eastAsia"/>
        </w:rPr>
        <w:t>和</w:t>
      </w:r>
      <w:r w:rsidR="00802302">
        <w:rPr>
          <w:rFonts w:hint="eastAsia"/>
        </w:rPr>
        <w:t>Y</w:t>
      </w:r>
      <w:r w:rsidR="00802302">
        <w:rPr>
          <w:rFonts w:hint="eastAsia"/>
        </w:rPr>
        <w:t>坐标以及</w:t>
      </w:r>
      <w:r w:rsidR="00802302">
        <w:rPr>
          <w:rFonts w:hint="eastAsia"/>
        </w:rPr>
        <w:t>Z</w:t>
      </w:r>
      <w:r w:rsidR="00802302">
        <w:rPr>
          <w:rFonts w:hint="eastAsia"/>
        </w:rPr>
        <w:t>值。对象集可以为点类型，也是一个</w:t>
      </w:r>
      <w:r w:rsidR="00802302">
        <w:rPr>
          <w:rFonts w:hint="eastAsia"/>
        </w:rPr>
        <w:t>0</w:t>
      </w:r>
      <w:r w:rsidR="00802302">
        <w:rPr>
          <w:rFonts w:hint="eastAsia"/>
        </w:rPr>
        <w:t>维几何对象，用于表达</w:t>
      </w:r>
      <w:proofErr w:type="gramStart"/>
      <w:r w:rsidR="00802302">
        <w:rPr>
          <w:rFonts w:hint="eastAsia"/>
        </w:rPr>
        <w:t>点对象</w:t>
      </w:r>
      <w:proofErr w:type="gramEnd"/>
      <w:r w:rsidR="00802302">
        <w:rPr>
          <w:rFonts w:hint="eastAsia"/>
        </w:rPr>
        <w:t>的集合，例如</w:t>
      </w:r>
      <w:proofErr w:type="gramStart"/>
      <w:r w:rsidR="00802302">
        <w:rPr>
          <w:rFonts w:hint="eastAsia"/>
        </w:rPr>
        <w:t>呈空间</w:t>
      </w:r>
      <w:proofErr w:type="gramEnd"/>
      <w:r w:rsidR="00802302">
        <w:rPr>
          <w:rFonts w:hint="eastAsia"/>
        </w:rPr>
        <w:t>离散分布的独立树木。</w:t>
      </w:r>
    </w:p>
    <w:p w14:paraId="5C8B9BE6" w14:textId="77777777" w:rsidR="00802302" w:rsidRDefault="00BA27C5" w:rsidP="00802302">
      <w:r>
        <w:tab/>
      </w:r>
      <w:proofErr w:type="gramStart"/>
      <w:r w:rsidR="00802302">
        <w:rPr>
          <w:rFonts w:hint="eastAsia"/>
        </w:rPr>
        <w:t>线对象</w:t>
      </w:r>
      <w:proofErr w:type="gramEnd"/>
      <w:r w:rsidR="00802302">
        <w:rPr>
          <w:rFonts w:hint="eastAsia"/>
        </w:rPr>
        <w:t>是一个</w:t>
      </w:r>
      <w:r w:rsidR="00802302">
        <w:rPr>
          <w:rFonts w:hint="eastAsia"/>
        </w:rPr>
        <w:t>1</w:t>
      </w:r>
      <w:r w:rsidR="00802302">
        <w:rPr>
          <w:rFonts w:hint="eastAsia"/>
        </w:rPr>
        <w:t>维几何对象，用于存储一系列有序的点对象，该对象由</w:t>
      </w:r>
      <w:proofErr w:type="spellStart"/>
      <w:r w:rsidR="00802302">
        <w:rPr>
          <w:rFonts w:hint="eastAsia"/>
        </w:rPr>
        <w:t>OpenGIS</w:t>
      </w:r>
      <w:proofErr w:type="spellEnd"/>
      <w:r w:rsidR="00802302">
        <w:rPr>
          <w:rFonts w:hint="eastAsia"/>
        </w:rPr>
        <w:t>定义的</w:t>
      </w:r>
      <w:r w:rsidR="00802302">
        <w:rPr>
          <w:rFonts w:hint="eastAsia"/>
        </w:rPr>
        <w:t>Curve</w:t>
      </w:r>
      <w:r w:rsidR="00802302">
        <w:rPr>
          <w:rFonts w:hint="eastAsia"/>
        </w:rPr>
        <w:t>对象经线性插值后得到。</w:t>
      </w:r>
      <w:proofErr w:type="gramStart"/>
      <w:r w:rsidR="00802302">
        <w:rPr>
          <w:rFonts w:hint="eastAsia"/>
        </w:rPr>
        <w:t>线对象</w:t>
      </w:r>
      <w:proofErr w:type="gramEnd"/>
      <w:r w:rsidR="00802302">
        <w:rPr>
          <w:rFonts w:hint="eastAsia"/>
        </w:rPr>
        <w:t>对应</w:t>
      </w:r>
      <w:proofErr w:type="spellStart"/>
      <w:r w:rsidR="00802302">
        <w:rPr>
          <w:rFonts w:hint="eastAsia"/>
        </w:rPr>
        <w:t>OpenGIS</w:t>
      </w:r>
      <w:proofErr w:type="spellEnd"/>
      <w:r w:rsidR="00802302">
        <w:rPr>
          <w:rFonts w:hint="eastAsia"/>
        </w:rPr>
        <w:t>定义的</w:t>
      </w:r>
      <w:proofErr w:type="spellStart"/>
      <w:r w:rsidR="00802302">
        <w:rPr>
          <w:rFonts w:hint="eastAsia"/>
        </w:rPr>
        <w:t>LineString</w:t>
      </w:r>
      <w:proofErr w:type="spellEnd"/>
      <w:r w:rsidR="00802302">
        <w:rPr>
          <w:rFonts w:hint="eastAsia"/>
        </w:rPr>
        <w:t>对象，其子类型</w:t>
      </w:r>
      <w:proofErr w:type="spellStart"/>
      <w:r w:rsidR="00802302">
        <w:rPr>
          <w:rFonts w:hint="eastAsia"/>
        </w:rPr>
        <w:t>LinearString</w:t>
      </w:r>
      <w:proofErr w:type="spellEnd"/>
      <w:r w:rsidR="00802302">
        <w:rPr>
          <w:rFonts w:hint="eastAsia"/>
        </w:rPr>
        <w:t>是一个简单且闭合的</w:t>
      </w:r>
      <w:proofErr w:type="spellStart"/>
      <w:r w:rsidR="00802302">
        <w:rPr>
          <w:rFonts w:hint="eastAsia"/>
        </w:rPr>
        <w:t>LineString</w:t>
      </w:r>
      <w:proofErr w:type="spellEnd"/>
      <w:r w:rsidR="00802302">
        <w:rPr>
          <w:rFonts w:hint="eastAsia"/>
        </w:rPr>
        <w:t>对象，即首尾共享相同的坐标。对象集可以为线</w:t>
      </w:r>
      <w:r w:rsidR="00802302">
        <w:rPr>
          <w:rFonts w:hint="eastAsia"/>
        </w:rPr>
        <w:lastRenderedPageBreak/>
        <w:t>类型，同样是一个</w:t>
      </w:r>
      <w:r w:rsidR="00802302">
        <w:rPr>
          <w:rFonts w:hint="eastAsia"/>
        </w:rPr>
        <w:t>1</w:t>
      </w:r>
      <w:r w:rsidR="00802302">
        <w:rPr>
          <w:rFonts w:hint="eastAsia"/>
        </w:rPr>
        <w:t>维几何对象，所有线对象拥有相同的空间参考系统。</w:t>
      </w:r>
    </w:p>
    <w:p w14:paraId="72E8BD3D" w14:textId="77777777" w:rsidR="00802302" w:rsidRDefault="00BA27C5" w:rsidP="00802302">
      <w:r>
        <w:tab/>
      </w:r>
      <w:proofErr w:type="gramStart"/>
      <w:r w:rsidR="00802302">
        <w:rPr>
          <w:rFonts w:hint="eastAsia"/>
        </w:rPr>
        <w:t>面类型</w:t>
      </w:r>
      <w:proofErr w:type="gramEnd"/>
      <w:r w:rsidR="00802302">
        <w:rPr>
          <w:rFonts w:hint="eastAsia"/>
        </w:rPr>
        <w:t>是一个</w:t>
      </w:r>
      <w:r w:rsidR="00802302">
        <w:rPr>
          <w:rFonts w:hint="eastAsia"/>
        </w:rPr>
        <w:t>2</w:t>
      </w:r>
      <w:r w:rsidR="00802302">
        <w:rPr>
          <w:rFonts w:hint="eastAsia"/>
        </w:rPr>
        <w:t>维几何对象，通常由</w:t>
      </w:r>
      <w:r w:rsidR="00802302">
        <w:rPr>
          <w:rFonts w:hint="eastAsia"/>
        </w:rPr>
        <w:t>1</w:t>
      </w:r>
      <w:r w:rsidR="00802302">
        <w:rPr>
          <w:rFonts w:hint="eastAsia"/>
        </w:rPr>
        <w:t>个外部环（</w:t>
      </w:r>
      <w:proofErr w:type="spellStart"/>
      <w:r w:rsidR="00802302">
        <w:rPr>
          <w:rFonts w:hint="eastAsia"/>
        </w:rPr>
        <w:t>ExteriorRing</w:t>
      </w:r>
      <w:proofErr w:type="spellEnd"/>
      <w:r w:rsidR="00802302">
        <w:rPr>
          <w:rFonts w:hint="eastAsia"/>
        </w:rPr>
        <w:t>）和</w:t>
      </w:r>
      <w:r w:rsidR="00802302">
        <w:rPr>
          <w:rFonts w:hint="eastAsia"/>
        </w:rPr>
        <w:t>0</w:t>
      </w:r>
      <w:r w:rsidR="00802302">
        <w:rPr>
          <w:rFonts w:hint="eastAsia"/>
        </w:rPr>
        <w:t>到多个内部环（</w:t>
      </w:r>
      <w:proofErr w:type="spellStart"/>
      <w:r w:rsidR="00802302">
        <w:rPr>
          <w:rFonts w:hint="eastAsia"/>
        </w:rPr>
        <w:t>InteriorRing</w:t>
      </w:r>
      <w:proofErr w:type="spellEnd"/>
      <w:r w:rsidR="00802302">
        <w:rPr>
          <w:rFonts w:hint="eastAsia"/>
        </w:rPr>
        <w:t>）构成，内部环</w:t>
      </w:r>
      <w:proofErr w:type="gramStart"/>
      <w:r w:rsidR="00802302">
        <w:rPr>
          <w:rFonts w:hint="eastAsia"/>
        </w:rPr>
        <w:t>描述面</w:t>
      </w:r>
      <w:proofErr w:type="gramEnd"/>
      <w:r w:rsidR="00802302">
        <w:rPr>
          <w:rFonts w:hint="eastAsia"/>
        </w:rPr>
        <w:t>对象的孔或洞，例如水域与岛屿。外部环通常定义为顺时针，内部环通常定义逆时针。对象集可以为面类型，同样是一个</w:t>
      </w:r>
      <w:r w:rsidR="00802302">
        <w:rPr>
          <w:rFonts w:hint="eastAsia"/>
        </w:rPr>
        <w:t>2</w:t>
      </w:r>
      <w:r w:rsidR="00802302">
        <w:rPr>
          <w:rFonts w:hint="eastAsia"/>
        </w:rPr>
        <w:t>维几何对象，在一个数据集中，所有面对象拥有相同的空间参考系统。</w:t>
      </w:r>
    </w:p>
    <w:p w14:paraId="65B0C292" w14:textId="77777777" w:rsidR="00802302" w:rsidRDefault="00BA27C5" w:rsidP="00802302">
      <w:r>
        <w:tab/>
      </w:r>
      <w:r w:rsidR="00802302">
        <w:rPr>
          <w:rFonts w:hint="eastAsia"/>
        </w:rPr>
        <w:t>空间参考用于描述时空对象的坐标系统信息，通常包括地理坐标系统、投影坐标系统两种类型。时间系统规定了时间测量的参考基准，常用的时间系统有世界时、原子时、协调时、</w:t>
      </w:r>
      <w:r w:rsidR="00802302">
        <w:rPr>
          <w:rFonts w:hint="eastAsia"/>
        </w:rPr>
        <w:t>GPS</w:t>
      </w:r>
      <w:r w:rsidR="00802302">
        <w:rPr>
          <w:rFonts w:hint="eastAsia"/>
        </w:rPr>
        <w:t>时等。该部分内容参考时空数据库总体设计的相关说明。</w:t>
      </w:r>
    </w:p>
    <w:p w14:paraId="49254D28" w14:textId="77777777" w:rsidR="00802302" w:rsidRDefault="00802302" w:rsidP="00BA27C5">
      <w:pPr>
        <w:pStyle w:val="2"/>
      </w:pPr>
      <w:bookmarkStart w:id="15" w:name="_Toc531094345"/>
      <w:r>
        <w:rPr>
          <w:rFonts w:hint="eastAsia"/>
        </w:rPr>
        <w:t>时空要素对象模型的几何属性</w:t>
      </w:r>
      <w:bookmarkEnd w:id="15"/>
    </w:p>
    <w:p w14:paraId="370DC382" w14:textId="77777777" w:rsidR="00802302" w:rsidRDefault="00BA27C5" w:rsidP="00802302">
      <w:r>
        <w:tab/>
      </w:r>
      <w:r w:rsidR="00802302">
        <w:rPr>
          <w:rFonts w:hint="eastAsia"/>
        </w:rPr>
        <w:t>几何属性是时空对象的固有属性，用于表达时空对象的空间位置、几何形状、分布特征等几何信息，几何属性由一个几何对象来描述，几何对象的类型可以为</w:t>
      </w:r>
      <w:r w:rsidR="00802302">
        <w:rPr>
          <w:rFonts w:hint="eastAsia"/>
        </w:rPr>
        <w:t>Point</w:t>
      </w:r>
      <w:r w:rsidR="00802302">
        <w:rPr>
          <w:rFonts w:hint="eastAsia"/>
        </w:rPr>
        <w:t>、</w:t>
      </w:r>
      <w:proofErr w:type="spellStart"/>
      <w:r w:rsidR="00802302">
        <w:rPr>
          <w:rFonts w:hint="eastAsia"/>
        </w:rPr>
        <w:t>LineString</w:t>
      </w:r>
      <w:proofErr w:type="spellEnd"/>
      <w:r w:rsidR="00802302">
        <w:rPr>
          <w:rFonts w:hint="eastAsia"/>
        </w:rPr>
        <w:t>、</w:t>
      </w:r>
      <w:r w:rsidR="00802302">
        <w:rPr>
          <w:rFonts w:hint="eastAsia"/>
        </w:rPr>
        <w:t>Polygon</w:t>
      </w:r>
      <w:r w:rsidR="00802302">
        <w:rPr>
          <w:rFonts w:hint="eastAsia"/>
        </w:rPr>
        <w:t>和</w:t>
      </w:r>
      <w:proofErr w:type="spellStart"/>
      <w:r w:rsidR="00802302">
        <w:rPr>
          <w:rFonts w:hint="eastAsia"/>
        </w:rPr>
        <w:t>GeometryCollection</w:t>
      </w:r>
      <w:proofErr w:type="spellEnd"/>
      <w:r w:rsidR="00802302">
        <w:rPr>
          <w:rFonts w:hint="eastAsia"/>
        </w:rPr>
        <w:t>等几类。几何对象间的逻辑关系如图</w:t>
      </w:r>
      <w:r>
        <w:rPr>
          <w:rFonts w:hint="eastAsia"/>
        </w:rPr>
        <w:t>5</w:t>
      </w:r>
      <w:r w:rsidR="00802302">
        <w:rPr>
          <w:rFonts w:hint="eastAsia"/>
        </w:rPr>
        <w:t>-2</w:t>
      </w:r>
      <w:r w:rsidR="00802302">
        <w:rPr>
          <w:rFonts w:hint="eastAsia"/>
        </w:rPr>
        <w:t>所示。</w:t>
      </w:r>
    </w:p>
    <w:p w14:paraId="2612331C" w14:textId="77777777" w:rsidR="00802302" w:rsidRDefault="00BA27C5" w:rsidP="00802302">
      <w:r>
        <w:tab/>
      </w:r>
      <w:r w:rsidR="00802302">
        <w:rPr>
          <w:rFonts w:hint="eastAsia"/>
        </w:rPr>
        <w:t>几何对象由抽象类</w:t>
      </w:r>
      <w:r w:rsidR="00802302">
        <w:rPr>
          <w:rFonts w:hint="eastAsia"/>
        </w:rPr>
        <w:t>Geometry</w:t>
      </w:r>
      <w:r w:rsidR="00802302">
        <w:rPr>
          <w:rFonts w:hint="eastAsia"/>
        </w:rPr>
        <w:t>定义，是全部几何对象子类型的基类，几何对象包含</w:t>
      </w:r>
      <w:r w:rsidR="00802302">
        <w:rPr>
          <w:rFonts w:hint="eastAsia"/>
        </w:rPr>
        <w:t>Point</w:t>
      </w:r>
      <w:r w:rsidR="00802302">
        <w:rPr>
          <w:rFonts w:hint="eastAsia"/>
        </w:rPr>
        <w:t>、</w:t>
      </w:r>
      <w:proofErr w:type="spellStart"/>
      <w:r w:rsidR="00802302">
        <w:rPr>
          <w:rFonts w:hint="eastAsia"/>
        </w:rPr>
        <w:t>LineString</w:t>
      </w:r>
      <w:proofErr w:type="spellEnd"/>
      <w:r w:rsidR="00802302">
        <w:rPr>
          <w:rFonts w:hint="eastAsia"/>
        </w:rPr>
        <w:t>、</w:t>
      </w:r>
      <w:r w:rsidR="00802302">
        <w:rPr>
          <w:rFonts w:hint="eastAsia"/>
        </w:rPr>
        <w:t>Polygon</w:t>
      </w:r>
      <w:r w:rsidR="00802302">
        <w:rPr>
          <w:rFonts w:hint="eastAsia"/>
        </w:rPr>
        <w:t>和</w:t>
      </w:r>
      <w:proofErr w:type="spellStart"/>
      <w:r w:rsidR="00802302">
        <w:rPr>
          <w:rFonts w:hint="eastAsia"/>
        </w:rPr>
        <w:t>GeometryCollection</w:t>
      </w:r>
      <w:proofErr w:type="spellEnd"/>
      <w:r w:rsidR="00802302">
        <w:rPr>
          <w:rFonts w:hint="eastAsia"/>
        </w:rPr>
        <w:t>四种基本类型。几何对象通过继承和聚合关系可以在基本类型的基础上，进一步派生出</w:t>
      </w:r>
      <w:proofErr w:type="spellStart"/>
      <w:r w:rsidR="00802302">
        <w:rPr>
          <w:rFonts w:hint="eastAsia"/>
        </w:rPr>
        <w:t>LinearRing</w:t>
      </w:r>
      <w:proofErr w:type="spellEnd"/>
      <w:r w:rsidR="00802302">
        <w:rPr>
          <w:rFonts w:hint="eastAsia"/>
        </w:rPr>
        <w:t>、</w:t>
      </w:r>
      <w:r w:rsidR="00802302">
        <w:rPr>
          <w:rFonts w:hint="eastAsia"/>
        </w:rPr>
        <w:t>MultiPoint</w:t>
      </w:r>
      <w:r w:rsidR="00802302">
        <w:rPr>
          <w:rFonts w:hint="eastAsia"/>
        </w:rPr>
        <w:t>、</w:t>
      </w:r>
      <w:proofErr w:type="spellStart"/>
      <w:r w:rsidR="00802302">
        <w:rPr>
          <w:rFonts w:hint="eastAsia"/>
        </w:rPr>
        <w:t>MultiLineString</w:t>
      </w:r>
      <w:proofErr w:type="spellEnd"/>
      <w:r w:rsidR="00802302">
        <w:rPr>
          <w:rFonts w:hint="eastAsia"/>
        </w:rPr>
        <w:t>、</w:t>
      </w:r>
      <w:proofErr w:type="spellStart"/>
      <w:r w:rsidR="00802302">
        <w:rPr>
          <w:rFonts w:hint="eastAsia"/>
        </w:rPr>
        <w:t>MultiPolygon</w:t>
      </w:r>
      <w:proofErr w:type="spellEnd"/>
      <w:r w:rsidR="00802302">
        <w:rPr>
          <w:rFonts w:hint="eastAsia"/>
        </w:rPr>
        <w:t>等子类型。每一个几何对象都包含一个最小外接矩形（</w:t>
      </w:r>
      <w:r w:rsidR="00802302">
        <w:rPr>
          <w:rFonts w:hint="eastAsia"/>
        </w:rPr>
        <w:t>MBR</w:t>
      </w:r>
      <w:r w:rsidR="00802302">
        <w:rPr>
          <w:rFonts w:hint="eastAsia"/>
        </w:rPr>
        <w:t>）。</w:t>
      </w:r>
    </w:p>
    <w:p w14:paraId="233F8DB1" w14:textId="77777777" w:rsidR="00802302" w:rsidRDefault="00BA27C5" w:rsidP="00802302">
      <w:r>
        <w:tab/>
      </w:r>
      <w:r w:rsidR="00802302">
        <w:rPr>
          <w:rFonts w:hint="eastAsia"/>
        </w:rPr>
        <w:t>本设计中的几何对象与</w:t>
      </w:r>
      <w:proofErr w:type="spellStart"/>
      <w:r w:rsidR="00802302">
        <w:rPr>
          <w:rFonts w:hint="eastAsia"/>
        </w:rPr>
        <w:t>OpenGIS</w:t>
      </w:r>
      <w:proofErr w:type="spellEnd"/>
      <w:r w:rsidR="00802302">
        <w:rPr>
          <w:rFonts w:hint="eastAsia"/>
        </w:rPr>
        <w:t>的简单要素几何对象模型相兼容，通常采用</w:t>
      </w:r>
      <w:proofErr w:type="spellStart"/>
      <w:r w:rsidR="00802302">
        <w:rPr>
          <w:rFonts w:hint="eastAsia"/>
        </w:rPr>
        <w:t>GeoJSON</w:t>
      </w:r>
      <w:proofErr w:type="spellEnd"/>
      <w:r w:rsidR="00802302">
        <w:rPr>
          <w:rFonts w:hint="eastAsia"/>
        </w:rPr>
        <w:t>进行描述，关于</w:t>
      </w:r>
      <w:proofErr w:type="spellStart"/>
      <w:r w:rsidR="00802302">
        <w:rPr>
          <w:rFonts w:hint="eastAsia"/>
        </w:rPr>
        <w:t>GeoJSON</w:t>
      </w:r>
      <w:proofErr w:type="spellEnd"/>
      <w:r w:rsidR="00802302">
        <w:rPr>
          <w:rFonts w:hint="eastAsia"/>
        </w:rPr>
        <w:t>的详情参考</w:t>
      </w:r>
      <w:r w:rsidR="00802302">
        <w:rPr>
          <w:rFonts w:hint="eastAsia"/>
        </w:rPr>
        <w:t>http://geojson.org/</w:t>
      </w:r>
      <w:r w:rsidR="00802302">
        <w:rPr>
          <w:rFonts w:hint="eastAsia"/>
        </w:rPr>
        <w:t>网站相应页面的介绍。例如，</w:t>
      </w:r>
      <w:r w:rsidR="00802302">
        <w:rPr>
          <w:rFonts w:hint="eastAsia"/>
        </w:rPr>
        <w:t>Point</w:t>
      </w:r>
      <w:r w:rsidR="00802302">
        <w:rPr>
          <w:rFonts w:hint="eastAsia"/>
        </w:rPr>
        <w:t>对象可以表达为：</w:t>
      </w:r>
    </w:p>
    <w:p w14:paraId="582B94F1" w14:textId="77777777" w:rsidR="00802302" w:rsidRDefault="00802302" w:rsidP="00802302">
      <w:r>
        <w:t>{</w:t>
      </w:r>
    </w:p>
    <w:p w14:paraId="1AFDD2FF" w14:textId="77777777" w:rsidR="00802302" w:rsidRDefault="00802302" w:rsidP="00802302">
      <w:r>
        <w:t xml:space="preserve">  "type": "Feature",</w:t>
      </w:r>
    </w:p>
    <w:p w14:paraId="16943444" w14:textId="77777777" w:rsidR="00802302" w:rsidRDefault="00802302" w:rsidP="00802302">
      <w:r>
        <w:t xml:space="preserve">  "geometry": {</w:t>
      </w:r>
    </w:p>
    <w:p w14:paraId="4EA5CDF3" w14:textId="77777777" w:rsidR="00802302" w:rsidRDefault="00802302" w:rsidP="00802302">
      <w:r>
        <w:t xml:space="preserve">    "type": "Point",</w:t>
      </w:r>
    </w:p>
    <w:p w14:paraId="49DAB46D" w14:textId="77777777" w:rsidR="00802302" w:rsidRDefault="00802302" w:rsidP="00802302">
      <w:r>
        <w:t xml:space="preserve">    "coordinates": [125.6, 10.1]</w:t>
      </w:r>
    </w:p>
    <w:p w14:paraId="66488892" w14:textId="77777777" w:rsidR="00802302" w:rsidRDefault="00802302" w:rsidP="00802302">
      <w:r>
        <w:t xml:space="preserve">  },</w:t>
      </w:r>
    </w:p>
    <w:p w14:paraId="07AC341E" w14:textId="77777777" w:rsidR="00802302" w:rsidRDefault="00802302" w:rsidP="00802302">
      <w:r>
        <w:t xml:space="preserve">  "properties": {</w:t>
      </w:r>
    </w:p>
    <w:p w14:paraId="745805AA" w14:textId="77777777" w:rsidR="00802302" w:rsidRDefault="00802302" w:rsidP="00802302">
      <w:r>
        <w:t xml:space="preserve">    "name": "</w:t>
      </w:r>
      <w:proofErr w:type="spellStart"/>
      <w:r>
        <w:t>Dinagat</w:t>
      </w:r>
      <w:proofErr w:type="spellEnd"/>
      <w:r>
        <w:t xml:space="preserve"> Islands"</w:t>
      </w:r>
    </w:p>
    <w:p w14:paraId="6FDE2F62" w14:textId="77777777" w:rsidR="00802302" w:rsidRDefault="00802302" w:rsidP="00802302">
      <w:r>
        <w:lastRenderedPageBreak/>
        <w:t xml:space="preserve">  }</w:t>
      </w:r>
    </w:p>
    <w:p w14:paraId="39CCC0B5" w14:textId="77777777" w:rsidR="00802302" w:rsidRDefault="00802302" w:rsidP="00802302">
      <w:r>
        <w:t>}</w:t>
      </w:r>
    </w:p>
    <w:p w14:paraId="7F09AE33" w14:textId="77777777" w:rsidR="00BA27C5" w:rsidRDefault="00BA27C5" w:rsidP="00BA27C5">
      <w:pPr>
        <w:jc w:val="center"/>
      </w:pPr>
      <w:r>
        <w:object w:dxaOrig="19065" w:dyaOrig="8565" w14:anchorId="75B446CB">
          <v:shape id="_x0000_i1028" type="#_x0000_t75" style="width:426.9pt;height:203.55pt" o:ole="">
            <v:imagedata r:id="rId17" o:title=""/>
          </v:shape>
          <o:OLEObject Type="Embed" ProgID="Visio.Drawing.15" ShapeID="_x0000_i1028" DrawAspect="Content" ObjectID="_1608449693" r:id="rId18"/>
        </w:object>
      </w:r>
    </w:p>
    <w:p w14:paraId="316CE18D" w14:textId="77777777" w:rsidR="00802302" w:rsidRPr="00BA27C5" w:rsidRDefault="00802302" w:rsidP="00BA27C5">
      <w:pPr>
        <w:jc w:val="center"/>
        <w:rPr>
          <w:b/>
          <w:i/>
          <w:sz w:val="18"/>
        </w:rPr>
      </w:pPr>
      <w:r w:rsidRPr="00BA27C5">
        <w:rPr>
          <w:rFonts w:hint="eastAsia"/>
          <w:b/>
          <w:i/>
          <w:sz w:val="18"/>
        </w:rPr>
        <w:t>图</w:t>
      </w:r>
      <w:r w:rsidR="00BA27C5" w:rsidRPr="00BA27C5">
        <w:rPr>
          <w:rFonts w:hint="eastAsia"/>
          <w:b/>
          <w:i/>
          <w:sz w:val="18"/>
        </w:rPr>
        <w:t>5</w:t>
      </w:r>
      <w:r w:rsidRPr="00BA27C5">
        <w:rPr>
          <w:rFonts w:hint="eastAsia"/>
          <w:b/>
          <w:i/>
          <w:sz w:val="18"/>
        </w:rPr>
        <w:t xml:space="preserve">-2 </w:t>
      </w:r>
      <w:r w:rsidRPr="00BA27C5">
        <w:rPr>
          <w:rFonts w:hint="eastAsia"/>
          <w:b/>
          <w:i/>
          <w:sz w:val="18"/>
        </w:rPr>
        <w:t>几何对象模型的基本结构</w:t>
      </w:r>
    </w:p>
    <w:p w14:paraId="39159DFD" w14:textId="77777777" w:rsidR="0037049D" w:rsidRDefault="0037049D" w:rsidP="0037049D">
      <w:pPr>
        <w:pStyle w:val="1"/>
      </w:pPr>
      <w:bookmarkStart w:id="16" w:name="_Toc531094346"/>
      <w:commentRangeStart w:id="17"/>
      <w:r>
        <w:rPr>
          <w:rFonts w:hint="eastAsia"/>
        </w:rPr>
        <w:t>主要</w:t>
      </w:r>
      <w:r>
        <w:t>数据列表</w:t>
      </w:r>
      <w:r>
        <w:rPr>
          <w:rFonts w:hint="eastAsia"/>
        </w:rPr>
        <w:t>及</w:t>
      </w:r>
      <w:r>
        <w:t>建模设计</w:t>
      </w:r>
      <w:commentRangeEnd w:id="17"/>
      <w:r w:rsidR="007E5B97">
        <w:rPr>
          <w:rStyle w:val="afd"/>
          <w:rFonts w:ascii="Times New Roman" w:eastAsia="宋体" w:hAnsi="Times New Roman"/>
          <w:b w:val="0"/>
          <w:snapToGrid w:val="0"/>
        </w:rPr>
        <w:commentReference w:id="17"/>
      </w:r>
      <w:bookmarkEnd w:id="16"/>
    </w:p>
    <w:p w14:paraId="0D5ABC7E" w14:textId="00EC1B87" w:rsidR="00BA27C5" w:rsidRDefault="00BA27C5" w:rsidP="00BA27C5">
      <w:pPr>
        <w:ind w:firstLineChars="200" w:firstLine="420"/>
        <w:rPr>
          <w:rFonts w:ascii="宋体" w:hAnsi="宋体"/>
        </w:rPr>
      </w:pPr>
      <w:r w:rsidRPr="007F0848">
        <w:rPr>
          <w:rFonts w:ascii="宋体" w:hAnsi="宋体" w:hint="eastAsia"/>
        </w:rPr>
        <w:t>时空对象</w:t>
      </w:r>
      <w:r>
        <w:rPr>
          <w:rFonts w:ascii="宋体" w:hAnsi="宋体" w:hint="eastAsia"/>
        </w:rPr>
        <w:t>要素</w:t>
      </w:r>
      <w:r w:rsidRPr="007F0848">
        <w:rPr>
          <w:rFonts w:ascii="宋体" w:hAnsi="宋体" w:hint="eastAsia"/>
        </w:rPr>
        <w:t>子库主要由</w:t>
      </w:r>
      <w:del w:id="18" w:author="39334073@qq.com" w:date="2018-11-01T13:13:00Z">
        <w:r w:rsidRPr="007F0848" w:rsidDel="00AF61AE">
          <w:rPr>
            <w:rFonts w:ascii="宋体" w:hAnsi="宋体" w:hint="eastAsia"/>
          </w:rPr>
          <w:delText>时空对象</w:delText>
        </w:r>
      </w:del>
      <w:r w:rsidRPr="007F0848">
        <w:rPr>
          <w:rFonts w:ascii="宋体" w:hAnsi="宋体" w:hint="eastAsia"/>
        </w:rPr>
        <w:t>数据表、</w:t>
      </w:r>
      <w:r>
        <w:rPr>
          <w:rFonts w:ascii="宋体" w:hAnsi="宋体" w:hint="eastAsia"/>
        </w:rPr>
        <w:t>编码</w:t>
      </w:r>
      <w:r w:rsidRPr="007F0848">
        <w:rPr>
          <w:rFonts w:ascii="宋体" w:hAnsi="宋体" w:hint="eastAsia"/>
        </w:rPr>
        <w:t>表和元数据表构成，数据表用于存储时空对象的几何和非几何属性，</w:t>
      </w:r>
      <w:r>
        <w:rPr>
          <w:rFonts w:ascii="宋体" w:hAnsi="宋体" w:hint="eastAsia"/>
        </w:rPr>
        <w:t>编码</w:t>
      </w:r>
      <w:r w:rsidRPr="007F0848">
        <w:rPr>
          <w:rFonts w:ascii="宋体" w:hAnsi="宋体" w:hint="eastAsia"/>
        </w:rPr>
        <w:t>表用于对数据表建立索引</w:t>
      </w:r>
      <w:r>
        <w:rPr>
          <w:rFonts w:ascii="宋体" w:hAnsi="宋体" w:hint="eastAsia"/>
        </w:rPr>
        <w:t>信息</w:t>
      </w:r>
      <w:r w:rsidRPr="007F0848">
        <w:rPr>
          <w:rFonts w:ascii="宋体" w:hAnsi="宋体" w:hint="eastAsia"/>
        </w:rPr>
        <w:t>，元数据表存储数据表的描述信息。时空</w:t>
      </w:r>
      <w:r>
        <w:rPr>
          <w:rFonts w:ascii="宋体" w:hAnsi="宋体" w:hint="eastAsia"/>
        </w:rPr>
        <w:t>要素</w:t>
      </w:r>
      <w:r w:rsidRPr="007F0848">
        <w:rPr>
          <w:rFonts w:ascii="宋体" w:hAnsi="宋体" w:hint="eastAsia"/>
        </w:rPr>
        <w:t>对象子库的体系结构如图</w:t>
      </w:r>
      <w:r>
        <w:rPr>
          <w:rFonts w:ascii="宋体" w:hAnsi="宋体" w:hint="eastAsia"/>
        </w:rPr>
        <w:t>6-1</w:t>
      </w:r>
      <w:r w:rsidRPr="007F0848">
        <w:rPr>
          <w:rFonts w:ascii="宋体" w:hAnsi="宋体" w:hint="eastAsia"/>
        </w:rPr>
        <w:t>所示。</w:t>
      </w:r>
    </w:p>
    <w:p w14:paraId="7CE8BC9E" w14:textId="45CF1866" w:rsidR="00467B9A" w:rsidRPr="007F0848" w:rsidRDefault="00467B9A" w:rsidP="00BA27C5">
      <w:pPr>
        <w:ind w:firstLineChars="200" w:firstLine="420"/>
        <w:rPr>
          <w:rFonts w:ascii="宋体" w:hAnsi="宋体"/>
        </w:rPr>
      </w:pPr>
      <w:r>
        <w:rPr>
          <w:rFonts w:ascii="宋体" w:hAnsi="宋体" w:hint="eastAsia"/>
        </w:rPr>
        <w:t>表间约束，举例</w:t>
      </w:r>
      <w:r w:rsidR="00F510D4">
        <w:rPr>
          <w:rFonts w:ascii="宋体" w:hAnsi="宋体" w:hint="eastAsia"/>
        </w:rPr>
        <w:t>！</w:t>
      </w:r>
    </w:p>
    <w:commentRangeStart w:id="19"/>
    <w:p w14:paraId="6CFDEF7C" w14:textId="539F5B06" w:rsidR="00BA27C5" w:rsidRPr="00E972B9" w:rsidRDefault="00402DF6" w:rsidP="00BA27C5">
      <w:pPr>
        <w:jc w:val="center"/>
        <w:rPr>
          <w:b/>
        </w:rPr>
      </w:pPr>
      <w:r>
        <w:object w:dxaOrig="10920" w:dyaOrig="6630" w14:anchorId="200CD574">
          <v:shape id="_x0000_i1029" type="#_x0000_t75" style="width:306.45pt;height:186.45pt" o:ole="">
            <v:imagedata r:id="rId19" o:title=""/>
          </v:shape>
          <o:OLEObject Type="Embed" ProgID="Visio.Drawing.15" ShapeID="_x0000_i1029" DrawAspect="Content" ObjectID="_1608449694" r:id="rId20"/>
        </w:object>
      </w:r>
      <w:commentRangeEnd w:id="19"/>
      <w:r w:rsidR="00F6024D">
        <w:rPr>
          <w:rStyle w:val="afd"/>
        </w:rPr>
        <w:commentReference w:id="19"/>
      </w:r>
    </w:p>
    <w:p w14:paraId="64D94D59" w14:textId="77777777" w:rsidR="00BA27C5" w:rsidRPr="00BA27C5" w:rsidRDefault="00BA27C5" w:rsidP="00BA27C5">
      <w:pPr>
        <w:jc w:val="center"/>
        <w:rPr>
          <w:rFonts w:ascii="宋体" w:hAnsi="宋体"/>
          <w:b/>
          <w:i/>
        </w:rPr>
      </w:pPr>
      <w:r w:rsidRPr="00BA27C5">
        <w:rPr>
          <w:rFonts w:ascii="宋体" w:hAnsi="宋体" w:hint="eastAsia"/>
          <w:b/>
          <w:i/>
          <w:sz w:val="18"/>
        </w:rPr>
        <w:t>图6-1</w:t>
      </w:r>
      <w:r w:rsidRPr="00BA27C5">
        <w:rPr>
          <w:rFonts w:ascii="宋体" w:hAnsi="宋体"/>
          <w:b/>
          <w:i/>
          <w:sz w:val="18"/>
        </w:rPr>
        <w:t xml:space="preserve"> </w:t>
      </w:r>
      <w:r w:rsidRPr="00BA27C5">
        <w:rPr>
          <w:rFonts w:ascii="宋体" w:hAnsi="宋体" w:hint="eastAsia"/>
          <w:b/>
          <w:i/>
          <w:sz w:val="18"/>
        </w:rPr>
        <w:t>时空要素对象子库体系结构</w:t>
      </w:r>
    </w:p>
    <w:p w14:paraId="7F793F59" w14:textId="77777777" w:rsidR="00BA27C5" w:rsidRDefault="00BA27C5" w:rsidP="00B0248E">
      <w:pPr>
        <w:ind w:firstLineChars="200" w:firstLine="420"/>
        <w:rPr>
          <w:rFonts w:ascii="宋体" w:hAnsi="宋体"/>
        </w:rPr>
      </w:pPr>
      <w:r w:rsidRPr="001F218F">
        <w:rPr>
          <w:rFonts w:ascii="宋体" w:hAnsi="宋体" w:hint="eastAsia"/>
        </w:rPr>
        <w:lastRenderedPageBreak/>
        <w:t>时空</w:t>
      </w:r>
      <w:r>
        <w:rPr>
          <w:rFonts w:ascii="宋体" w:hAnsi="宋体" w:hint="eastAsia"/>
        </w:rPr>
        <w:t>要素</w:t>
      </w:r>
      <w:r w:rsidRPr="001F218F">
        <w:rPr>
          <w:rFonts w:ascii="宋体" w:hAnsi="宋体" w:hint="eastAsia"/>
        </w:rPr>
        <w:t>对象</w:t>
      </w:r>
      <w:r>
        <w:rPr>
          <w:rFonts w:ascii="宋体" w:hAnsi="宋体" w:hint="eastAsia"/>
        </w:rPr>
        <w:t>子库</w:t>
      </w:r>
      <w:r w:rsidRPr="001F218F">
        <w:rPr>
          <w:rFonts w:ascii="宋体" w:hAnsi="宋体" w:hint="eastAsia"/>
        </w:rPr>
        <w:t>包含数据表、</w:t>
      </w:r>
      <w:r>
        <w:rPr>
          <w:rFonts w:ascii="宋体" w:hAnsi="宋体" w:hint="eastAsia"/>
        </w:rPr>
        <w:t>编码</w:t>
      </w:r>
      <w:r w:rsidRPr="001F218F">
        <w:rPr>
          <w:rFonts w:ascii="宋体" w:hAnsi="宋体" w:hint="eastAsia"/>
        </w:rPr>
        <w:t>表和元数据表三类数据库表。数据表用于存储该数据集下全部时空对象，每一个时空对象都包含几何与非几何属性，几何</w:t>
      </w:r>
      <w:r>
        <w:rPr>
          <w:rFonts w:ascii="宋体" w:hAnsi="宋体" w:hint="eastAsia"/>
        </w:rPr>
        <w:t>属性与</w:t>
      </w:r>
      <w:r w:rsidRPr="001F218F">
        <w:rPr>
          <w:rFonts w:ascii="宋体" w:hAnsi="宋体" w:hint="eastAsia"/>
        </w:rPr>
        <w:t>非几何属性采用</w:t>
      </w:r>
      <w:proofErr w:type="spellStart"/>
      <w:r w:rsidRPr="001F218F">
        <w:rPr>
          <w:rFonts w:ascii="宋体" w:hAnsi="宋体" w:hint="eastAsia"/>
        </w:rPr>
        <w:t>G</w:t>
      </w:r>
      <w:r w:rsidRPr="001F218F">
        <w:rPr>
          <w:rFonts w:ascii="宋体" w:hAnsi="宋体"/>
        </w:rPr>
        <w:t>eoJSON</w:t>
      </w:r>
      <w:proofErr w:type="spellEnd"/>
      <w:r>
        <w:rPr>
          <w:rFonts w:ascii="宋体" w:hAnsi="宋体" w:hint="eastAsia"/>
        </w:rPr>
        <w:t>格式</w:t>
      </w:r>
      <w:r w:rsidRPr="001F218F">
        <w:rPr>
          <w:rFonts w:ascii="宋体" w:hAnsi="宋体" w:hint="eastAsia"/>
        </w:rPr>
        <w:t>打包存储。</w:t>
      </w:r>
      <w:r>
        <w:rPr>
          <w:rFonts w:ascii="宋体" w:hAnsi="宋体" w:hint="eastAsia"/>
        </w:rPr>
        <w:t>编码</w:t>
      </w:r>
      <w:r w:rsidRPr="001F218F">
        <w:rPr>
          <w:rFonts w:ascii="宋体" w:hAnsi="宋体" w:hint="eastAsia"/>
        </w:rPr>
        <w:t>表用于对数据表建立索引信息，</w:t>
      </w:r>
      <w:proofErr w:type="gramStart"/>
      <w:r w:rsidRPr="001F218F">
        <w:rPr>
          <w:rFonts w:ascii="宋体" w:hAnsi="宋体" w:hint="eastAsia"/>
        </w:rPr>
        <w:t>包含行键编码</w:t>
      </w:r>
      <w:proofErr w:type="gramEnd"/>
      <w:r w:rsidRPr="001F218F">
        <w:rPr>
          <w:rFonts w:ascii="宋体" w:hAnsi="宋体" w:hint="eastAsia"/>
        </w:rPr>
        <w:t>和时空对象两个主要属性，根据被索引时空对象类型和具体查询场景的不同，时空对象属性可以与数据表中的时空对象建立一对一或一对多的关联，即行键</w:t>
      </w:r>
      <w:proofErr w:type="gramStart"/>
      <w:r w:rsidRPr="001F218F">
        <w:rPr>
          <w:rFonts w:ascii="宋体" w:hAnsi="宋体" w:hint="eastAsia"/>
        </w:rPr>
        <w:t>编码</w:t>
      </w:r>
      <w:proofErr w:type="gramEnd"/>
      <w:r w:rsidRPr="001F218F">
        <w:rPr>
          <w:rFonts w:ascii="宋体" w:hAnsi="宋体" w:hint="eastAsia"/>
        </w:rPr>
        <w:t>既可以对应</w:t>
      </w:r>
      <w:r>
        <w:rPr>
          <w:rFonts w:ascii="宋体" w:hAnsi="宋体" w:hint="eastAsia"/>
        </w:rPr>
        <w:t>一个</w:t>
      </w:r>
      <w:r w:rsidRPr="001F218F">
        <w:rPr>
          <w:rFonts w:ascii="宋体" w:hAnsi="宋体" w:hint="eastAsia"/>
        </w:rPr>
        <w:t>时空对象</w:t>
      </w:r>
      <w:r>
        <w:rPr>
          <w:rFonts w:ascii="宋体" w:hAnsi="宋体" w:hint="eastAsia"/>
        </w:rPr>
        <w:t>，</w:t>
      </w:r>
      <w:r w:rsidRPr="001F218F">
        <w:rPr>
          <w:rFonts w:ascii="宋体" w:hAnsi="宋体" w:hint="eastAsia"/>
        </w:rPr>
        <w:t>也可以对应时空立方体中某一时空单元。元数据存储数据表的描述信息，主要包括数据表名、创建时间、修改时间、数据类型、空间参考和时间系统等属性。</w:t>
      </w:r>
    </w:p>
    <w:p w14:paraId="69802860" w14:textId="77777777" w:rsidR="00B0248E" w:rsidRDefault="00B0248E" w:rsidP="00B0248E">
      <w:pPr>
        <w:pStyle w:val="2"/>
      </w:pPr>
      <w:bookmarkStart w:id="20" w:name="_Toc531094347"/>
      <w:r>
        <w:rPr>
          <w:rFonts w:hint="eastAsia"/>
        </w:rPr>
        <w:t>元数据表设计</w:t>
      </w:r>
      <w:bookmarkEnd w:id="20"/>
    </w:p>
    <w:p w14:paraId="7499CC34" w14:textId="77777777" w:rsidR="00B0248E" w:rsidRDefault="00B0248E" w:rsidP="00B0248E">
      <w:pPr>
        <w:ind w:firstLineChars="200" w:firstLine="420"/>
        <w:rPr>
          <w:rFonts w:ascii="宋体" w:hAnsi="宋体"/>
        </w:rPr>
      </w:pPr>
      <w:r w:rsidRPr="007347F0">
        <w:rPr>
          <w:rFonts w:ascii="宋体" w:hAnsi="宋体" w:hint="eastAsia"/>
        </w:rPr>
        <w:t>时空几何对象点线面的数据集存储，首先都需要</w:t>
      </w:r>
      <w:r>
        <w:rPr>
          <w:rFonts w:ascii="宋体" w:hAnsi="宋体" w:hint="eastAsia"/>
        </w:rPr>
        <w:t>在</w:t>
      </w:r>
      <w:r w:rsidRPr="007347F0">
        <w:rPr>
          <w:rFonts w:ascii="宋体" w:hAnsi="宋体" w:hint="eastAsia"/>
        </w:rPr>
        <w:t>元数据表</w:t>
      </w:r>
      <w:r>
        <w:rPr>
          <w:rFonts w:ascii="宋体" w:hAnsi="宋体" w:hint="eastAsia"/>
        </w:rPr>
        <w:t>中</w:t>
      </w:r>
      <w:r w:rsidRPr="007347F0">
        <w:rPr>
          <w:rFonts w:ascii="宋体" w:hAnsi="宋体" w:hint="eastAsia"/>
        </w:rPr>
        <w:t>描述。</w:t>
      </w:r>
      <w:r>
        <w:rPr>
          <w:rFonts w:ascii="宋体" w:hAnsi="宋体" w:hint="eastAsia"/>
        </w:rPr>
        <w:t>元数据表设计如表6-1所示，</w:t>
      </w:r>
      <w:r w:rsidR="00B52C4B">
        <w:rPr>
          <w:rFonts w:ascii="宋体" w:hAnsi="宋体" w:hint="eastAsia"/>
        </w:rPr>
        <w:t>元数据表的名称为“</w:t>
      </w:r>
      <w:proofErr w:type="spellStart"/>
      <w:r w:rsidR="00B52C4B">
        <w:rPr>
          <w:rFonts w:ascii="宋体" w:hAnsi="宋体" w:hint="eastAsia"/>
        </w:rPr>
        <w:t>F</w:t>
      </w:r>
      <w:r w:rsidR="00B52C4B">
        <w:rPr>
          <w:rFonts w:ascii="宋体" w:hAnsi="宋体"/>
        </w:rPr>
        <w:t>eatureMetaData</w:t>
      </w:r>
      <w:proofErr w:type="spellEnd"/>
      <w:r w:rsidR="00B52C4B">
        <w:rPr>
          <w:rFonts w:ascii="宋体" w:hAnsi="宋体" w:hint="eastAsia"/>
        </w:rPr>
        <w:t>”，</w:t>
      </w:r>
      <w:r>
        <w:rPr>
          <w:rFonts w:ascii="宋体" w:hAnsi="宋体" w:hint="eastAsia"/>
        </w:rPr>
        <w:t>一个时空要素对象数据集的元数据在HBase表中映射为一行，</w:t>
      </w:r>
      <w:proofErr w:type="gramStart"/>
      <w:r w:rsidRPr="00364C5A">
        <w:rPr>
          <w:rFonts w:ascii="宋体" w:hAnsi="宋体" w:hint="eastAsia"/>
        </w:rPr>
        <w:t>其中行键为</w:t>
      </w:r>
      <w:proofErr w:type="gramEnd"/>
      <w:r w:rsidRPr="00364C5A">
        <w:rPr>
          <w:rFonts w:ascii="宋体" w:hAnsi="宋体" w:hint="eastAsia"/>
        </w:rPr>
        <w:t>数据集的</w:t>
      </w:r>
      <w:r w:rsidR="00B52C4B">
        <w:rPr>
          <w:rFonts w:ascii="宋体" w:hAnsi="宋体" w:hint="eastAsia"/>
        </w:rPr>
        <w:t>名称</w:t>
      </w:r>
      <w:r>
        <w:rPr>
          <w:rFonts w:ascii="宋体" w:hAnsi="宋体" w:hint="eastAsia"/>
        </w:rPr>
        <w:t>；</w:t>
      </w:r>
      <w:r w:rsidRPr="00364C5A">
        <w:rPr>
          <w:rFonts w:ascii="宋体" w:hAnsi="宋体" w:hint="eastAsia"/>
        </w:rPr>
        <w:t>元数据表包含</w:t>
      </w:r>
      <w:r w:rsidR="00B52C4B">
        <w:rPr>
          <w:rFonts w:ascii="宋体" w:hAnsi="宋体" w:hint="eastAsia"/>
        </w:rPr>
        <w:t>必要列族（命名为‘E’）</w:t>
      </w:r>
      <w:r w:rsidRPr="00364C5A">
        <w:rPr>
          <w:rFonts w:ascii="宋体" w:hAnsi="宋体" w:hint="eastAsia"/>
        </w:rPr>
        <w:t>以及</w:t>
      </w:r>
      <w:r w:rsidR="00B52C4B">
        <w:rPr>
          <w:rFonts w:ascii="宋体" w:hAnsi="宋体" w:hint="eastAsia"/>
        </w:rPr>
        <w:t>可选列族（命名为‘</w:t>
      </w:r>
      <w:r w:rsidR="00B00A4B">
        <w:rPr>
          <w:rFonts w:ascii="宋体" w:hAnsi="宋体" w:hint="eastAsia"/>
        </w:rPr>
        <w:t>F</w:t>
      </w:r>
      <w:r w:rsidR="00B52C4B">
        <w:rPr>
          <w:rFonts w:ascii="宋体" w:hAnsi="宋体" w:hint="eastAsia"/>
        </w:rPr>
        <w:t>’）</w:t>
      </w:r>
      <w:r w:rsidRPr="00364C5A">
        <w:rPr>
          <w:rFonts w:ascii="宋体" w:hAnsi="宋体" w:hint="eastAsia"/>
        </w:rPr>
        <w:t>。E</w:t>
      </w:r>
      <w:proofErr w:type="gramStart"/>
      <w:r w:rsidRPr="00364C5A">
        <w:rPr>
          <w:rFonts w:ascii="宋体" w:hAnsi="宋体" w:hint="eastAsia"/>
        </w:rPr>
        <w:t>列族中</w:t>
      </w:r>
      <w:proofErr w:type="gramEnd"/>
      <w:r w:rsidRPr="00364C5A">
        <w:rPr>
          <w:rFonts w:ascii="宋体" w:hAnsi="宋体" w:hint="eastAsia"/>
        </w:rPr>
        <w:t>包含</w:t>
      </w:r>
      <w:r>
        <w:rPr>
          <w:rFonts w:ascii="宋体" w:hAnsi="宋体" w:hint="eastAsia"/>
        </w:rPr>
        <w:t>编码方式（</w:t>
      </w:r>
      <w:r w:rsidR="00B00A4B">
        <w:rPr>
          <w:rFonts w:ascii="宋体" w:hAnsi="宋体" w:hint="eastAsia"/>
        </w:rPr>
        <w:t>命名为‘CS’</w:t>
      </w:r>
      <w:r>
        <w:rPr>
          <w:rFonts w:ascii="宋体" w:hAnsi="宋体" w:hint="eastAsia"/>
        </w:rPr>
        <w:t>）,要素类型（</w:t>
      </w:r>
      <w:r w:rsidR="00B00A4B">
        <w:rPr>
          <w:rFonts w:ascii="宋体" w:hAnsi="宋体" w:hint="eastAsia"/>
        </w:rPr>
        <w:t>命名为‘DT’</w:t>
      </w:r>
      <w:r>
        <w:rPr>
          <w:rFonts w:ascii="宋体" w:hAnsi="宋体" w:hint="eastAsia"/>
        </w:rPr>
        <w:t>），起算时间（</w:t>
      </w:r>
      <w:r w:rsidR="00B00A4B">
        <w:rPr>
          <w:rFonts w:ascii="宋体" w:hAnsi="宋体" w:hint="eastAsia"/>
        </w:rPr>
        <w:t>命名为‘ST’</w:t>
      </w:r>
      <w:r>
        <w:rPr>
          <w:rFonts w:ascii="宋体" w:hAnsi="宋体" w:hint="eastAsia"/>
        </w:rPr>
        <w:t>）</w:t>
      </w:r>
      <w:r w:rsidR="00B00A4B">
        <w:rPr>
          <w:rFonts w:ascii="宋体" w:hAnsi="宋体" w:hint="eastAsia"/>
        </w:rPr>
        <w:t>，空间参考（命名为‘SR’），</w:t>
      </w:r>
      <w:r>
        <w:rPr>
          <w:rFonts w:ascii="宋体" w:hAnsi="宋体" w:hint="eastAsia"/>
        </w:rPr>
        <w:t>要素数据集的最小包围盒（</w:t>
      </w:r>
      <w:r w:rsidR="00B00A4B">
        <w:rPr>
          <w:rFonts w:ascii="宋体" w:hAnsi="宋体" w:hint="eastAsia"/>
        </w:rPr>
        <w:t>命名为‘</w:t>
      </w:r>
      <w:r>
        <w:rPr>
          <w:rFonts w:ascii="宋体" w:hAnsi="宋体" w:hint="eastAsia"/>
        </w:rPr>
        <w:t>Box</w:t>
      </w:r>
      <w:r w:rsidR="00B00A4B">
        <w:rPr>
          <w:rFonts w:ascii="宋体" w:hAnsi="宋体" w:hint="eastAsia"/>
        </w:rPr>
        <w:t>’</w:t>
      </w:r>
      <w:r>
        <w:rPr>
          <w:rFonts w:ascii="宋体" w:hAnsi="宋体" w:hint="eastAsia"/>
        </w:rPr>
        <w:t>），要素总个数（</w:t>
      </w:r>
      <w:r w:rsidR="00B00A4B">
        <w:rPr>
          <w:rFonts w:ascii="宋体" w:hAnsi="宋体" w:hint="eastAsia"/>
        </w:rPr>
        <w:t>命名为‘</w:t>
      </w:r>
      <w:r>
        <w:rPr>
          <w:rFonts w:ascii="宋体" w:hAnsi="宋体" w:hint="eastAsia"/>
        </w:rPr>
        <w:t>C</w:t>
      </w:r>
      <w:r w:rsidR="00B00A4B">
        <w:rPr>
          <w:rFonts w:ascii="宋体" w:hAnsi="宋体" w:hint="eastAsia"/>
        </w:rPr>
        <w:t>’</w:t>
      </w:r>
      <w:r>
        <w:rPr>
          <w:rFonts w:ascii="宋体" w:hAnsi="宋体" w:hint="eastAsia"/>
        </w:rPr>
        <w:t>），数据集的</w:t>
      </w:r>
      <w:r w:rsidRPr="00364C5A">
        <w:rPr>
          <w:rFonts w:ascii="宋体" w:hAnsi="宋体" w:hint="eastAsia"/>
        </w:rPr>
        <w:t>描述</w:t>
      </w:r>
      <w:r>
        <w:rPr>
          <w:rFonts w:ascii="宋体" w:hAnsi="宋体" w:hint="eastAsia"/>
        </w:rPr>
        <w:t>(</w:t>
      </w:r>
      <w:r w:rsidR="00B00A4B">
        <w:rPr>
          <w:rFonts w:ascii="宋体" w:hAnsi="宋体" w:hint="eastAsia"/>
        </w:rPr>
        <w:t>命名为‘</w:t>
      </w:r>
      <w:r>
        <w:rPr>
          <w:rFonts w:ascii="宋体" w:hAnsi="宋体"/>
        </w:rPr>
        <w:t>D</w:t>
      </w:r>
      <w:r w:rsidR="00B00A4B">
        <w:rPr>
          <w:rFonts w:ascii="宋体" w:hAnsi="宋体" w:hint="eastAsia"/>
        </w:rPr>
        <w:t>’</w:t>
      </w:r>
      <w:r>
        <w:rPr>
          <w:rFonts w:ascii="宋体" w:hAnsi="宋体"/>
        </w:rPr>
        <w:t>)</w:t>
      </w:r>
      <w:r w:rsidRPr="00364C5A">
        <w:rPr>
          <w:rFonts w:ascii="宋体" w:hAnsi="宋体" w:hint="eastAsia"/>
        </w:rPr>
        <w:t>等必需的</w:t>
      </w:r>
      <w:r>
        <w:rPr>
          <w:rFonts w:ascii="宋体" w:hAnsi="宋体" w:hint="eastAsia"/>
        </w:rPr>
        <w:t>信息</w:t>
      </w:r>
      <w:r w:rsidRPr="00364C5A">
        <w:rPr>
          <w:rFonts w:ascii="宋体" w:hAnsi="宋体" w:hint="eastAsia"/>
        </w:rPr>
        <w:t>。</w:t>
      </w:r>
    </w:p>
    <w:p w14:paraId="4B3BE538" w14:textId="77777777" w:rsidR="00B52C4B" w:rsidRDefault="00B52C4B" w:rsidP="00B0248E">
      <w:pPr>
        <w:ind w:firstLineChars="200" w:firstLine="420"/>
        <w:rPr>
          <w:rFonts w:ascii="宋体" w:hAnsi="宋体"/>
        </w:rPr>
      </w:pPr>
    </w:p>
    <w:p w14:paraId="53D578C6" w14:textId="2373D251" w:rsidR="00B52C4B" w:rsidRDefault="00B52C4B" w:rsidP="00B0248E">
      <w:pPr>
        <w:ind w:firstLineChars="200" w:firstLine="420"/>
        <w:rPr>
          <w:rFonts w:ascii="宋体" w:hAnsi="宋体"/>
        </w:rPr>
      </w:pPr>
    </w:p>
    <w:p w14:paraId="2D583ECD" w14:textId="77777777" w:rsidR="00402DF6" w:rsidRDefault="00402DF6" w:rsidP="00B0248E">
      <w:pPr>
        <w:ind w:firstLineChars="200" w:firstLine="420"/>
        <w:rPr>
          <w:rFonts w:ascii="宋体" w:hAnsi="宋体"/>
        </w:rPr>
      </w:pPr>
    </w:p>
    <w:p w14:paraId="3F871F31" w14:textId="77777777" w:rsidR="00B0248E" w:rsidRPr="00364C5A" w:rsidRDefault="00B0248E" w:rsidP="00B0248E">
      <w:pPr>
        <w:jc w:val="center"/>
        <w:rPr>
          <w:rFonts w:ascii="宋体" w:hAnsi="宋体"/>
        </w:rPr>
      </w:pPr>
      <w:r>
        <w:rPr>
          <w:rFonts w:ascii="宋体" w:hAnsi="宋体" w:hint="eastAsia"/>
        </w:rPr>
        <w:t>表6-1</w:t>
      </w:r>
      <w:r>
        <w:rPr>
          <w:rFonts w:ascii="宋体" w:hAnsi="宋体"/>
        </w:rPr>
        <w:t xml:space="preserve"> </w:t>
      </w:r>
      <w:r>
        <w:rPr>
          <w:rFonts w:ascii="宋体" w:hAnsi="宋体" w:hint="eastAsia"/>
        </w:rPr>
        <w:t>元数据表</w:t>
      </w:r>
    </w:p>
    <w:tbl>
      <w:tblPr>
        <w:tblStyle w:val="af2"/>
        <w:tblW w:w="0" w:type="auto"/>
        <w:jc w:val="center"/>
        <w:tblLook w:val="04A0" w:firstRow="1" w:lastRow="0" w:firstColumn="1" w:lastColumn="0" w:noHBand="0" w:noVBand="1"/>
      </w:tblPr>
      <w:tblGrid>
        <w:gridCol w:w="1078"/>
        <w:gridCol w:w="1035"/>
        <w:gridCol w:w="561"/>
        <w:gridCol w:w="148"/>
        <w:gridCol w:w="1009"/>
        <w:gridCol w:w="243"/>
        <w:gridCol w:w="1016"/>
        <w:gridCol w:w="734"/>
        <w:gridCol w:w="636"/>
        <w:gridCol w:w="1271"/>
      </w:tblGrid>
      <w:tr w:rsidR="00B0248E" w:rsidRPr="00022103" w14:paraId="6BADDB8A" w14:textId="77777777" w:rsidTr="00B0248E">
        <w:trPr>
          <w:trHeight w:val="370"/>
          <w:jc w:val="center"/>
        </w:trPr>
        <w:tc>
          <w:tcPr>
            <w:tcW w:w="0" w:type="auto"/>
            <w:vAlign w:val="center"/>
          </w:tcPr>
          <w:p w14:paraId="3DC47DC8" w14:textId="77777777" w:rsidR="00B0248E" w:rsidRPr="00B32F86" w:rsidRDefault="00B0248E" w:rsidP="00B0248E">
            <w:pPr>
              <w:jc w:val="center"/>
              <w:rPr>
                <w:b/>
                <w:sz w:val="16"/>
                <w:szCs w:val="16"/>
              </w:rPr>
            </w:pPr>
          </w:p>
          <w:p w14:paraId="361A3979" w14:textId="77777777" w:rsidR="00B0248E" w:rsidRPr="00B32F86" w:rsidRDefault="00B0248E" w:rsidP="00B0248E">
            <w:pPr>
              <w:jc w:val="center"/>
              <w:rPr>
                <w:b/>
                <w:sz w:val="16"/>
                <w:szCs w:val="16"/>
              </w:rPr>
            </w:pPr>
            <w:proofErr w:type="spellStart"/>
            <w:r w:rsidRPr="00B32F86">
              <w:rPr>
                <w:b/>
                <w:sz w:val="16"/>
                <w:szCs w:val="16"/>
              </w:rPr>
              <w:t>RowKey</w:t>
            </w:r>
            <w:proofErr w:type="spellEnd"/>
          </w:p>
        </w:tc>
        <w:tc>
          <w:tcPr>
            <w:tcW w:w="0" w:type="auto"/>
            <w:gridSpan w:val="9"/>
            <w:vAlign w:val="center"/>
          </w:tcPr>
          <w:p w14:paraId="271BAC4D" w14:textId="77777777" w:rsidR="00B0248E" w:rsidRPr="00B32F86" w:rsidRDefault="00B00A4B" w:rsidP="00B0248E">
            <w:pPr>
              <w:jc w:val="center"/>
              <w:rPr>
                <w:b/>
                <w:sz w:val="16"/>
                <w:szCs w:val="16"/>
              </w:rPr>
            </w:pPr>
            <w:r>
              <w:rPr>
                <w:b/>
                <w:sz w:val="16"/>
                <w:szCs w:val="16"/>
              </w:rPr>
              <w:t>E</w:t>
            </w:r>
          </w:p>
        </w:tc>
      </w:tr>
      <w:tr w:rsidR="00B00A4B" w:rsidRPr="00022103" w14:paraId="17F74311" w14:textId="77777777" w:rsidTr="00B00A4B">
        <w:trPr>
          <w:jc w:val="center"/>
        </w:trPr>
        <w:tc>
          <w:tcPr>
            <w:tcW w:w="0" w:type="auto"/>
            <w:vMerge w:val="restart"/>
          </w:tcPr>
          <w:p w14:paraId="07CC279C" w14:textId="77777777" w:rsidR="00B00A4B" w:rsidRPr="00B32F86" w:rsidRDefault="00B00A4B" w:rsidP="00B0248E">
            <w:pPr>
              <w:rPr>
                <w:sz w:val="16"/>
                <w:szCs w:val="16"/>
              </w:rPr>
            </w:pPr>
            <w:proofErr w:type="spellStart"/>
            <w:r>
              <w:rPr>
                <w:sz w:val="16"/>
                <w:szCs w:val="16"/>
              </w:rPr>
              <w:t>D</w:t>
            </w:r>
            <w:r w:rsidR="00870A84">
              <w:rPr>
                <w:rFonts w:hint="eastAsia"/>
                <w:sz w:val="16"/>
                <w:szCs w:val="16"/>
              </w:rPr>
              <w:t>ata</w:t>
            </w:r>
            <w:r w:rsidR="00870A84">
              <w:rPr>
                <w:sz w:val="16"/>
                <w:szCs w:val="16"/>
              </w:rPr>
              <w:t>set</w:t>
            </w:r>
            <w:r>
              <w:rPr>
                <w:sz w:val="16"/>
                <w:szCs w:val="16"/>
              </w:rPr>
              <w:t>Name</w:t>
            </w:r>
            <w:proofErr w:type="spellEnd"/>
          </w:p>
        </w:tc>
        <w:tc>
          <w:tcPr>
            <w:tcW w:w="1035" w:type="dxa"/>
          </w:tcPr>
          <w:p w14:paraId="3E18437E" w14:textId="77777777" w:rsidR="00B00A4B" w:rsidRPr="00B32F86" w:rsidRDefault="00B00A4B" w:rsidP="00B0248E">
            <w:pPr>
              <w:jc w:val="center"/>
              <w:rPr>
                <w:sz w:val="16"/>
                <w:szCs w:val="16"/>
              </w:rPr>
            </w:pPr>
            <w:r>
              <w:rPr>
                <w:rFonts w:hint="eastAsia"/>
                <w:sz w:val="16"/>
                <w:szCs w:val="16"/>
              </w:rPr>
              <w:t>C</w:t>
            </w:r>
            <w:r>
              <w:rPr>
                <w:sz w:val="16"/>
                <w:szCs w:val="16"/>
              </w:rPr>
              <w:t>S</w:t>
            </w:r>
          </w:p>
        </w:tc>
        <w:tc>
          <w:tcPr>
            <w:tcW w:w="709" w:type="dxa"/>
            <w:gridSpan w:val="2"/>
          </w:tcPr>
          <w:p w14:paraId="43E21EFA" w14:textId="77777777" w:rsidR="00B00A4B" w:rsidRPr="00B32F86" w:rsidRDefault="00B00A4B" w:rsidP="00B0248E">
            <w:pPr>
              <w:jc w:val="center"/>
              <w:rPr>
                <w:sz w:val="16"/>
                <w:szCs w:val="16"/>
              </w:rPr>
            </w:pPr>
            <w:r>
              <w:rPr>
                <w:rFonts w:hint="eastAsia"/>
                <w:sz w:val="16"/>
                <w:szCs w:val="16"/>
              </w:rPr>
              <w:t>D</w:t>
            </w:r>
            <w:r>
              <w:rPr>
                <w:sz w:val="16"/>
                <w:szCs w:val="16"/>
              </w:rPr>
              <w:t>T</w:t>
            </w:r>
          </w:p>
        </w:tc>
        <w:tc>
          <w:tcPr>
            <w:tcW w:w="1009" w:type="dxa"/>
          </w:tcPr>
          <w:p w14:paraId="54CB2D5E" w14:textId="77777777" w:rsidR="00B00A4B" w:rsidRPr="00B32F86" w:rsidRDefault="00B00A4B" w:rsidP="00B0248E">
            <w:pPr>
              <w:jc w:val="center"/>
              <w:rPr>
                <w:sz w:val="16"/>
                <w:szCs w:val="16"/>
              </w:rPr>
            </w:pPr>
            <w:r w:rsidRPr="00B32F86">
              <w:rPr>
                <w:sz w:val="16"/>
                <w:szCs w:val="16"/>
              </w:rPr>
              <w:t>S</w:t>
            </w:r>
            <w:r>
              <w:rPr>
                <w:sz w:val="16"/>
                <w:szCs w:val="16"/>
              </w:rPr>
              <w:t>T</w:t>
            </w:r>
          </w:p>
        </w:tc>
        <w:tc>
          <w:tcPr>
            <w:tcW w:w="1259" w:type="dxa"/>
            <w:gridSpan w:val="2"/>
          </w:tcPr>
          <w:p w14:paraId="1198531B" w14:textId="77777777" w:rsidR="00B00A4B" w:rsidRPr="00B32F86" w:rsidRDefault="00B00A4B" w:rsidP="00B0248E">
            <w:pPr>
              <w:jc w:val="center"/>
              <w:rPr>
                <w:sz w:val="16"/>
                <w:szCs w:val="16"/>
              </w:rPr>
            </w:pPr>
            <w:r w:rsidRPr="00B32F86">
              <w:rPr>
                <w:sz w:val="16"/>
                <w:szCs w:val="16"/>
              </w:rPr>
              <w:t>S</w:t>
            </w:r>
            <w:r>
              <w:rPr>
                <w:rFonts w:hint="eastAsia"/>
                <w:sz w:val="16"/>
                <w:szCs w:val="16"/>
              </w:rPr>
              <w:t>R</w:t>
            </w:r>
          </w:p>
        </w:tc>
        <w:tc>
          <w:tcPr>
            <w:tcW w:w="734" w:type="dxa"/>
          </w:tcPr>
          <w:p w14:paraId="1BB8F220" w14:textId="77777777" w:rsidR="00B00A4B" w:rsidRPr="00B32F86" w:rsidRDefault="00B00A4B" w:rsidP="00B0248E">
            <w:pPr>
              <w:jc w:val="center"/>
              <w:rPr>
                <w:sz w:val="16"/>
                <w:szCs w:val="16"/>
              </w:rPr>
            </w:pPr>
            <w:r w:rsidRPr="00B32F86">
              <w:rPr>
                <w:sz w:val="16"/>
                <w:szCs w:val="16"/>
              </w:rPr>
              <w:t>Box</w:t>
            </w:r>
          </w:p>
        </w:tc>
        <w:tc>
          <w:tcPr>
            <w:tcW w:w="636" w:type="dxa"/>
          </w:tcPr>
          <w:p w14:paraId="212D7BC3" w14:textId="77777777" w:rsidR="00B00A4B" w:rsidRPr="00B32F86" w:rsidRDefault="00B00A4B" w:rsidP="00B0248E">
            <w:pPr>
              <w:jc w:val="center"/>
              <w:rPr>
                <w:sz w:val="16"/>
                <w:szCs w:val="16"/>
              </w:rPr>
            </w:pPr>
            <w:r>
              <w:rPr>
                <w:rFonts w:hint="eastAsia"/>
                <w:sz w:val="16"/>
                <w:szCs w:val="16"/>
              </w:rPr>
              <w:t>C</w:t>
            </w:r>
          </w:p>
        </w:tc>
        <w:tc>
          <w:tcPr>
            <w:tcW w:w="1271" w:type="dxa"/>
          </w:tcPr>
          <w:p w14:paraId="68F19BEA" w14:textId="77777777" w:rsidR="00B00A4B" w:rsidRPr="00B32F86" w:rsidRDefault="00B00A4B" w:rsidP="00B0248E">
            <w:pPr>
              <w:jc w:val="center"/>
              <w:rPr>
                <w:sz w:val="16"/>
                <w:szCs w:val="16"/>
              </w:rPr>
            </w:pPr>
            <w:r w:rsidRPr="00B32F86">
              <w:rPr>
                <w:sz w:val="16"/>
                <w:szCs w:val="16"/>
              </w:rPr>
              <w:t>D</w:t>
            </w:r>
          </w:p>
        </w:tc>
      </w:tr>
      <w:tr w:rsidR="00B0248E" w:rsidRPr="00022103" w14:paraId="62B86DC7" w14:textId="77777777" w:rsidTr="00B0248E">
        <w:trPr>
          <w:jc w:val="center"/>
        </w:trPr>
        <w:tc>
          <w:tcPr>
            <w:tcW w:w="0" w:type="auto"/>
            <w:vMerge/>
          </w:tcPr>
          <w:p w14:paraId="03D49B9A" w14:textId="77777777" w:rsidR="00B0248E" w:rsidRPr="00B32F86" w:rsidRDefault="00B0248E" w:rsidP="00B0248E">
            <w:pPr>
              <w:rPr>
                <w:b/>
                <w:sz w:val="16"/>
                <w:szCs w:val="16"/>
              </w:rPr>
            </w:pPr>
          </w:p>
        </w:tc>
        <w:tc>
          <w:tcPr>
            <w:tcW w:w="0" w:type="auto"/>
            <w:gridSpan w:val="9"/>
            <w:vAlign w:val="center"/>
          </w:tcPr>
          <w:p w14:paraId="0E620DCF" w14:textId="77777777" w:rsidR="00B0248E" w:rsidRPr="00B32F86" w:rsidRDefault="00B00A4B" w:rsidP="00B0248E">
            <w:pPr>
              <w:jc w:val="center"/>
              <w:rPr>
                <w:b/>
                <w:sz w:val="16"/>
                <w:szCs w:val="16"/>
              </w:rPr>
            </w:pPr>
            <w:r>
              <w:rPr>
                <w:b/>
                <w:sz w:val="16"/>
                <w:szCs w:val="16"/>
              </w:rPr>
              <w:t>F</w:t>
            </w:r>
          </w:p>
        </w:tc>
      </w:tr>
      <w:tr w:rsidR="00B0248E" w:rsidRPr="00022103" w14:paraId="3168A71B" w14:textId="77777777" w:rsidTr="00B0248E">
        <w:trPr>
          <w:jc w:val="center"/>
        </w:trPr>
        <w:tc>
          <w:tcPr>
            <w:tcW w:w="0" w:type="auto"/>
            <w:vMerge/>
          </w:tcPr>
          <w:p w14:paraId="5858523E" w14:textId="77777777" w:rsidR="00B0248E" w:rsidRPr="00B32F86" w:rsidRDefault="00B0248E" w:rsidP="00B0248E">
            <w:pPr>
              <w:rPr>
                <w:b/>
                <w:sz w:val="16"/>
                <w:szCs w:val="16"/>
              </w:rPr>
            </w:pPr>
          </w:p>
        </w:tc>
        <w:tc>
          <w:tcPr>
            <w:tcW w:w="1596" w:type="dxa"/>
            <w:gridSpan w:val="2"/>
            <w:vAlign w:val="center"/>
          </w:tcPr>
          <w:p w14:paraId="4F580464" w14:textId="77777777" w:rsidR="00B0248E" w:rsidRPr="00B32F86" w:rsidRDefault="00B0248E" w:rsidP="00B0248E">
            <w:pPr>
              <w:jc w:val="center"/>
              <w:rPr>
                <w:sz w:val="16"/>
                <w:szCs w:val="16"/>
              </w:rPr>
            </w:pPr>
            <w:r w:rsidRPr="00B32F86">
              <w:rPr>
                <w:sz w:val="16"/>
                <w:szCs w:val="16"/>
              </w:rPr>
              <w:t>F1</w:t>
            </w:r>
          </w:p>
        </w:tc>
        <w:tc>
          <w:tcPr>
            <w:tcW w:w="1400" w:type="dxa"/>
            <w:gridSpan w:val="3"/>
            <w:vAlign w:val="center"/>
          </w:tcPr>
          <w:p w14:paraId="7EAD516F" w14:textId="77777777" w:rsidR="00B0248E" w:rsidRPr="00B32F86" w:rsidRDefault="00B0248E" w:rsidP="00B0248E">
            <w:pPr>
              <w:jc w:val="center"/>
              <w:rPr>
                <w:sz w:val="16"/>
                <w:szCs w:val="16"/>
              </w:rPr>
            </w:pPr>
            <w:r w:rsidRPr="00B32F86">
              <w:rPr>
                <w:sz w:val="16"/>
                <w:szCs w:val="16"/>
              </w:rPr>
              <w:t>F2</w:t>
            </w:r>
          </w:p>
        </w:tc>
        <w:tc>
          <w:tcPr>
            <w:tcW w:w="3657" w:type="dxa"/>
            <w:gridSpan w:val="4"/>
            <w:vAlign w:val="center"/>
          </w:tcPr>
          <w:p w14:paraId="5A19F8BF" w14:textId="77777777" w:rsidR="00B0248E" w:rsidRPr="00B32F86" w:rsidRDefault="00B0248E" w:rsidP="00B0248E">
            <w:pPr>
              <w:jc w:val="center"/>
              <w:rPr>
                <w:sz w:val="16"/>
                <w:szCs w:val="16"/>
              </w:rPr>
            </w:pPr>
            <w:r w:rsidRPr="00B32F86">
              <w:rPr>
                <w:sz w:val="16"/>
                <w:szCs w:val="16"/>
              </w:rPr>
              <w:t>…</w:t>
            </w:r>
          </w:p>
        </w:tc>
      </w:tr>
    </w:tbl>
    <w:p w14:paraId="16DF89FB" w14:textId="77777777" w:rsidR="00B0248E" w:rsidRPr="006A36AF" w:rsidRDefault="00B0248E" w:rsidP="00B0248E">
      <w:pPr>
        <w:ind w:firstLineChars="200" w:firstLine="420"/>
        <w:rPr>
          <w:rFonts w:ascii="宋体" w:hAnsi="宋体"/>
        </w:rPr>
      </w:pPr>
      <w:r w:rsidRPr="006A36AF">
        <w:rPr>
          <w:rFonts w:ascii="宋体" w:hAnsi="宋体"/>
        </w:rPr>
        <w:t>其中</w:t>
      </w:r>
      <w:r w:rsidRPr="006A36AF">
        <w:rPr>
          <w:rFonts w:ascii="宋体" w:hAnsi="宋体" w:hint="eastAsia"/>
        </w:rPr>
        <w:t>，</w:t>
      </w:r>
      <w:r>
        <w:rPr>
          <w:rFonts w:ascii="宋体" w:hAnsi="宋体" w:hint="eastAsia"/>
        </w:rPr>
        <w:t>要素类型(</w:t>
      </w:r>
      <w:r w:rsidR="00B00A4B">
        <w:rPr>
          <w:rFonts w:ascii="宋体" w:hAnsi="宋体" w:hint="eastAsia"/>
        </w:rPr>
        <w:t>DT</w:t>
      </w:r>
      <w:r>
        <w:rPr>
          <w:rFonts w:ascii="宋体" w:hAnsi="宋体"/>
        </w:rPr>
        <w:t>)</w:t>
      </w:r>
      <w:r>
        <w:rPr>
          <w:rFonts w:ascii="宋体" w:hAnsi="宋体" w:hint="eastAsia"/>
        </w:rPr>
        <w:t>以整形形式存储，1,</w:t>
      </w:r>
      <w:r>
        <w:rPr>
          <w:rFonts w:ascii="宋体" w:hAnsi="宋体"/>
        </w:rPr>
        <w:t>2</w:t>
      </w:r>
      <w:r>
        <w:rPr>
          <w:rFonts w:ascii="宋体" w:hAnsi="宋体" w:hint="eastAsia"/>
        </w:rPr>
        <w:t>,</w:t>
      </w:r>
      <w:r>
        <w:rPr>
          <w:rFonts w:ascii="宋体" w:hAnsi="宋体"/>
        </w:rPr>
        <w:t>3</w:t>
      </w:r>
      <w:r>
        <w:rPr>
          <w:rFonts w:ascii="宋体" w:hAnsi="宋体" w:hint="eastAsia"/>
        </w:rPr>
        <w:t>分别表示点线面要素对象；要素</w:t>
      </w:r>
      <w:r w:rsidRPr="006A36AF">
        <w:rPr>
          <w:rFonts w:ascii="宋体" w:hAnsi="宋体" w:hint="eastAsia"/>
        </w:rPr>
        <w:t>数据集时间参考的起算时间（</w:t>
      </w:r>
      <w:r w:rsidR="00B00A4B">
        <w:rPr>
          <w:rFonts w:ascii="宋体" w:hAnsi="宋体"/>
        </w:rPr>
        <w:t>ST</w:t>
      </w:r>
      <w:r w:rsidRPr="006A36AF">
        <w:rPr>
          <w:rFonts w:ascii="宋体" w:hAnsi="宋体" w:hint="eastAsia"/>
        </w:rPr>
        <w:t>）以UTC的字符串格式存储</w:t>
      </w:r>
      <w:r>
        <w:rPr>
          <w:rFonts w:ascii="宋体" w:hAnsi="宋体" w:hint="eastAsia"/>
        </w:rPr>
        <w:t>；空间参考（</w:t>
      </w:r>
      <w:r w:rsidRPr="006A36AF">
        <w:rPr>
          <w:rFonts w:ascii="宋体" w:hAnsi="宋体"/>
        </w:rPr>
        <w:t>S</w:t>
      </w:r>
      <w:r w:rsidR="00B00A4B">
        <w:rPr>
          <w:rFonts w:ascii="宋体" w:hAnsi="宋体"/>
        </w:rPr>
        <w:t>R</w:t>
      </w:r>
      <w:r>
        <w:rPr>
          <w:rFonts w:ascii="宋体" w:hAnsi="宋体" w:hint="eastAsia"/>
        </w:rPr>
        <w:t>）用整形形式存储；要素</w:t>
      </w:r>
      <w:r w:rsidRPr="006A36AF">
        <w:rPr>
          <w:rFonts w:ascii="宋体" w:hAnsi="宋体" w:hint="eastAsia"/>
        </w:rPr>
        <w:t>数据集的最小包围盒（B</w:t>
      </w:r>
      <w:r w:rsidRPr="006A36AF">
        <w:rPr>
          <w:rFonts w:ascii="宋体" w:hAnsi="宋体"/>
        </w:rPr>
        <w:t>ox</w:t>
      </w:r>
      <w:r w:rsidRPr="006A36AF">
        <w:rPr>
          <w:rFonts w:ascii="宋体" w:hAnsi="宋体" w:hint="eastAsia"/>
        </w:rPr>
        <w:t>）以包围盒</w:t>
      </w:r>
      <w:proofErr w:type="gramStart"/>
      <w:r w:rsidRPr="006A36AF">
        <w:rPr>
          <w:rFonts w:ascii="宋体" w:hAnsi="宋体" w:hint="eastAsia"/>
        </w:rPr>
        <w:t>的角点坐标</w:t>
      </w:r>
      <w:proofErr w:type="gramEnd"/>
      <w:r w:rsidRPr="006A36AF">
        <w:rPr>
          <w:rFonts w:ascii="宋体" w:hAnsi="宋体" w:hint="eastAsia"/>
        </w:rPr>
        <w:t>（</w:t>
      </w:r>
      <w:r w:rsidRPr="006A36AF">
        <w:rPr>
          <w:rFonts w:ascii="宋体" w:hAnsi="宋体"/>
        </w:rPr>
        <w:t>X1, Y1, X2, Y2）形式存储</w:t>
      </w:r>
      <w:r>
        <w:rPr>
          <w:rFonts w:ascii="宋体" w:hAnsi="宋体" w:hint="eastAsia"/>
        </w:rPr>
        <w:t>；要素</w:t>
      </w:r>
      <w:r w:rsidRPr="006A36AF">
        <w:rPr>
          <w:rFonts w:ascii="宋体" w:hAnsi="宋体"/>
        </w:rPr>
        <w:t>数据</w:t>
      </w:r>
      <w:r w:rsidRPr="006A36AF">
        <w:rPr>
          <w:rFonts w:ascii="宋体" w:hAnsi="宋体"/>
        </w:rPr>
        <w:lastRenderedPageBreak/>
        <w:t>集中</w:t>
      </w:r>
      <w:r>
        <w:rPr>
          <w:rFonts w:ascii="宋体" w:hAnsi="宋体" w:hint="eastAsia"/>
        </w:rPr>
        <w:t>要素</w:t>
      </w:r>
      <w:r w:rsidRPr="006A36AF">
        <w:rPr>
          <w:rFonts w:ascii="宋体" w:hAnsi="宋体"/>
        </w:rPr>
        <w:t>的数量</w:t>
      </w:r>
      <w:r w:rsidRPr="006A36AF">
        <w:rPr>
          <w:rFonts w:ascii="宋体" w:hAnsi="宋体" w:hint="eastAsia"/>
        </w:rPr>
        <w:t>（C）</w:t>
      </w:r>
      <w:r w:rsidRPr="006A36AF">
        <w:rPr>
          <w:rFonts w:ascii="宋体" w:hAnsi="宋体"/>
        </w:rPr>
        <w:t>以长整型形式存储</w:t>
      </w:r>
      <w:r w:rsidRPr="006A36AF">
        <w:rPr>
          <w:rFonts w:ascii="宋体" w:hAnsi="宋体" w:hint="eastAsia"/>
        </w:rPr>
        <w:t>；</w:t>
      </w:r>
      <w:r>
        <w:rPr>
          <w:rFonts w:ascii="宋体" w:hAnsi="宋体" w:hint="eastAsia"/>
        </w:rPr>
        <w:t>要素</w:t>
      </w:r>
      <w:r w:rsidRPr="006A36AF">
        <w:rPr>
          <w:rFonts w:ascii="宋体" w:hAnsi="宋体" w:hint="eastAsia"/>
        </w:rPr>
        <w:t>数据集的描述（D）以字符串形式存储</w:t>
      </w:r>
      <w:r>
        <w:rPr>
          <w:rFonts w:ascii="宋体" w:hAnsi="宋体" w:hint="eastAsia"/>
        </w:rPr>
        <w:t>；要素</w:t>
      </w:r>
      <w:r w:rsidRPr="006A36AF">
        <w:rPr>
          <w:rFonts w:ascii="宋体" w:hAnsi="宋体" w:hint="eastAsia"/>
        </w:rPr>
        <w:t>数据的时空编码方式（</w:t>
      </w:r>
      <w:r w:rsidR="00B00A4B">
        <w:rPr>
          <w:rFonts w:ascii="宋体" w:hAnsi="宋体"/>
        </w:rPr>
        <w:t>CS</w:t>
      </w:r>
      <w:r w:rsidRPr="006A36AF">
        <w:rPr>
          <w:rFonts w:ascii="宋体" w:hAnsi="宋体" w:hint="eastAsia"/>
        </w:rPr>
        <w:t>）以j</w:t>
      </w:r>
      <w:r w:rsidRPr="006A36AF">
        <w:rPr>
          <w:rFonts w:ascii="宋体" w:hAnsi="宋体"/>
        </w:rPr>
        <w:t>son形式</w:t>
      </w:r>
      <w:r w:rsidRPr="006A36AF">
        <w:rPr>
          <w:rFonts w:ascii="宋体" w:hAnsi="宋体" w:hint="eastAsia"/>
        </w:rPr>
        <w:t>存储</w:t>
      </w:r>
      <w:r w:rsidRPr="006A36AF">
        <w:rPr>
          <w:rFonts w:ascii="宋体" w:hAnsi="宋体"/>
        </w:rPr>
        <w:t>，例如</w:t>
      </w:r>
      <w:r w:rsidRPr="006A36AF">
        <w:rPr>
          <w:rFonts w:ascii="宋体" w:hAnsi="宋体" w:hint="eastAsia"/>
        </w:rPr>
        <w:t>：</w:t>
      </w:r>
    </w:p>
    <w:p w14:paraId="18BD2D7D" w14:textId="77777777" w:rsidR="00B0248E" w:rsidRPr="00B0248E" w:rsidRDefault="00B0248E" w:rsidP="00B0248E">
      <w:pPr>
        <w:widowControl/>
        <w:rPr>
          <w:szCs w:val="24"/>
        </w:rPr>
      </w:pPr>
      <w:r w:rsidRPr="00B0248E">
        <w:rPr>
          <w:szCs w:val="24"/>
        </w:rPr>
        <w:t>{</w:t>
      </w:r>
    </w:p>
    <w:p w14:paraId="2C86DCF1" w14:textId="77777777" w:rsidR="00B0248E" w:rsidRPr="00B0248E" w:rsidRDefault="00B0248E" w:rsidP="00B0248E">
      <w:pPr>
        <w:widowControl/>
        <w:ind w:firstLine="420"/>
        <w:rPr>
          <w:szCs w:val="24"/>
        </w:rPr>
      </w:pPr>
      <w:r w:rsidRPr="00B0248E">
        <w:rPr>
          <w:szCs w:val="24"/>
        </w:rPr>
        <w:t>“structure”: [“T”, “ST”]</w:t>
      </w:r>
    </w:p>
    <w:p w14:paraId="4CD6DCCC" w14:textId="77777777" w:rsidR="00B0248E" w:rsidRPr="00B0248E" w:rsidRDefault="00B0248E" w:rsidP="00B0248E">
      <w:pPr>
        <w:widowControl/>
        <w:ind w:firstLine="420"/>
        <w:rPr>
          <w:szCs w:val="24"/>
        </w:rPr>
      </w:pPr>
      <w:r w:rsidRPr="00B0248E">
        <w:rPr>
          <w:szCs w:val="24"/>
        </w:rPr>
        <w:t>“encoding”: [{“</w:t>
      </w:r>
      <w:r w:rsidRPr="00B0248E">
        <w:rPr>
          <w:rFonts w:hint="eastAsia"/>
          <w:szCs w:val="24"/>
        </w:rPr>
        <w:t>order</w:t>
      </w:r>
      <w:r w:rsidRPr="00B0248E">
        <w:rPr>
          <w:szCs w:val="24"/>
        </w:rPr>
        <w:t>”: “</w:t>
      </w:r>
      <w:r w:rsidRPr="00B0248E">
        <w:rPr>
          <w:rFonts w:hint="eastAsia"/>
          <w:szCs w:val="24"/>
        </w:rPr>
        <w:t>YD</w:t>
      </w:r>
      <w:r w:rsidRPr="00B0248E">
        <w:rPr>
          <w:szCs w:val="24"/>
        </w:rPr>
        <w:t>”, “length”: “</w:t>
      </w:r>
      <w:r w:rsidRPr="00B0248E">
        <w:rPr>
          <w:rFonts w:hint="eastAsia"/>
          <w:szCs w:val="24"/>
        </w:rPr>
        <w:t>3</w:t>
      </w:r>
      <w:r w:rsidRPr="00B0248E">
        <w:rPr>
          <w:szCs w:val="24"/>
        </w:rPr>
        <w:t xml:space="preserve">”}, </w:t>
      </w:r>
    </w:p>
    <w:p w14:paraId="69E15061" w14:textId="77777777" w:rsidR="00B0248E" w:rsidRPr="00B0248E" w:rsidRDefault="00B0248E" w:rsidP="00B0248E">
      <w:pPr>
        <w:widowControl/>
        <w:ind w:left="1260" w:firstLine="420"/>
        <w:rPr>
          <w:szCs w:val="24"/>
        </w:rPr>
      </w:pPr>
      <w:r w:rsidRPr="00B0248E">
        <w:rPr>
          <w:szCs w:val="24"/>
        </w:rPr>
        <w:t>{“</w:t>
      </w:r>
      <w:proofErr w:type="spellStart"/>
      <w:r w:rsidRPr="00B0248E">
        <w:rPr>
          <w:rFonts w:hint="eastAsia"/>
          <w:szCs w:val="24"/>
        </w:rPr>
        <w:t>sfc</w:t>
      </w:r>
      <w:proofErr w:type="spellEnd"/>
      <w:r w:rsidRPr="00B0248E">
        <w:rPr>
          <w:szCs w:val="24"/>
        </w:rPr>
        <w:t>”: “</w:t>
      </w:r>
      <w:r w:rsidRPr="00B0248E">
        <w:rPr>
          <w:rFonts w:hint="eastAsia"/>
          <w:szCs w:val="24"/>
        </w:rPr>
        <w:t>H</w:t>
      </w:r>
      <w:r w:rsidRPr="00B0248E">
        <w:rPr>
          <w:szCs w:val="24"/>
        </w:rPr>
        <w:t>ilbert”, “</w:t>
      </w:r>
      <w:proofErr w:type="spellStart"/>
      <w:r w:rsidRPr="00B0248E">
        <w:rPr>
          <w:rFonts w:hint="eastAsia"/>
          <w:szCs w:val="24"/>
        </w:rPr>
        <w:t>max</w:t>
      </w:r>
      <w:r w:rsidRPr="00B0248E">
        <w:rPr>
          <w:szCs w:val="24"/>
        </w:rPr>
        <w:t>lev</w:t>
      </w:r>
      <w:proofErr w:type="spellEnd"/>
      <w:r w:rsidRPr="00B0248E">
        <w:rPr>
          <w:szCs w:val="24"/>
        </w:rPr>
        <w:t>”: “1</w:t>
      </w:r>
      <w:r w:rsidRPr="00B0248E">
        <w:rPr>
          <w:rFonts w:hint="eastAsia"/>
          <w:szCs w:val="24"/>
        </w:rPr>
        <w:t>0</w:t>
      </w:r>
      <w:r w:rsidRPr="00B0248E">
        <w:rPr>
          <w:szCs w:val="24"/>
        </w:rPr>
        <w:t>”</w:t>
      </w:r>
      <w:r w:rsidRPr="00B0248E">
        <w:rPr>
          <w:rFonts w:hint="eastAsia"/>
          <w:szCs w:val="24"/>
        </w:rPr>
        <w:t>,</w:t>
      </w:r>
      <w:r w:rsidRPr="00B0248E">
        <w:rPr>
          <w:szCs w:val="24"/>
        </w:rPr>
        <w:t xml:space="preserve"> “length”: “</w:t>
      </w:r>
      <w:r w:rsidRPr="00B0248E">
        <w:rPr>
          <w:rFonts w:hint="eastAsia"/>
          <w:szCs w:val="24"/>
        </w:rPr>
        <w:t>6</w:t>
      </w:r>
      <w:r w:rsidRPr="00B0248E">
        <w:rPr>
          <w:szCs w:val="24"/>
        </w:rPr>
        <w:t>”}</w:t>
      </w:r>
    </w:p>
    <w:p w14:paraId="03D58404" w14:textId="77777777" w:rsidR="00B0248E" w:rsidRPr="00B0248E" w:rsidRDefault="00B0248E" w:rsidP="00B0248E">
      <w:pPr>
        <w:widowControl/>
        <w:ind w:firstLine="420"/>
        <w:rPr>
          <w:szCs w:val="24"/>
        </w:rPr>
      </w:pPr>
      <w:r w:rsidRPr="00B0248E">
        <w:rPr>
          <w:szCs w:val="24"/>
        </w:rPr>
        <w:t>]</w:t>
      </w:r>
    </w:p>
    <w:p w14:paraId="31363AB6" w14:textId="77777777" w:rsidR="00B0248E" w:rsidRPr="00B0248E" w:rsidRDefault="00B0248E" w:rsidP="00B0248E">
      <w:pPr>
        <w:rPr>
          <w:szCs w:val="24"/>
        </w:rPr>
      </w:pPr>
      <w:r w:rsidRPr="00B0248E">
        <w:rPr>
          <w:szCs w:val="24"/>
        </w:rPr>
        <w:t>}</w:t>
      </w:r>
    </w:p>
    <w:p w14:paraId="087726DF" w14:textId="77777777" w:rsidR="00B0248E" w:rsidRPr="00E4660B" w:rsidRDefault="00B0248E" w:rsidP="00B0248E">
      <w:pPr>
        <w:ind w:firstLineChars="200" w:firstLine="420"/>
        <w:rPr>
          <w:rFonts w:ascii="宋体" w:hAnsi="宋体"/>
        </w:rPr>
      </w:pPr>
      <w:r w:rsidRPr="00364C5A">
        <w:rPr>
          <w:rFonts w:ascii="宋体" w:hAnsi="宋体" w:hint="eastAsia"/>
        </w:rPr>
        <w:t>而其余用户自定义的字段可放在</w:t>
      </w:r>
      <w:r>
        <w:rPr>
          <w:rFonts w:ascii="宋体" w:hAnsi="宋体" w:hint="eastAsia"/>
        </w:rPr>
        <w:t>F</w:t>
      </w:r>
      <w:proofErr w:type="gramStart"/>
      <w:r w:rsidRPr="00364C5A">
        <w:rPr>
          <w:rFonts w:ascii="宋体" w:hAnsi="宋体" w:hint="eastAsia"/>
        </w:rPr>
        <w:t>列族下</w:t>
      </w:r>
      <w:proofErr w:type="gramEnd"/>
      <w:r>
        <w:rPr>
          <w:rFonts w:ascii="宋体" w:hAnsi="宋体" w:hint="eastAsia"/>
        </w:rPr>
        <w:t>。以Google公开的新闻数据集GDELT字段为例，该公开数据集总共包含五十多个字段。而在使用该数据集时，有时候用户可能仅关心特定的一些字段，如除了新闻事件发表的时间地点以外，用户还关注新闻的潜在影响（</w:t>
      </w:r>
      <w:proofErr w:type="spellStart"/>
      <w:r w:rsidRPr="00E4660B">
        <w:rPr>
          <w:rFonts w:ascii="宋体" w:hAnsi="宋体"/>
        </w:rPr>
        <w:t>GoldsteinScale</w:t>
      </w:r>
      <w:proofErr w:type="spellEnd"/>
      <w:r>
        <w:rPr>
          <w:rFonts w:ascii="宋体" w:hAnsi="宋体" w:hint="eastAsia"/>
        </w:rPr>
        <w:t>），在数据库中该新闻中事件被提到的次数（</w:t>
      </w:r>
      <w:proofErr w:type="spellStart"/>
      <w:r w:rsidRPr="00E4660B">
        <w:rPr>
          <w:rFonts w:ascii="宋体" w:hAnsi="宋体"/>
        </w:rPr>
        <w:t>NumMentions</w:t>
      </w:r>
      <w:proofErr w:type="spellEnd"/>
      <w:r>
        <w:rPr>
          <w:rFonts w:ascii="宋体" w:hAnsi="宋体" w:hint="eastAsia"/>
        </w:rPr>
        <w:t>），数据库中所有文章对该新闻事件的平均语气口吻（</w:t>
      </w:r>
      <w:proofErr w:type="spellStart"/>
      <w:r w:rsidRPr="00E4660B">
        <w:rPr>
          <w:rFonts w:ascii="宋体" w:hAnsi="宋体"/>
        </w:rPr>
        <w:t>AvgTone</w:t>
      </w:r>
      <w:proofErr w:type="spellEnd"/>
      <w:r>
        <w:rPr>
          <w:rFonts w:ascii="宋体" w:hAnsi="宋体" w:hint="eastAsia"/>
        </w:rPr>
        <w:t>）三个字段。则在使用该类新闻数据集时，需在元数据集F</w:t>
      </w:r>
      <w:proofErr w:type="gramStart"/>
      <w:r>
        <w:rPr>
          <w:rFonts w:ascii="宋体" w:hAnsi="宋体" w:hint="eastAsia"/>
        </w:rPr>
        <w:t>列族下</w:t>
      </w:r>
      <w:proofErr w:type="gramEnd"/>
      <w:r>
        <w:rPr>
          <w:rFonts w:ascii="宋体" w:hAnsi="宋体" w:hint="eastAsia"/>
        </w:rPr>
        <w:t>提前定义好这些字段，另6-1的元数据表F</w:t>
      </w:r>
      <w:proofErr w:type="gramStart"/>
      <w:r>
        <w:rPr>
          <w:rFonts w:ascii="宋体" w:hAnsi="宋体" w:hint="eastAsia"/>
        </w:rPr>
        <w:t>列族</w:t>
      </w:r>
      <w:proofErr w:type="gramEnd"/>
      <w:r>
        <w:rPr>
          <w:rFonts w:ascii="宋体" w:hAnsi="宋体" w:hint="eastAsia"/>
        </w:rPr>
        <w:t>下包含</w:t>
      </w:r>
      <w:proofErr w:type="spellStart"/>
      <w:r w:rsidRPr="00E4660B">
        <w:rPr>
          <w:rFonts w:ascii="宋体" w:hAnsi="宋体"/>
        </w:rPr>
        <w:t>GoldsteinScale</w:t>
      </w:r>
      <w:proofErr w:type="spellEnd"/>
      <w:r>
        <w:rPr>
          <w:rFonts w:ascii="宋体" w:hAnsi="宋体" w:hint="eastAsia"/>
        </w:rPr>
        <w:t>，</w:t>
      </w:r>
      <w:proofErr w:type="spellStart"/>
      <w:r w:rsidRPr="00E4660B">
        <w:rPr>
          <w:rFonts w:ascii="宋体" w:hAnsi="宋体"/>
        </w:rPr>
        <w:t>NumMentions</w:t>
      </w:r>
      <w:proofErr w:type="spellEnd"/>
      <w:r>
        <w:rPr>
          <w:rFonts w:ascii="宋体" w:hAnsi="宋体" w:hint="eastAsia"/>
        </w:rPr>
        <w:t>，</w:t>
      </w:r>
      <w:proofErr w:type="spellStart"/>
      <w:r w:rsidRPr="00E4660B">
        <w:rPr>
          <w:rFonts w:ascii="宋体" w:hAnsi="宋体"/>
        </w:rPr>
        <w:t>AvgTone</w:t>
      </w:r>
      <w:proofErr w:type="spellEnd"/>
      <w:r>
        <w:rPr>
          <w:rFonts w:ascii="宋体" w:hAnsi="宋体" w:hint="eastAsia"/>
        </w:rPr>
        <w:t>列。</w:t>
      </w:r>
    </w:p>
    <w:p w14:paraId="5E1AE8D1" w14:textId="77777777" w:rsidR="00B0248E" w:rsidRDefault="00B0248E" w:rsidP="00B0248E">
      <w:pPr>
        <w:pStyle w:val="2"/>
      </w:pPr>
      <w:bookmarkStart w:id="21" w:name="_Toc531094348"/>
      <w:r>
        <w:rPr>
          <w:rFonts w:hint="eastAsia"/>
        </w:rPr>
        <w:t>时空点对象存储设计</w:t>
      </w:r>
      <w:bookmarkEnd w:id="21"/>
    </w:p>
    <w:p w14:paraId="49626F6B" w14:textId="77777777" w:rsidR="00B0248E" w:rsidRPr="00364C5A" w:rsidRDefault="00B0248E" w:rsidP="00B0248E">
      <w:pPr>
        <w:ind w:firstLineChars="200" w:firstLine="420"/>
        <w:rPr>
          <w:rFonts w:ascii="宋体" w:hAnsi="宋体"/>
        </w:rPr>
      </w:pPr>
      <w:r w:rsidRPr="00364C5A">
        <w:rPr>
          <w:rFonts w:ascii="宋体" w:hAnsi="宋体" w:hint="eastAsia"/>
        </w:rPr>
        <w:t>多个时空点对象</w:t>
      </w:r>
      <w:r>
        <w:rPr>
          <w:rFonts w:ascii="宋体" w:hAnsi="宋体" w:hint="eastAsia"/>
        </w:rPr>
        <w:t>可能</w:t>
      </w:r>
      <w:r w:rsidRPr="00364C5A">
        <w:rPr>
          <w:rFonts w:ascii="宋体" w:hAnsi="宋体" w:hint="eastAsia"/>
        </w:rPr>
        <w:t>同时存在于一个时空</w:t>
      </w:r>
      <w:r>
        <w:rPr>
          <w:rFonts w:ascii="宋体" w:hAnsi="宋体" w:hint="eastAsia"/>
        </w:rPr>
        <w:t>立方</w:t>
      </w:r>
      <w:r w:rsidRPr="00364C5A">
        <w:rPr>
          <w:rFonts w:ascii="宋体" w:hAnsi="宋体" w:hint="eastAsia"/>
        </w:rPr>
        <w:t>中</w:t>
      </w:r>
      <w:r>
        <w:rPr>
          <w:rFonts w:ascii="宋体" w:hAnsi="宋体" w:hint="eastAsia"/>
        </w:rPr>
        <w:t>。为了满足不同的查询需求，可以建立</w:t>
      </w:r>
      <w:r w:rsidRPr="00364C5A">
        <w:rPr>
          <w:rFonts w:ascii="宋体" w:hAnsi="宋体" w:hint="eastAsia"/>
        </w:rPr>
        <w:t>编码表和数据表</w:t>
      </w:r>
      <w:r>
        <w:rPr>
          <w:rFonts w:ascii="宋体" w:hAnsi="宋体" w:hint="eastAsia"/>
        </w:rPr>
        <w:t>来存储时空点对象。</w:t>
      </w:r>
      <w:r w:rsidRPr="00364C5A">
        <w:rPr>
          <w:rFonts w:ascii="宋体" w:hAnsi="宋体" w:hint="eastAsia"/>
        </w:rPr>
        <w:t>而根据不同的业务需求，可以设置如下两种</w:t>
      </w:r>
      <w:r>
        <w:rPr>
          <w:rFonts w:ascii="宋体" w:hAnsi="宋体" w:hint="eastAsia"/>
        </w:rPr>
        <w:t>存储</w:t>
      </w:r>
      <w:r w:rsidRPr="00364C5A">
        <w:rPr>
          <w:rFonts w:ascii="宋体" w:hAnsi="宋体" w:hint="eastAsia"/>
        </w:rPr>
        <w:t>模式</w:t>
      </w:r>
      <w:r>
        <w:rPr>
          <w:rFonts w:ascii="宋体" w:hAnsi="宋体" w:hint="eastAsia"/>
        </w:rPr>
        <w:t>：第一种即分别存储时空立方的点数据；第二种即将同时存在于一个时空</w:t>
      </w:r>
      <w:proofErr w:type="gramStart"/>
      <w:r>
        <w:rPr>
          <w:rFonts w:ascii="宋体" w:hAnsi="宋体" w:hint="eastAsia"/>
        </w:rPr>
        <w:t>立方中的点数据</w:t>
      </w:r>
      <w:proofErr w:type="gramEnd"/>
      <w:r>
        <w:rPr>
          <w:rFonts w:ascii="宋体" w:hAnsi="宋体" w:hint="eastAsia"/>
        </w:rPr>
        <w:t>打包存储。</w:t>
      </w:r>
      <w:r w:rsidRPr="00364C5A">
        <w:rPr>
          <w:rFonts w:ascii="宋体" w:hAnsi="宋体" w:hint="eastAsia"/>
        </w:rPr>
        <w:t>两种模式的</w:t>
      </w:r>
      <w:r>
        <w:rPr>
          <w:rFonts w:ascii="宋体" w:hAnsi="宋体" w:hint="eastAsia"/>
        </w:rPr>
        <w:t>编码</w:t>
      </w:r>
      <w:proofErr w:type="gramStart"/>
      <w:r>
        <w:rPr>
          <w:rFonts w:ascii="宋体" w:hAnsi="宋体" w:hint="eastAsia"/>
        </w:rPr>
        <w:t>表有些</w:t>
      </w:r>
      <w:proofErr w:type="gramEnd"/>
      <w:r>
        <w:rPr>
          <w:rFonts w:ascii="宋体" w:hAnsi="宋体" w:hint="eastAsia"/>
        </w:rPr>
        <w:t>差异，但</w:t>
      </w:r>
      <w:r w:rsidRPr="00364C5A">
        <w:rPr>
          <w:rFonts w:ascii="宋体" w:hAnsi="宋体" w:hint="eastAsia"/>
        </w:rPr>
        <w:t>数据表设计完全相同。</w:t>
      </w:r>
    </w:p>
    <w:p w14:paraId="60593F60" w14:textId="77777777" w:rsidR="00B0248E" w:rsidRPr="00B0248E" w:rsidRDefault="00B0248E" w:rsidP="00B0248E">
      <w:pPr>
        <w:rPr>
          <w:rFonts w:ascii="宋体" w:hAnsi="宋体"/>
          <w:b/>
        </w:rPr>
      </w:pPr>
      <w:r w:rsidRPr="00B0248E">
        <w:rPr>
          <w:rFonts w:ascii="宋体" w:hAnsi="宋体" w:hint="eastAsia"/>
          <w:b/>
        </w:rPr>
        <w:t>1）编码表设计</w:t>
      </w:r>
    </w:p>
    <w:p w14:paraId="5AE1281B" w14:textId="77777777" w:rsidR="00B0248E" w:rsidRDefault="00B0248E" w:rsidP="00B0248E">
      <w:pPr>
        <w:ind w:firstLineChars="200" w:firstLine="420"/>
        <w:rPr>
          <w:ins w:id="22" w:author="xc" w:date="2018-11-01T14:28:00Z"/>
          <w:rFonts w:ascii="宋体" w:hAnsi="宋体"/>
        </w:rPr>
      </w:pPr>
      <w:r w:rsidRPr="00364C5A">
        <w:rPr>
          <w:rFonts w:ascii="宋体" w:hAnsi="宋体" w:hint="eastAsia"/>
        </w:rPr>
        <w:t>第一种设计模式，</w:t>
      </w:r>
      <w:proofErr w:type="gramStart"/>
      <w:r w:rsidRPr="00364C5A">
        <w:rPr>
          <w:rFonts w:ascii="宋体" w:hAnsi="宋体" w:hint="eastAsia"/>
        </w:rPr>
        <w:t>按列存储</w:t>
      </w:r>
      <w:proofErr w:type="gramEnd"/>
      <w:r w:rsidRPr="00364C5A">
        <w:rPr>
          <w:rFonts w:ascii="宋体" w:hAnsi="宋体" w:hint="eastAsia"/>
        </w:rPr>
        <w:t>。</w:t>
      </w:r>
      <w:r>
        <w:rPr>
          <w:rFonts w:ascii="宋体" w:hAnsi="宋体" w:hint="eastAsia"/>
        </w:rPr>
        <w:t>其编码表如6-2所示，</w:t>
      </w:r>
      <w:r w:rsidR="00C70986">
        <w:rPr>
          <w:rFonts w:ascii="宋体" w:hAnsi="宋体" w:hint="eastAsia"/>
        </w:rPr>
        <w:t>编码表名称为“Da</w:t>
      </w:r>
      <w:r w:rsidR="00C70986">
        <w:rPr>
          <w:rFonts w:ascii="宋体" w:hAnsi="宋体"/>
        </w:rPr>
        <w:t>ta</w:t>
      </w:r>
      <w:r w:rsidR="00870A84">
        <w:rPr>
          <w:rFonts w:ascii="宋体" w:hAnsi="宋体"/>
        </w:rPr>
        <w:t>s</w:t>
      </w:r>
      <w:r w:rsidR="00C70986">
        <w:rPr>
          <w:rFonts w:ascii="宋体" w:hAnsi="宋体"/>
        </w:rPr>
        <w:t>etName_</w:t>
      </w:r>
      <w:r w:rsidR="00870A84">
        <w:rPr>
          <w:rFonts w:ascii="宋体" w:hAnsi="宋体"/>
        </w:rPr>
        <w:t>Point</w:t>
      </w:r>
      <w:r w:rsidR="00C70986">
        <w:rPr>
          <w:rFonts w:ascii="宋体" w:hAnsi="宋体"/>
        </w:rPr>
        <w:t>Index1</w:t>
      </w:r>
      <w:r w:rsidR="00C70986">
        <w:rPr>
          <w:rFonts w:ascii="宋体" w:hAnsi="宋体" w:hint="eastAsia"/>
        </w:rPr>
        <w:t>”，</w:t>
      </w:r>
      <w:proofErr w:type="gramStart"/>
      <w:r w:rsidRPr="00364C5A">
        <w:rPr>
          <w:rFonts w:ascii="宋体" w:hAnsi="宋体" w:hint="eastAsia"/>
        </w:rPr>
        <w:t>其中行键</w:t>
      </w:r>
      <w:proofErr w:type="spellStart"/>
      <w:proofErr w:type="gramEnd"/>
      <w:r w:rsidRPr="00364C5A">
        <w:rPr>
          <w:rFonts w:ascii="宋体" w:hAnsi="宋体" w:hint="eastAsia"/>
        </w:rPr>
        <w:t>Rowkey</w:t>
      </w:r>
      <w:proofErr w:type="spellEnd"/>
      <w:r w:rsidRPr="00364C5A">
        <w:rPr>
          <w:rFonts w:ascii="宋体" w:hAnsi="宋体" w:hint="eastAsia"/>
        </w:rPr>
        <w:t>代表编码后的时空</w:t>
      </w:r>
      <w:r>
        <w:rPr>
          <w:rFonts w:ascii="宋体" w:hAnsi="宋体" w:hint="eastAsia"/>
        </w:rPr>
        <w:t>立方I</w:t>
      </w:r>
      <w:r>
        <w:rPr>
          <w:rFonts w:ascii="宋体" w:hAnsi="宋体"/>
        </w:rPr>
        <w:t>ndex</w:t>
      </w:r>
      <w:r>
        <w:rPr>
          <w:rFonts w:ascii="宋体" w:hAnsi="宋体" w:hint="eastAsia"/>
        </w:rPr>
        <w:t>，比如可以采取总体设计的时空一体设计编码T-ST，具体设计需提前定义在元数据表中</w:t>
      </w:r>
      <w:r w:rsidRPr="00364C5A">
        <w:rPr>
          <w:rFonts w:ascii="宋体" w:hAnsi="宋体" w:hint="eastAsia"/>
        </w:rPr>
        <w:t>。而一个时空</w:t>
      </w:r>
      <w:proofErr w:type="gramStart"/>
      <w:r>
        <w:rPr>
          <w:rFonts w:ascii="宋体" w:hAnsi="宋体" w:hint="eastAsia"/>
        </w:rPr>
        <w:t>立方</w:t>
      </w:r>
      <w:r w:rsidRPr="00364C5A">
        <w:rPr>
          <w:rFonts w:ascii="宋体" w:hAnsi="宋体" w:hint="eastAsia"/>
        </w:rPr>
        <w:t>内</w:t>
      </w:r>
      <w:proofErr w:type="gramEnd"/>
      <w:r w:rsidRPr="00364C5A">
        <w:rPr>
          <w:rFonts w:ascii="宋体" w:hAnsi="宋体" w:hint="eastAsia"/>
        </w:rPr>
        <w:t>可能包含多个点对象</w:t>
      </w:r>
      <w:r>
        <w:rPr>
          <w:rFonts w:ascii="宋体" w:hAnsi="宋体" w:hint="eastAsia"/>
        </w:rPr>
        <w:t>，</w:t>
      </w:r>
      <w:proofErr w:type="gramStart"/>
      <w:r w:rsidRPr="00364C5A">
        <w:rPr>
          <w:rFonts w:ascii="宋体" w:hAnsi="宋体" w:hint="eastAsia"/>
        </w:rPr>
        <w:t>按列存</w:t>
      </w:r>
      <w:proofErr w:type="gramEnd"/>
      <w:r w:rsidRPr="00364C5A">
        <w:rPr>
          <w:rFonts w:ascii="宋体" w:hAnsi="宋体" w:hint="eastAsia"/>
        </w:rPr>
        <w:t>储的模式中，</w:t>
      </w:r>
      <w:r>
        <w:rPr>
          <w:rFonts w:ascii="宋体" w:hAnsi="宋体" w:hint="eastAsia"/>
        </w:rPr>
        <w:t>其</w:t>
      </w:r>
      <w:r w:rsidRPr="00364C5A">
        <w:rPr>
          <w:rFonts w:ascii="宋体" w:hAnsi="宋体" w:hint="eastAsia"/>
        </w:rPr>
        <w:t>将各个</w:t>
      </w:r>
      <w:proofErr w:type="gramStart"/>
      <w:r w:rsidRPr="00364C5A">
        <w:rPr>
          <w:rFonts w:ascii="宋体" w:hAnsi="宋体" w:hint="eastAsia"/>
        </w:rPr>
        <w:t>点对</w:t>
      </w:r>
      <w:proofErr w:type="gramEnd"/>
      <w:r w:rsidRPr="00364C5A">
        <w:rPr>
          <w:rFonts w:ascii="宋体" w:hAnsi="宋体" w:hint="eastAsia"/>
        </w:rPr>
        <w:t>象的</w:t>
      </w:r>
      <w:proofErr w:type="spellStart"/>
      <w:r w:rsidRPr="00364C5A">
        <w:rPr>
          <w:rFonts w:ascii="宋体" w:hAnsi="宋体" w:hint="eastAsia"/>
        </w:rPr>
        <w:t>ObjectID</w:t>
      </w:r>
      <w:proofErr w:type="spellEnd"/>
      <w:r>
        <w:rPr>
          <w:rFonts w:ascii="宋体" w:hAnsi="宋体" w:hint="eastAsia"/>
        </w:rPr>
        <w:t>（即每个</w:t>
      </w:r>
      <w:proofErr w:type="gramStart"/>
      <w:r>
        <w:rPr>
          <w:rFonts w:ascii="宋体" w:hAnsi="宋体" w:hint="eastAsia"/>
        </w:rPr>
        <w:t>点对</w:t>
      </w:r>
      <w:proofErr w:type="gramEnd"/>
      <w:r>
        <w:rPr>
          <w:rFonts w:ascii="宋体" w:hAnsi="宋体" w:hint="eastAsia"/>
        </w:rPr>
        <w:t>象的唯一标识ID）</w:t>
      </w:r>
      <w:proofErr w:type="gramStart"/>
      <w:r w:rsidRPr="00364C5A">
        <w:rPr>
          <w:rFonts w:ascii="宋体" w:hAnsi="宋体" w:hint="eastAsia"/>
        </w:rPr>
        <w:t>作为列</w:t>
      </w:r>
      <w:proofErr w:type="gramEnd"/>
      <w:r w:rsidRPr="00364C5A">
        <w:rPr>
          <w:rFonts w:ascii="宋体" w:hAnsi="宋体" w:hint="eastAsia"/>
        </w:rPr>
        <w:t>族</w:t>
      </w:r>
      <w:r w:rsidR="00C70986">
        <w:rPr>
          <w:rFonts w:ascii="宋体" w:hAnsi="宋体"/>
        </w:rPr>
        <w:t>F</w:t>
      </w:r>
      <w:r w:rsidRPr="00364C5A">
        <w:rPr>
          <w:rFonts w:ascii="宋体" w:hAnsi="宋体" w:hint="eastAsia"/>
        </w:rPr>
        <w:t>下的</w:t>
      </w:r>
      <w:proofErr w:type="gramStart"/>
      <w:r w:rsidRPr="00364C5A">
        <w:rPr>
          <w:rFonts w:ascii="宋体" w:hAnsi="宋体" w:hint="eastAsia"/>
        </w:rPr>
        <w:t>列独</w:t>
      </w:r>
      <w:proofErr w:type="gramEnd"/>
      <w:r w:rsidRPr="00364C5A">
        <w:rPr>
          <w:rFonts w:ascii="宋体" w:hAnsi="宋体" w:hint="eastAsia"/>
        </w:rPr>
        <w:t>立存储。而每个列中只存储几何信息</w:t>
      </w:r>
      <w:r>
        <w:rPr>
          <w:rFonts w:ascii="宋体" w:hAnsi="宋体" w:hint="eastAsia"/>
        </w:rPr>
        <w:t>,如</w:t>
      </w:r>
      <w:proofErr w:type="spellStart"/>
      <w:r>
        <w:rPr>
          <w:rFonts w:ascii="宋体" w:hAnsi="宋体" w:hint="eastAsia"/>
        </w:rPr>
        <w:t>Geojson</w:t>
      </w:r>
      <w:proofErr w:type="spellEnd"/>
      <w:r>
        <w:rPr>
          <w:rFonts w:ascii="宋体" w:hAnsi="宋体" w:hint="eastAsia"/>
        </w:rPr>
        <w:t>格式，其格式如下：</w:t>
      </w:r>
    </w:p>
    <w:p w14:paraId="0ACC72AC" w14:textId="77777777" w:rsidR="00B0248E" w:rsidRPr="00B0248E" w:rsidRDefault="00B0248E" w:rsidP="00B0248E">
      <w:pPr>
        <w:spacing w:line="460" w:lineRule="exact"/>
        <w:rPr>
          <w:rFonts w:eastAsia="楷体" w:cs="Calibri"/>
          <w:color w:val="000000"/>
          <w:szCs w:val="24"/>
        </w:rPr>
      </w:pPr>
      <w:r w:rsidRPr="00B0248E">
        <w:rPr>
          <w:rFonts w:eastAsia="楷体" w:cs="Calibri"/>
          <w:color w:val="000000"/>
          <w:szCs w:val="24"/>
        </w:rPr>
        <w:lastRenderedPageBreak/>
        <w:t>{</w:t>
      </w:r>
    </w:p>
    <w:p w14:paraId="6057E24F" w14:textId="77777777" w:rsidR="00B0248E" w:rsidRPr="00B0248E" w:rsidRDefault="00B0248E" w:rsidP="00B0248E">
      <w:pPr>
        <w:spacing w:line="460" w:lineRule="exact"/>
        <w:rPr>
          <w:rFonts w:eastAsia="楷体" w:cs="Calibri"/>
          <w:color w:val="000000"/>
          <w:szCs w:val="24"/>
        </w:rPr>
      </w:pPr>
      <w:r w:rsidRPr="00B0248E">
        <w:rPr>
          <w:rFonts w:eastAsia="楷体" w:cs="Calibri"/>
          <w:color w:val="000000"/>
          <w:szCs w:val="24"/>
        </w:rPr>
        <w:t xml:space="preserve">   "type": "</w:t>
      </w:r>
      <w:r w:rsidRPr="00B0248E">
        <w:rPr>
          <w:rFonts w:eastAsia="楷体" w:cs="Calibri" w:hint="eastAsia"/>
          <w:color w:val="000000"/>
          <w:szCs w:val="24"/>
        </w:rPr>
        <w:t>Point</w:t>
      </w:r>
      <w:r w:rsidRPr="00B0248E">
        <w:rPr>
          <w:rFonts w:eastAsia="楷体" w:cs="Calibri"/>
          <w:color w:val="000000"/>
          <w:szCs w:val="24"/>
        </w:rPr>
        <w:t>",</w:t>
      </w:r>
    </w:p>
    <w:p w14:paraId="2691E8E3" w14:textId="77777777" w:rsidR="00B0248E" w:rsidRPr="00B0248E" w:rsidRDefault="00B0248E" w:rsidP="00B0248E">
      <w:pPr>
        <w:spacing w:line="460" w:lineRule="exact"/>
        <w:rPr>
          <w:rFonts w:eastAsia="楷体" w:cs="Calibri"/>
          <w:color w:val="000000"/>
          <w:szCs w:val="24"/>
        </w:rPr>
      </w:pPr>
      <w:r w:rsidRPr="00B0248E">
        <w:rPr>
          <w:rFonts w:eastAsia="楷体" w:cs="Calibri"/>
          <w:color w:val="000000"/>
          <w:szCs w:val="24"/>
        </w:rPr>
        <w:t xml:space="preserve">   "coordinates": [</w:t>
      </w:r>
    </w:p>
    <w:p w14:paraId="46A00D6D" w14:textId="77777777" w:rsidR="00B0248E" w:rsidRPr="00B0248E" w:rsidRDefault="00B0248E" w:rsidP="00B0248E">
      <w:pPr>
        <w:spacing w:line="460" w:lineRule="exact"/>
        <w:rPr>
          <w:rFonts w:eastAsia="楷体" w:cs="Calibri"/>
          <w:color w:val="000000"/>
          <w:szCs w:val="24"/>
        </w:rPr>
      </w:pPr>
      <w:r w:rsidRPr="00B0248E">
        <w:rPr>
          <w:rFonts w:eastAsia="楷体" w:cs="Calibri"/>
          <w:color w:val="000000"/>
          <w:szCs w:val="24"/>
        </w:rPr>
        <w:t xml:space="preserve">       [113.44.0, 33.4]</w:t>
      </w:r>
    </w:p>
    <w:p w14:paraId="052FFAF3" w14:textId="77777777" w:rsidR="00B0248E" w:rsidRPr="00B0248E" w:rsidRDefault="00B0248E" w:rsidP="00B0248E">
      <w:pPr>
        <w:spacing w:line="460" w:lineRule="exact"/>
        <w:rPr>
          <w:rFonts w:eastAsia="楷体" w:cs="Calibri"/>
          <w:color w:val="000000"/>
          <w:szCs w:val="24"/>
        </w:rPr>
      </w:pPr>
      <w:r w:rsidRPr="00B0248E">
        <w:rPr>
          <w:rFonts w:eastAsia="楷体" w:cs="Calibri"/>
          <w:color w:val="000000"/>
          <w:szCs w:val="24"/>
        </w:rPr>
        <w:t xml:space="preserve">   ]</w:t>
      </w:r>
    </w:p>
    <w:p w14:paraId="1CBAE26B" w14:textId="77777777" w:rsidR="00B0248E" w:rsidRPr="00B0248E" w:rsidRDefault="00B0248E" w:rsidP="00B0248E">
      <w:pPr>
        <w:spacing w:line="460" w:lineRule="exact"/>
        <w:rPr>
          <w:rFonts w:eastAsia="楷体" w:cs="Calibri"/>
          <w:color w:val="000000"/>
          <w:szCs w:val="24"/>
        </w:rPr>
      </w:pPr>
      <w:r w:rsidRPr="00B0248E">
        <w:rPr>
          <w:rFonts w:eastAsia="楷体" w:cs="Calibri"/>
          <w:color w:val="000000"/>
          <w:szCs w:val="24"/>
        </w:rPr>
        <w:t>}</w:t>
      </w:r>
    </w:p>
    <w:p w14:paraId="488CE7CE" w14:textId="77777777" w:rsidR="00B0248E" w:rsidRPr="00364C5A" w:rsidRDefault="00B0248E" w:rsidP="00B0248E">
      <w:pPr>
        <w:jc w:val="center"/>
        <w:rPr>
          <w:rFonts w:ascii="宋体" w:hAnsi="宋体"/>
        </w:rPr>
      </w:pPr>
      <w:r>
        <w:rPr>
          <w:rFonts w:ascii="宋体" w:hAnsi="宋体" w:hint="eastAsia"/>
        </w:rPr>
        <w:t>表6-2</w:t>
      </w:r>
      <w:r>
        <w:rPr>
          <w:rFonts w:ascii="宋体" w:hAnsi="宋体"/>
        </w:rPr>
        <w:t xml:space="preserve"> </w:t>
      </w:r>
      <w:proofErr w:type="gramStart"/>
      <w:r>
        <w:rPr>
          <w:rFonts w:ascii="宋体" w:hAnsi="宋体" w:hint="eastAsia"/>
        </w:rPr>
        <w:t>点对象</w:t>
      </w:r>
      <w:proofErr w:type="gramEnd"/>
      <w:r>
        <w:rPr>
          <w:rFonts w:ascii="宋体" w:hAnsi="宋体" w:hint="eastAsia"/>
        </w:rPr>
        <w:t>独立存储编码表</w:t>
      </w:r>
    </w:p>
    <w:tbl>
      <w:tblPr>
        <w:tblStyle w:val="af2"/>
        <w:tblW w:w="0" w:type="auto"/>
        <w:jc w:val="center"/>
        <w:tblLook w:val="04A0" w:firstRow="1" w:lastRow="0" w:firstColumn="1" w:lastColumn="0" w:noHBand="0" w:noVBand="1"/>
      </w:tblPr>
      <w:tblGrid>
        <w:gridCol w:w="876"/>
        <w:gridCol w:w="1158"/>
        <w:gridCol w:w="1066"/>
        <w:gridCol w:w="1066"/>
        <w:gridCol w:w="767"/>
        <w:gridCol w:w="1335"/>
      </w:tblGrid>
      <w:tr w:rsidR="00B0248E" w:rsidRPr="00022103" w14:paraId="5D912155" w14:textId="77777777" w:rsidTr="00B0248E">
        <w:trPr>
          <w:trHeight w:val="370"/>
          <w:jc w:val="center"/>
        </w:trPr>
        <w:tc>
          <w:tcPr>
            <w:tcW w:w="0" w:type="auto"/>
            <w:vMerge w:val="restart"/>
            <w:vAlign w:val="center"/>
          </w:tcPr>
          <w:p w14:paraId="60A5A7DF" w14:textId="77777777" w:rsidR="00B0248E" w:rsidRPr="004E362A" w:rsidRDefault="00B0248E" w:rsidP="00B0248E">
            <w:pPr>
              <w:rPr>
                <w:rFonts w:eastAsia="等线"/>
                <w:b/>
                <w:sz w:val="18"/>
                <w:szCs w:val="16"/>
              </w:rPr>
            </w:pPr>
            <w:proofErr w:type="spellStart"/>
            <w:r w:rsidRPr="004E362A">
              <w:rPr>
                <w:rFonts w:eastAsia="等线"/>
                <w:b/>
                <w:sz w:val="18"/>
                <w:szCs w:val="16"/>
              </w:rPr>
              <w:t>RowKey</w:t>
            </w:r>
            <w:proofErr w:type="spellEnd"/>
          </w:p>
        </w:tc>
        <w:tc>
          <w:tcPr>
            <w:tcW w:w="4057" w:type="dxa"/>
            <w:gridSpan w:val="4"/>
            <w:vAlign w:val="center"/>
          </w:tcPr>
          <w:p w14:paraId="4E25EE47" w14:textId="77777777" w:rsidR="00B0248E" w:rsidRPr="004E362A" w:rsidRDefault="00C70986" w:rsidP="00B0248E">
            <w:pPr>
              <w:jc w:val="center"/>
              <w:rPr>
                <w:rFonts w:eastAsia="等线"/>
                <w:b/>
                <w:sz w:val="18"/>
                <w:szCs w:val="16"/>
              </w:rPr>
            </w:pPr>
            <w:r>
              <w:rPr>
                <w:rFonts w:eastAsia="等线"/>
                <w:b/>
                <w:sz w:val="18"/>
                <w:szCs w:val="16"/>
              </w:rPr>
              <w:t>F</w:t>
            </w:r>
          </w:p>
        </w:tc>
        <w:tc>
          <w:tcPr>
            <w:tcW w:w="1335" w:type="dxa"/>
            <w:vMerge w:val="restart"/>
            <w:vAlign w:val="center"/>
          </w:tcPr>
          <w:p w14:paraId="2032F296" w14:textId="77777777" w:rsidR="00B0248E" w:rsidRPr="004E362A" w:rsidRDefault="00B0248E" w:rsidP="00B0248E">
            <w:pPr>
              <w:jc w:val="center"/>
              <w:rPr>
                <w:rFonts w:eastAsia="等线"/>
                <w:b/>
                <w:sz w:val="18"/>
                <w:szCs w:val="16"/>
              </w:rPr>
            </w:pPr>
            <w:proofErr w:type="spellStart"/>
            <w:r w:rsidRPr="004E362A">
              <w:rPr>
                <w:rFonts w:eastAsia="等线"/>
                <w:b/>
                <w:sz w:val="18"/>
                <w:szCs w:val="16"/>
              </w:rPr>
              <w:t>TimeStamp</w:t>
            </w:r>
            <w:proofErr w:type="spellEnd"/>
          </w:p>
        </w:tc>
      </w:tr>
      <w:tr w:rsidR="00B0248E" w:rsidRPr="00022103" w14:paraId="2EA2E4A3" w14:textId="77777777" w:rsidTr="00B0248E">
        <w:trPr>
          <w:jc w:val="center"/>
        </w:trPr>
        <w:tc>
          <w:tcPr>
            <w:tcW w:w="0" w:type="auto"/>
            <w:vMerge/>
          </w:tcPr>
          <w:p w14:paraId="23B8A69A" w14:textId="77777777" w:rsidR="00B0248E" w:rsidRPr="004E362A" w:rsidRDefault="00B0248E" w:rsidP="00B0248E">
            <w:pPr>
              <w:rPr>
                <w:rFonts w:eastAsia="等线"/>
                <w:b/>
                <w:sz w:val="18"/>
                <w:szCs w:val="16"/>
              </w:rPr>
            </w:pPr>
          </w:p>
        </w:tc>
        <w:tc>
          <w:tcPr>
            <w:tcW w:w="1158" w:type="dxa"/>
          </w:tcPr>
          <w:p w14:paraId="7DDC2AEC" w14:textId="77777777" w:rsidR="00B0248E" w:rsidRPr="004E362A" w:rsidRDefault="00B0248E" w:rsidP="00B0248E">
            <w:pPr>
              <w:jc w:val="center"/>
              <w:rPr>
                <w:rFonts w:eastAsia="等线"/>
                <w:sz w:val="18"/>
                <w:szCs w:val="16"/>
              </w:rPr>
            </w:pPr>
            <w:r w:rsidRPr="004E362A">
              <w:rPr>
                <w:sz w:val="18"/>
              </w:rPr>
              <w:t>ObjectID1</w:t>
            </w:r>
          </w:p>
        </w:tc>
        <w:tc>
          <w:tcPr>
            <w:tcW w:w="1066" w:type="dxa"/>
          </w:tcPr>
          <w:p w14:paraId="02679CCB" w14:textId="77777777" w:rsidR="00B0248E" w:rsidRPr="004E362A" w:rsidRDefault="00B0248E" w:rsidP="00B0248E">
            <w:pPr>
              <w:jc w:val="center"/>
              <w:rPr>
                <w:rFonts w:eastAsia="等线"/>
                <w:sz w:val="18"/>
                <w:szCs w:val="16"/>
              </w:rPr>
            </w:pPr>
            <w:r w:rsidRPr="004E362A">
              <w:rPr>
                <w:sz w:val="18"/>
              </w:rPr>
              <w:t>ObjectID2</w:t>
            </w:r>
          </w:p>
        </w:tc>
        <w:tc>
          <w:tcPr>
            <w:tcW w:w="1066" w:type="dxa"/>
          </w:tcPr>
          <w:p w14:paraId="5BF6D15D" w14:textId="77777777" w:rsidR="00B0248E" w:rsidRPr="004E362A" w:rsidRDefault="00B0248E" w:rsidP="00B0248E">
            <w:pPr>
              <w:jc w:val="center"/>
              <w:rPr>
                <w:rFonts w:eastAsia="等线"/>
                <w:sz w:val="18"/>
                <w:szCs w:val="16"/>
              </w:rPr>
            </w:pPr>
            <w:r w:rsidRPr="004E362A">
              <w:rPr>
                <w:sz w:val="18"/>
              </w:rPr>
              <w:t>ObjectID3</w:t>
            </w:r>
          </w:p>
        </w:tc>
        <w:tc>
          <w:tcPr>
            <w:tcW w:w="767" w:type="dxa"/>
          </w:tcPr>
          <w:p w14:paraId="26CAD0C7" w14:textId="77777777" w:rsidR="00B0248E" w:rsidRPr="004E362A" w:rsidRDefault="00B0248E" w:rsidP="00B0248E">
            <w:pPr>
              <w:jc w:val="center"/>
              <w:rPr>
                <w:rFonts w:eastAsia="等线"/>
                <w:sz w:val="18"/>
                <w:szCs w:val="16"/>
              </w:rPr>
            </w:pPr>
            <w:r w:rsidRPr="004E362A">
              <w:rPr>
                <w:rFonts w:eastAsia="等线"/>
                <w:sz w:val="18"/>
                <w:szCs w:val="16"/>
              </w:rPr>
              <w:t>…</w:t>
            </w:r>
          </w:p>
        </w:tc>
        <w:tc>
          <w:tcPr>
            <w:tcW w:w="1335" w:type="dxa"/>
            <w:vMerge/>
          </w:tcPr>
          <w:p w14:paraId="4DB833AA" w14:textId="77777777" w:rsidR="00B0248E" w:rsidRPr="004E362A" w:rsidRDefault="00B0248E" w:rsidP="00B0248E">
            <w:pPr>
              <w:jc w:val="center"/>
              <w:rPr>
                <w:rFonts w:eastAsia="等线"/>
                <w:sz w:val="18"/>
                <w:szCs w:val="16"/>
              </w:rPr>
            </w:pPr>
          </w:p>
        </w:tc>
      </w:tr>
      <w:tr w:rsidR="00B0248E" w:rsidRPr="00022103" w14:paraId="0D0E7723" w14:textId="77777777" w:rsidTr="00B0248E">
        <w:trPr>
          <w:jc w:val="center"/>
        </w:trPr>
        <w:tc>
          <w:tcPr>
            <w:tcW w:w="0" w:type="auto"/>
            <w:vMerge w:val="restart"/>
          </w:tcPr>
          <w:p w14:paraId="3A2A1FED" w14:textId="77777777" w:rsidR="00B0248E" w:rsidRPr="004E362A" w:rsidRDefault="00B0248E" w:rsidP="00B0248E">
            <w:pPr>
              <w:rPr>
                <w:rFonts w:eastAsia="等线"/>
                <w:b/>
                <w:sz w:val="18"/>
                <w:szCs w:val="16"/>
              </w:rPr>
            </w:pPr>
            <w:r w:rsidRPr="004E362A">
              <w:rPr>
                <w:rFonts w:eastAsia="Calibri"/>
                <w:color w:val="000000"/>
                <w:sz w:val="18"/>
                <w:szCs w:val="18"/>
              </w:rPr>
              <w:t>Index</w:t>
            </w:r>
          </w:p>
        </w:tc>
        <w:tc>
          <w:tcPr>
            <w:tcW w:w="1158" w:type="dxa"/>
          </w:tcPr>
          <w:p w14:paraId="7D179159" w14:textId="77777777" w:rsidR="00B0248E" w:rsidRPr="004E362A" w:rsidRDefault="00B0248E" w:rsidP="00B0248E">
            <w:pPr>
              <w:jc w:val="center"/>
              <w:rPr>
                <w:rFonts w:eastAsia="等线"/>
                <w:sz w:val="18"/>
                <w:szCs w:val="16"/>
              </w:rPr>
            </w:pPr>
          </w:p>
        </w:tc>
        <w:tc>
          <w:tcPr>
            <w:tcW w:w="1066" w:type="dxa"/>
          </w:tcPr>
          <w:p w14:paraId="0C3003C3" w14:textId="77777777" w:rsidR="00B0248E" w:rsidRPr="004E362A" w:rsidRDefault="00B0248E" w:rsidP="00B0248E">
            <w:pPr>
              <w:jc w:val="center"/>
              <w:rPr>
                <w:rFonts w:eastAsia="等线"/>
                <w:sz w:val="18"/>
                <w:szCs w:val="16"/>
              </w:rPr>
            </w:pPr>
          </w:p>
        </w:tc>
        <w:tc>
          <w:tcPr>
            <w:tcW w:w="1066" w:type="dxa"/>
          </w:tcPr>
          <w:p w14:paraId="290D1034" w14:textId="77777777" w:rsidR="00B0248E" w:rsidRPr="004E362A" w:rsidRDefault="00B0248E" w:rsidP="00B0248E">
            <w:pPr>
              <w:jc w:val="center"/>
              <w:rPr>
                <w:rFonts w:eastAsia="等线"/>
                <w:sz w:val="18"/>
                <w:szCs w:val="16"/>
              </w:rPr>
            </w:pPr>
          </w:p>
        </w:tc>
        <w:tc>
          <w:tcPr>
            <w:tcW w:w="767" w:type="dxa"/>
          </w:tcPr>
          <w:p w14:paraId="753375DA" w14:textId="77777777" w:rsidR="00B0248E" w:rsidRPr="004E362A" w:rsidRDefault="00B0248E" w:rsidP="00B0248E">
            <w:pPr>
              <w:jc w:val="center"/>
              <w:rPr>
                <w:rFonts w:eastAsia="等线"/>
                <w:sz w:val="18"/>
                <w:szCs w:val="16"/>
              </w:rPr>
            </w:pPr>
          </w:p>
        </w:tc>
        <w:tc>
          <w:tcPr>
            <w:tcW w:w="1335" w:type="dxa"/>
          </w:tcPr>
          <w:p w14:paraId="523D19AA" w14:textId="77777777" w:rsidR="00B0248E" w:rsidRPr="004E362A" w:rsidRDefault="00B0248E" w:rsidP="00B0248E">
            <w:pPr>
              <w:jc w:val="center"/>
              <w:rPr>
                <w:rFonts w:eastAsia="等线"/>
                <w:sz w:val="18"/>
                <w:szCs w:val="16"/>
              </w:rPr>
            </w:pPr>
          </w:p>
        </w:tc>
      </w:tr>
      <w:tr w:rsidR="00B0248E" w:rsidRPr="00022103" w14:paraId="1467DB69" w14:textId="77777777" w:rsidTr="00B0248E">
        <w:trPr>
          <w:jc w:val="center"/>
        </w:trPr>
        <w:tc>
          <w:tcPr>
            <w:tcW w:w="0" w:type="auto"/>
            <w:vMerge/>
          </w:tcPr>
          <w:p w14:paraId="7EFD2E29" w14:textId="77777777" w:rsidR="00B0248E" w:rsidRPr="004E362A" w:rsidRDefault="00B0248E" w:rsidP="00B0248E">
            <w:pPr>
              <w:rPr>
                <w:rFonts w:eastAsia="等线"/>
                <w:b/>
                <w:sz w:val="18"/>
                <w:szCs w:val="16"/>
              </w:rPr>
            </w:pPr>
          </w:p>
        </w:tc>
        <w:tc>
          <w:tcPr>
            <w:tcW w:w="1158" w:type="dxa"/>
          </w:tcPr>
          <w:p w14:paraId="51E0E0CA" w14:textId="77777777" w:rsidR="00B0248E" w:rsidRPr="004E362A" w:rsidRDefault="00B0248E" w:rsidP="00B0248E">
            <w:pPr>
              <w:jc w:val="center"/>
              <w:rPr>
                <w:rFonts w:eastAsia="等线"/>
                <w:sz w:val="18"/>
                <w:szCs w:val="16"/>
              </w:rPr>
            </w:pPr>
          </w:p>
        </w:tc>
        <w:tc>
          <w:tcPr>
            <w:tcW w:w="1066" w:type="dxa"/>
          </w:tcPr>
          <w:p w14:paraId="3B1C9600" w14:textId="77777777" w:rsidR="00B0248E" w:rsidRPr="004E362A" w:rsidRDefault="00B0248E" w:rsidP="00B0248E">
            <w:pPr>
              <w:jc w:val="center"/>
              <w:rPr>
                <w:rFonts w:eastAsia="等线"/>
                <w:sz w:val="18"/>
                <w:szCs w:val="16"/>
              </w:rPr>
            </w:pPr>
          </w:p>
        </w:tc>
        <w:tc>
          <w:tcPr>
            <w:tcW w:w="1066" w:type="dxa"/>
          </w:tcPr>
          <w:p w14:paraId="52B35810" w14:textId="77777777" w:rsidR="00B0248E" w:rsidRPr="004E362A" w:rsidRDefault="00B0248E" w:rsidP="00B0248E">
            <w:pPr>
              <w:jc w:val="center"/>
              <w:rPr>
                <w:rFonts w:eastAsia="等线"/>
                <w:sz w:val="18"/>
                <w:szCs w:val="16"/>
              </w:rPr>
            </w:pPr>
          </w:p>
        </w:tc>
        <w:tc>
          <w:tcPr>
            <w:tcW w:w="767" w:type="dxa"/>
          </w:tcPr>
          <w:p w14:paraId="45464464" w14:textId="77777777" w:rsidR="00B0248E" w:rsidRPr="004E362A" w:rsidRDefault="00B0248E" w:rsidP="00B0248E">
            <w:pPr>
              <w:jc w:val="center"/>
              <w:rPr>
                <w:rFonts w:eastAsia="等线"/>
                <w:sz w:val="18"/>
                <w:szCs w:val="16"/>
              </w:rPr>
            </w:pPr>
          </w:p>
        </w:tc>
        <w:tc>
          <w:tcPr>
            <w:tcW w:w="1335" w:type="dxa"/>
          </w:tcPr>
          <w:p w14:paraId="33BA7D5B" w14:textId="77777777" w:rsidR="00B0248E" w:rsidRPr="004E362A" w:rsidRDefault="00B0248E" w:rsidP="00B0248E">
            <w:pPr>
              <w:jc w:val="center"/>
              <w:rPr>
                <w:rFonts w:eastAsia="等线"/>
                <w:sz w:val="18"/>
                <w:szCs w:val="16"/>
              </w:rPr>
            </w:pPr>
          </w:p>
        </w:tc>
      </w:tr>
    </w:tbl>
    <w:p w14:paraId="6F590C54" w14:textId="77777777" w:rsidR="00B0248E" w:rsidRDefault="00B0248E" w:rsidP="00B0248E">
      <w:pPr>
        <w:ind w:firstLineChars="200" w:firstLine="420"/>
        <w:rPr>
          <w:rFonts w:ascii="宋体" w:hAnsi="宋体"/>
        </w:rPr>
      </w:pPr>
      <w:r w:rsidRPr="00364C5A">
        <w:rPr>
          <w:rFonts w:ascii="宋体" w:hAnsi="宋体" w:hint="eastAsia"/>
        </w:rPr>
        <w:t>不同</w:t>
      </w:r>
      <w:r>
        <w:rPr>
          <w:rFonts w:ascii="宋体" w:hAnsi="宋体" w:hint="eastAsia"/>
        </w:rPr>
        <w:t>于</w:t>
      </w:r>
      <w:r w:rsidRPr="00364C5A">
        <w:rPr>
          <w:rFonts w:ascii="宋体" w:hAnsi="宋体" w:hint="eastAsia"/>
        </w:rPr>
        <w:t>以上所述的</w:t>
      </w:r>
      <w:proofErr w:type="gramStart"/>
      <w:r w:rsidRPr="00364C5A">
        <w:rPr>
          <w:rFonts w:ascii="宋体" w:hAnsi="宋体" w:hint="eastAsia"/>
        </w:rPr>
        <w:t>点对象按列</w:t>
      </w:r>
      <w:proofErr w:type="gramEnd"/>
      <w:r w:rsidRPr="00364C5A">
        <w:rPr>
          <w:rFonts w:ascii="宋体" w:hAnsi="宋体" w:hint="eastAsia"/>
        </w:rPr>
        <w:t>存储</w:t>
      </w:r>
      <w:r>
        <w:rPr>
          <w:rFonts w:ascii="宋体" w:hAnsi="宋体" w:hint="eastAsia"/>
        </w:rPr>
        <w:t>，</w:t>
      </w:r>
      <w:r w:rsidRPr="00364C5A">
        <w:rPr>
          <w:rFonts w:ascii="宋体" w:hAnsi="宋体" w:hint="eastAsia"/>
        </w:rPr>
        <w:t>有时候为了快速的点可视化查询可以将时空单元内的</w:t>
      </w:r>
      <w:proofErr w:type="gramStart"/>
      <w:r w:rsidRPr="00364C5A">
        <w:rPr>
          <w:rFonts w:ascii="宋体" w:hAnsi="宋体" w:hint="eastAsia"/>
        </w:rPr>
        <w:t>所有</w:t>
      </w:r>
      <w:proofErr w:type="gramEnd"/>
      <w:r w:rsidRPr="00364C5A">
        <w:rPr>
          <w:rFonts w:ascii="宋体" w:hAnsi="宋体" w:hint="eastAsia"/>
        </w:rPr>
        <w:t>点数据打包存储。</w:t>
      </w:r>
      <w:r w:rsidR="00C70986">
        <w:rPr>
          <w:rFonts w:ascii="宋体" w:hAnsi="宋体" w:hint="eastAsia"/>
        </w:rPr>
        <w:t>这种模式下的</w:t>
      </w:r>
      <w:r>
        <w:rPr>
          <w:rFonts w:ascii="宋体" w:hAnsi="宋体" w:hint="eastAsia"/>
        </w:rPr>
        <w:t>编码表</w:t>
      </w:r>
      <w:r w:rsidR="00C70986">
        <w:rPr>
          <w:rFonts w:ascii="宋体" w:hAnsi="宋体" w:hint="eastAsia"/>
        </w:rPr>
        <w:t>结构</w:t>
      </w:r>
      <w:r w:rsidRPr="00364C5A">
        <w:rPr>
          <w:rFonts w:ascii="宋体" w:hAnsi="宋体" w:hint="eastAsia"/>
        </w:rPr>
        <w:t>如</w:t>
      </w:r>
      <w:r>
        <w:rPr>
          <w:rFonts w:ascii="宋体" w:hAnsi="宋体" w:hint="eastAsia"/>
        </w:rPr>
        <w:t>表6-3所示，</w:t>
      </w:r>
      <w:r w:rsidR="00C70986">
        <w:rPr>
          <w:rFonts w:ascii="宋体" w:hAnsi="宋体" w:hint="eastAsia"/>
        </w:rPr>
        <w:t>编码表的名称为“Data</w:t>
      </w:r>
      <w:r w:rsidR="00C70986">
        <w:rPr>
          <w:rFonts w:ascii="宋体" w:hAnsi="宋体"/>
        </w:rPr>
        <w:t>SetName_</w:t>
      </w:r>
      <w:r w:rsidR="00870A84">
        <w:rPr>
          <w:rFonts w:ascii="宋体" w:hAnsi="宋体"/>
        </w:rPr>
        <w:t>Point</w:t>
      </w:r>
      <w:r w:rsidR="00C70986">
        <w:rPr>
          <w:rFonts w:ascii="宋体" w:hAnsi="宋体"/>
        </w:rPr>
        <w:t>Index2</w:t>
      </w:r>
      <w:r w:rsidR="00C70986">
        <w:rPr>
          <w:rFonts w:ascii="宋体" w:hAnsi="宋体" w:hint="eastAsia"/>
        </w:rPr>
        <w:t>”，</w:t>
      </w:r>
      <w:r>
        <w:rPr>
          <w:rFonts w:ascii="宋体" w:hAnsi="宋体" w:hint="eastAsia"/>
        </w:rPr>
        <w:t>其只包含</w:t>
      </w:r>
      <w:proofErr w:type="gramStart"/>
      <w:r>
        <w:rPr>
          <w:rFonts w:ascii="宋体" w:hAnsi="宋体" w:hint="eastAsia"/>
        </w:rPr>
        <w:t>一个列族</w:t>
      </w:r>
      <w:proofErr w:type="gramEnd"/>
      <w:r w:rsidR="00C70986">
        <w:rPr>
          <w:rFonts w:ascii="宋体" w:hAnsi="宋体"/>
        </w:rPr>
        <w:t>F</w:t>
      </w:r>
      <w:r>
        <w:rPr>
          <w:rFonts w:ascii="宋体" w:hAnsi="宋体" w:hint="eastAsia"/>
        </w:rPr>
        <w:t>，且该列族下，仅有一列V。</w:t>
      </w:r>
    </w:p>
    <w:p w14:paraId="463AF3C4" w14:textId="77777777" w:rsidR="00B0248E" w:rsidRPr="00364C5A" w:rsidRDefault="00B0248E" w:rsidP="00B0248E">
      <w:pPr>
        <w:ind w:firstLineChars="200" w:firstLine="420"/>
        <w:jc w:val="center"/>
        <w:rPr>
          <w:rFonts w:ascii="宋体" w:hAnsi="宋体"/>
        </w:rPr>
      </w:pPr>
      <w:r>
        <w:rPr>
          <w:rFonts w:ascii="宋体" w:hAnsi="宋体" w:hint="eastAsia"/>
        </w:rPr>
        <w:t>表6-3</w:t>
      </w:r>
      <w:r>
        <w:rPr>
          <w:rFonts w:ascii="宋体" w:hAnsi="宋体"/>
        </w:rPr>
        <w:t xml:space="preserve"> </w:t>
      </w:r>
      <w:proofErr w:type="gramStart"/>
      <w:r>
        <w:rPr>
          <w:rFonts w:ascii="宋体" w:hAnsi="宋体" w:hint="eastAsia"/>
        </w:rPr>
        <w:t>点对象</w:t>
      </w:r>
      <w:proofErr w:type="gramEnd"/>
      <w:r>
        <w:rPr>
          <w:rFonts w:ascii="宋体" w:hAnsi="宋体" w:hint="eastAsia"/>
        </w:rPr>
        <w:t>打包存储编码表</w:t>
      </w:r>
    </w:p>
    <w:tbl>
      <w:tblPr>
        <w:tblStyle w:val="af2"/>
        <w:tblW w:w="0" w:type="auto"/>
        <w:jc w:val="center"/>
        <w:tblLook w:val="04A0" w:firstRow="1" w:lastRow="0" w:firstColumn="1" w:lastColumn="0" w:noHBand="0" w:noVBand="1"/>
      </w:tblPr>
      <w:tblGrid>
        <w:gridCol w:w="876"/>
        <w:gridCol w:w="3651"/>
        <w:gridCol w:w="1335"/>
      </w:tblGrid>
      <w:tr w:rsidR="00B0248E" w:rsidRPr="00533270" w14:paraId="0134964A" w14:textId="77777777" w:rsidTr="00B0248E">
        <w:trPr>
          <w:trHeight w:val="370"/>
          <w:jc w:val="center"/>
        </w:trPr>
        <w:tc>
          <w:tcPr>
            <w:tcW w:w="0" w:type="auto"/>
            <w:vMerge w:val="restart"/>
            <w:vAlign w:val="center"/>
          </w:tcPr>
          <w:p w14:paraId="5EA68CC7" w14:textId="77777777" w:rsidR="00B0248E" w:rsidRPr="00533270" w:rsidRDefault="00B0248E" w:rsidP="00B0248E">
            <w:pPr>
              <w:rPr>
                <w:rFonts w:eastAsia="等线"/>
                <w:b/>
                <w:sz w:val="18"/>
                <w:szCs w:val="18"/>
              </w:rPr>
            </w:pPr>
            <w:proofErr w:type="spellStart"/>
            <w:r w:rsidRPr="00533270">
              <w:rPr>
                <w:rFonts w:eastAsia="等线"/>
                <w:b/>
                <w:sz w:val="18"/>
                <w:szCs w:val="18"/>
              </w:rPr>
              <w:t>RowKey</w:t>
            </w:r>
            <w:proofErr w:type="spellEnd"/>
          </w:p>
        </w:tc>
        <w:tc>
          <w:tcPr>
            <w:tcW w:w="3651" w:type="dxa"/>
            <w:vAlign w:val="center"/>
          </w:tcPr>
          <w:p w14:paraId="3673A1AF" w14:textId="77777777" w:rsidR="00B0248E" w:rsidRPr="00533270" w:rsidRDefault="00C70986" w:rsidP="00B0248E">
            <w:pPr>
              <w:jc w:val="center"/>
              <w:rPr>
                <w:rFonts w:eastAsia="等线"/>
                <w:b/>
                <w:sz w:val="18"/>
                <w:szCs w:val="18"/>
              </w:rPr>
            </w:pPr>
            <w:r>
              <w:rPr>
                <w:rFonts w:eastAsia="等线"/>
                <w:b/>
                <w:sz w:val="18"/>
                <w:szCs w:val="18"/>
              </w:rPr>
              <w:t>F</w:t>
            </w:r>
          </w:p>
        </w:tc>
        <w:tc>
          <w:tcPr>
            <w:tcW w:w="1335" w:type="dxa"/>
            <w:vMerge w:val="restart"/>
            <w:vAlign w:val="center"/>
          </w:tcPr>
          <w:p w14:paraId="0D0E85ED" w14:textId="77777777" w:rsidR="00B0248E" w:rsidRPr="00533270" w:rsidRDefault="00B0248E" w:rsidP="00B0248E">
            <w:pPr>
              <w:jc w:val="center"/>
              <w:rPr>
                <w:rFonts w:eastAsia="等线"/>
                <w:b/>
                <w:sz w:val="18"/>
                <w:szCs w:val="18"/>
              </w:rPr>
            </w:pPr>
            <w:proofErr w:type="spellStart"/>
            <w:r w:rsidRPr="00533270">
              <w:rPr>
                <w:rFonts w:eastAsia="等线"/>
                <w:b/>
                <w:sz w:val="18"/>
                <w:szCs w:val="18"/>
              </w:rPr>
              <w:t>TimeStamp</w:t>
            </w:r>
            <w:proofErr w:type="spellEnd"/>
          </w:p>
        </w:tc>
      </w:tr>
      <w:tr w:rsidR="00B0248E" w:rsidRPr="00533270" w14:paraId="21BCB473" w14:textId="77777777" w:rsidTr="00B0248E">
        <w:trPr>
          <w:trHeight w:val="370"/>
          <w:jc w:val="center"/>
        </w:trPr>
        <w:tc>
          <w:tcPr>
            <w:tcW w:w="0" w:type="auto"/>
            <w:vMerge/>
            <w:vAlign w:val="center"/>
          </w:tcPr>
          <w:p w14:paraId="59764968" w14:textId="77777777" w:rsidR="00B0248E" w:rsidRPr="00533270" w:rsidRDefault="00B0248E" w:rsidP="00B0248E">
            <w:pPr>
              <w:rPr>
                <w:rFonts w:eastAsia="等线"/>
                <w:b/>
                <w:sz w:val="18"/>
                <w:szCs w:val="18"/>
              </w:rPr>
            </w:pPr>
          </w:p>
        </w:tc>
        <w:tc>
          <w:tcPr>
            <w:tcW w:w="3651" w:type="dxa"/>
            <w:vAlign w:val="center"/>
          </w:tcPr>
          <w:p w14:paraId="29EB0149" w14:textId="77777777" w:rsidR="00B0248E" w:rsidRPr="00533270" w:rsidRDefault="00C70986" w:rsidP="00B0248E">
            <w:pPr>
              <w:jc w:val="center"/>
              <w:rPr>
                <w:rFonts w:eastAsia="等线"/>
                <w:b/>
                <w:sz w:val="18"/>
                <w:szCs w:val="18"/>
              </w:rPr>
            </w:pPr>
            <w:r>
              <w:rPr>
                <w:rFonts w:eastAsia="等线"/>
                <w:b/>
                <w:sz w:val="18"/>
                <w:szCs w:val="18"/>
              </w:rPr>
              <w:t>V</w:t>
            </w:r>
          </w:p>
        </w:tc>
        <w:tc>
          <w:tcPr>
            <w:tcW w:w="1335" w:type="dxa"/>
            <w:vMerge/>
            <w:vAlign w:val="center"/>
          </w:tcPr>
          <w:p w14:paraId="379D1F0B" w14:textId="77777777" w:rsidR="00B0248E" w:rsidRPr="00533270" w:rsidRDefault="00B0248E" w:rsidP="00B0248E">
            <w:pPr>
              <w:jc w:val="center"/>
              <w:rPr>
                <w:rFonts w:eastAsia="等线"/>
                <w:b/>
                <w:sz w:val="18"/>
                <w:szCs w:val="18"/>
              </w:rPr>
            </w:pPr>
          </w:p>
        </w:tc>
      </w:tr>
      <w:tr w:rsidR="00B0248E" w:rsidRPr="00533270" w14:paraId="7AF1F28F" w14:textId="77777777" w:rsidTr="00B0248E">
        <w:trPr>
          <w:jc w:val="center"/>
        </w:trPr>
        <w:tc>
          <w:tcPr>
            <w:tcW w:w="0" w:type="auto"/>
            <w:vMerge w:val="restart"/>
          </w:tcPr>
          <w:p w14:paraId="5F63763E" w14:textId="77777777" w:rsidR="00B0248E" w:rsidRPr="00533270" w:rsidRDefault="00B0248E" w:rsidP="00B0248E">
            <w:pPr>
              <w:rPr>
                <w:rFonts w:eastAsia="等线"/>
                <w:b/>
                <w:sz w:val="18"/>
                <w:szCs w:val="18"/>
              </w:rPr>
            </w:pPr>
            <w:r w:rsidRPr="00533270">
              <w:rPr>
                <w:rFonts w:eastAsia="Calibri"/>
                <w:color w:val="000000"/>
                <w:sz w:val="18"/>
                <w:szCs w:val="18"/>
              </w:rPr>
              <w:t>Index</w:t>
            </w:r>
          </w:p>
        </w:tc>
        <w:tc>
          <w:tcPr>
            <w:tcW w:w="3651" w:type="dxa"/>
          </w:tcPr>
          <w:p w14:paraId="05BC19E5" w14:textId="77777777" w:rsidR="00B0248E" w:rsidRPr="00533270" w:rsidRDefault="00B0248E" w:rsidP="00B0248E">
            <w:pPr>
              <w:jc w:val="center"/>
              <w:rPr>
                <w:rFonts w:eastAsia="等线"/>
                <w:sz w:val="18"/>
                <w:szCs w:val="18"/>
              </w:rPr>
            </w:pPr>
            <w:r>
              <w:rPr>
                <w:rFonts w:eastAsia="等线"/>
                <w:sz w:val="18"/>
                <w:szCs w:val="18"/>
              </w:rPr>
              <w:t>…</w:t>
            </w:r>
          </w:p>
        </w:tc>
        <w:tc>
          <w:tcPr>
            <w:tcW w:w="1335" w:type="dxa"/>
          </w:tcPr>
          <w:p w14:paraId="1C3A12DA" w14:textId="77777777" w:rsidR="00B0248E" w:rsidRPr="00533270" w:rsidRDefault="00B0248E" w:rsidP="00B0248E">
            <w:pPr>
              <w:jc w:val="center"/>
              <w:rPr>
                <w:rFonts w:eastAsia="等线"/>
                <w:sz w:val="18"/>
                <w:szCs w:val="18"/>
              </w:rPr>
            </w:pPr>
          </w:p>
        </w:tc>
      </w:tr>
      <w:tr w:rsidR="00B0248E" w:rsidRPr="00533270" w14:paraId="276C579C" w14:textId="77777777" w:rsidTr="00B0248E">
        <w:trPr>
          <w:jc w:val="center"/>
        </w:trPr>
        <w:tc>
          <w:tcPr>
            <w:tcW w:w="0" w:type="auto"/>
            <w:vMerge/>
          </w:tcPr>
          <w:p w14:paraId="2EF34F16" w14:textId="77777777" w:rsidR="00B0248E" w:rsidRPr="00533270" w:rsidRDefault="00B0248E" w:rsidP="00B0248E">
            <w:pPr>
              <w:rPr>
                <w:rFonts w:eastAsia="等线"/>
                <w:b/>
                <w:sz w:val="18"/>
                <w:szCs w:val="18"/>
              </w:rPr>
            </w:pPr>
          </w:p>
        </w:tc>
        <w:tc>
          <w:tcPr>
            <w:tcW w:w="3651" w:type="dxa"/>
          </w:tcPr>
          <w:p w14:paraId="472DD1A3" w14:textId="77777777" w:rsidR="00B0248E" w:rsidRPr="00533270" w:rsidRDefault="00B0248E" w:rsidP="00B0248E">
            <w:pPr>
              <w:jc w:val="center"/>
              <w:rPr>
                <w:rFonts w:eastAsia="等线"/>
                <w:sz w:val="18"/>
                <w:szCs w:val="18"/>
              </w:rPr>
            </w:pPr>
            <w:r w:rsidRPr="00533270">
              <w:rPr>
                <w:rFonts w:eastAsia="等线"/>
                <w:sz w:val="18"/>
                <w:szCs w:val="18"/>
              </w:rPr>
              <w:t>…</w:t>
            </w:r>
          </w:p>
        </w:tc>
        <w:tc>
          <w:tcPr>
            <w:tcW w:w="1335" w:type="dxa"/>
          </w:tcPr>
          <w:p w14:paraId="43D04177" w14:textId="77777777" w:rsidR="00B0248E" w:rsidRPr="00533270" w:rsidRDefault="00B0248E" w:rsidP="00B0248E">
            <w:pPr>
              <w:jc w:val="center"/>
              <w:rPr>
                <w:rFonts w:eastAsia="等线"/>
                <w:sz w:val="18"/>
                <w:szCs w:val="18"/>
              </w:rPr>
            </w:pPr>
          </w:p>
        </w:tc>
      </w:tr>
    </w:tbl>
    <w:p w14:paraId="0269CC4C" w14:textId="77777777" w:rsidR="00B0248E" w:rsidRDefault="00B0248E" w:rsidP="00B0248E">
      <w:pPr>
        <w:ind w:firstLineChars="200" w:firstLine="420"/>
        <w:rPr>
          <w:ins w:id="23" w:author="xc" w:date="2018-11-01T14:48:00Z"/>
          <w:rFonts w:ascii="宋体" w:hAnsi="宋体"/>
        </w:rPr>
      </w:pPr>
      <w:r>
        <w:rPr>
          <w:rFonts w:ascii="宋体" w:hAnsi="宋体" w:hint="eastAsia"/>
        </w:rPr>
        <w:t>在打包的过程中仅存储</w:t>
      </w:r>
      <w:proofErr w:type="gramStart"/>
      <w:r>
        <w:rPr>
          <w:rFonts w:ascii="宋体" w:hAnsi="宋体" w:hint="eastAsia"/>
        </w:rPr>
        <w:t>点对象</w:t>
      </w:r>
      <w:proofErr w:type="gramEnd"/>
      <w:r>
        <w:rPr>
          <w:rFonts w:ascii="宋体" w:hAnsi="宋体" w:hint="eastAsia"/>
        </w:rPr>
        <w:t>的ID和地理信息，并用二进制格式进行存储。并以分号区分各个点对象。</w:t>
      </w:r>
      <w:r w:rsidRPr="004A4E6B">
        <w:rPr>
          <w:rFonts w:ascii="宋体" w:hAnsi="宋体" w:hint="eastAsia"/>
        </w:rPr>
        <w:t>Value中的打包字节流形式如下：</w:t>
      </w:r>
    </w:p>
    <w:p w14:paraId="2FCF442C" w14:textId="77777777" w:rsidR="00B0248E" w:rsidRPr="0009599F" w:rsidRDefault="00B0248E" w:rsidP="00B0248E">
      <w:pPr>
        <w:ind w:firstLineChars="200" w:firstLine="480"/>
        <w:jc w:val="center"/>
        <w:rPr>
          <w:ins w:id="24" w:author="xc" w:date="2018-11-01T14:48:00Z"/>
          <w:sz w:val="24"/>
          <w:vertAlign w:val="subscript"/>
        </w:rPr>
      </w:pPr>
      <w:r w:rsidRPr="0009599F">
        <w:rPr>
          <w:sz w:val="24"/>
        </w:rPr>
        <w:t>Num-ID</w:t>
      </w:r>
      <w:r w:rsidRPr="0009599F">
        <w:rPr>
          <w:sz w:val="24"/>
          <w:vertAlign w:val="subscript"/>
        </w:rPr>
        <w:t>1</w:t>
      </w:r>
      <w:r w:rsidRPr="0009599F">
        <w:rPr>
          <w:sz w:val="24"/>
        </w:rPr>
        <w:t>|x</w:t>
      </w:r>
      <w:r w:rsidRPr="0009599F">
        <w:rPr>
          <w:sz w:val="24"/>
          <w:vertAlign w:val="subscript"/>
        </w:rPr>
        <w:t>1</w:t>
      </w:r>
      <w:r w:rsidRPr="0009599F">
        <w:rPr>
          <w:sz w:val="24"/>
        </w:rPr>
        <w:t>|y</w:t>
      </w:r>
      <w:r w:rsidRPr="0009599F">
        <w:rPr>
          <w:sz w:val="24"/>
          <w:vertAlign w:val="subscript"/>
        </w:rPr>
        <w:t>1</w:t>
      </w:r>
      <w:r w:rsidRPr="0009599F">
        <w:rPr>
          <w:sz w:val="24"/>
        </w:rPr>
        <w:t>#ID</w:t>
      </w:r>
      <w:r w:rsidRPr="0009599F">
        <w:rPr>
          <w:sz w:val="24"/>
          <w:vertAlign w:val="subscript"/>
        </w:rPr>
        <w:t>2</w:t>
      </w:r>
      <w:r w:rsidRPr="0009599F">
        <w:rPr>
          <w:sz w:val="24"/>
        </w:rPr>
        <w:t>|x</w:t>
      </w:r>
      <w:r w:rsidRPr="0009599F">
        <w:rPr>
          <w:sz w:val="24"/>
          <w:vertAlign w:val="subscript"/>
        </w:rPr>
        <w:t>2</w:t>
      </w:r>
      <w:r w:rsidRPr="0009599F">
        <w:rPr>
          <w:sz w:val="24"/>
        </w:rPr>
        <w:t>|y</w:t>
      </w:r>
      <w:r w:rsidRPr="0009599F">
        <w:rPr>
          <w:sz w:val="24"/>
          <w:vertAlign w:val="subscript"/>
        </w:rPr>
        <w:t>2</w:t>
      </w:r>
      <w:r w:rsidRPr="0009599F">
        <w:rPr>
          <w:sz w:val="24"/>
        </w:rPr>
        <w:t>#......#</w:t>
      </w:r>
      <w:proofErr w:type="spellStart"/>
      <w:r w:rsidRPr="0009599F">
        <w:rPr>
          <w:sz w:val="24"/>
        </w:rPr>
        <w:t>ID</w:t>
      </w:r>
      <w:r w:rsidRPr="0009599F">
        <w:rPr>
          <w:sz w:val="24"/>
          <w:vertAlign w:val="subscript"/>
        </w:rPr>
        <w:t>n</w:t>
      </w:r>
      <w:r w:rsidRPr="0009599F">
        <w:rPr>
          <w:sz w:val="24"/>
        </w:rPr>
        <w:t>|x</w:t>
      </w:r>
      <w:r w:rsidRPr="0009599F">
        <w:rPr>
          <w:sz w:val="24"/>
          <w:vertAlign w:val="subscript"/>
        </w:rPr>
        <w:t>n</w:t>
      </w:r>
      <w:r w:rsidRPr="0009599F">
        <w:rPr>
          <w:sz w:val="24"/>
        </w:rPr>
        <w:t>|y</w:t>
      </w:r>
      <w:r w:rsidRPr="0009599F">
        <w:rPr>
          <w:sz w:val="24"/>
          <w:vertAlign w:val="subscript"/>
        </w:rPr>
        <w:t>n</w:t>
      </w:r>
      <w:proofErr w:type="spellEnd"/>
    </w:p>
    <w:p w14:paraId="3D77072E" w14:textId="77777777" w:rsidR="00B0248E" w:rsidRPr="004A4E6B" w:rsidRDefault="00B0248E" w:rsidP="00B0248E">
      <w:pPr>
        <w:ind w:firstLineChars="200" w:firstLine="420"/>
        <w:rPr>
          <w:rFonts w:ascii="宋体" w:hAnsi="宋体"/>
        </w:rPr>
      </w:pPr>
      <w:r w:rsidRPr="004A4E6B">
        <w:rPr>
          <w:rFonts w:ascii="宋体" w:hAnsi="宋体" w:hint="eastAsia"/>
        </w:rPr>
        <w:t>其中Num表示时空立方包含的时空点对象个数，ID为时空点对象的</w:t>
      </w:r>
      <w:proofErr w:type="spellStart"/>
      <w:r w:rsidRPr="004A4E6B">
        <w:rPr>
          <w:rFonts w:ascii="宋体" w:hAnsi="宋体" w:hint="eastAsia"/>
        </w:rPr>
        <w:t>ObjectI</w:t>
      </w:r>
      <w:r w:rsidRPr="004A4E6B">
        <w:rPr>
          <w:rFonts w:ascii="宋体" w:hAnsi="宋体"/>
        </w:rPr>
        <w:t>D,x,y</w:t>
      </w:r>
      <w:proofErr w:type="spellEnd"/>
      <w:r w:rsidRPr="004A4E6B">
        <w:rPr>
          <w:rFonts w:ascii="宋体" w:hAnsi="宋体" w:hint="eastAsia"/>
        </w:rPr>
        <w:t>表示其经纬度信息。</w:t>
      </w:r>
      <w:r>
        <w:rPr>
          <w:rFonts w:ascii="宋体" w:hAnsi="宋体" w:hint="eastAsia"/>
        </w:rPr>
        <w:t>其所占字节</w:t>
      </w:r>
      <w:proofErr w:type="gramStart"/>
      <w:r>
        <w:rPr>
          <w:rFonts w:ascii="宋体" w:hAnsi="宋体" w:hint="eastAsia"/>
        </w:rPr>
        <w:t>数构成</w:t>
      </w:r>
      <w:proofErr w:type="gramEnd"/>
      <w:r>
        <w:rPr>
          <w:rFonts w:ascii="宋体" w:hAnsi="宋体" w:hint="eastAsia"/>
        </w:rPr>
        <w:t>如表6-4所示:</w:t>
      </w:r>
    </w:p>
    <w:p w14:paraId="1A5B4D39" w14:textId="77777777" w:rsidR="00B0248E" w:rsidRPr="00393A72" w:rsidRDefault="00B0248E" w:rsidP="00B0248E">
      <w:pPr>
        <w:pStyle w:val="afb"/>
        <w:spacing w:line="460" w:lineRule="exact"/>
        <w:ind w:left="567" w:firstLineChars="0" w:firstLine="0"/>
        <w:jc w:val="center"/>
      </w:pPr>
      <w:r>
        <w:rPr>
          <w:rFonts w:hint="eastAsia"/>
        </w:rPr>
        <w:t>表</w:t>
      </w:r>
      <w:r>
        <w:rPr>
          <w:rFonts w:hint="eastAsia"/>
        </w:rPr>
        <w:t xml:space="preserve">6-4 </w:t>
      </w:r>
      <w:r>
        <w:rPr>
          <w:rFonts w:hint="eastAsia"/>
        </w:rPr>
        <w:t>自定义打包字节数表</w:t>
      </w:r>
    </w:p>
    <w:tbl>
      <w:tblPr>
        <w:tblStyle w:val="af2"/>
        <w:tblW w:w="5578" w:type="dxa"/>
        <w:jc w:val="center"/>
        <w:tblLook w:val="04A0" w:firstRow="1" w:lastRow="0" w:firstColumn="1" w:lastColumn="0" w:noHBand="0" w:noVBand="1"/>
      </w:tblPr>
      <w:tblGrid>
        <w:gridCol w:w="1115"/>
        <w:gridCol w:w="1116"/>
        <w:gridCol w:w="1116"/>
        <w:gridCol w:w="1115"/>
        <w:gridCol w:w="1116"/>
      </w:tblGrid>
      <w:tr w:rsidR="00B0248E" w14:paraId="0BB98E96" w14:textId="77777777" w:rsidTr="00B0248E">
        <w:trPr>
          <w:trHeight w:val="263"/>
          <w:jc w:val="center"/>
        </w:trPr>
        <w:tc>
          <w:tcPr>
            <w:tcW w:w="1115" w:type="dxa"/>
            <w:tcBorders>
              <w:top w:val="single" w:sz="4" w:space="0" w:color="auto"/>
              <w:left w:val="single" w:sz="4" w:space="0" w:color="auto"/>
              <w:bottom w:val="single" w:sz="4" w:space="0" w:color="auto"/>
              <w:right w:val="single" w:sz="4" w:space="0" w:color="auto"/>
            </w:tcBorders>
            <w:vAlign w:val="center"/>
          </w:tcPr>
          <w:p w14:paraId="3BAE518F" w14:textId="77777777" w:rsidR="00B0248E" w:rsidRPr="00AE7374" w:rsidRDefault="00B0248E" w:rsidP="00B0248E">
            <w:pPr>
              <w:jc w:val="center"/>
              <w:rPr>
                <w:rFonts w:eastAsia="楷体"/>
                <w:sz w:val="24"/>
              </w:rPr>
            </w:pPr>
            <w:r w:rsidRPr="00AE7374">
              <w:rPr>
                <w:rFonts w:eastAsia="楷体"/>
                <w:sz w:val="24"/>
              </w:rPr>
              <w:t>组成</w:t>
            </w:r>
          </w:p>
        </w:tc>
        <w:tc>
          <w:tcPr>
            <w:tcW w:w="1116" w:type="dxa"/>
            <w:tcBorders>
              <w:top w:val="single" w:sz="4" w:space="0" w:color="auto"/>
              <w:left w:val="single" w:sz="4" w:space="0" w:color="auto"/>
              <w:bottom w:val="single" w:sz="4" w:space="0" w:color="auto"/>
              <w:right w:val="single" w:sz="4" w:space="0" w:color="auto"/>
            </w:tcBorders>
            <w:vAlign w:val="center"/>
          </w:tcPr>
          <w:p w14:paraId="297BAA3A" w14:textId="77777777" w:rsidR="00B0248E" w:rsidRPr="00AE7374" w:rsidRDefault="00B0248E" w:rsidP="00B0248E">
            <w:pPr>
              <w:jc w:val="center"/>
              <w:rPr>
                <w:rFonts w:eastAsia="楷体"/>
                <w:sz w:val="24"/>
              </w:rPr>
            </w:pPr>
            <w:r w:rsidRPr="00AE7374">
              <w:rPr>
                <w:rFonts w:eastAsia="楷体"/>
                <w:sz w:val="24"/>
              </w:rPr>
              <w:t>NUM</w:t>
            </w:r>
          </w:p>
        </w:tc>
        <w:tc>
          <w:tcPr>
            <w:tcW w:w="1116" w:type="dxa"/>
            <w:tcBorders>
              <w:top w:val="single" w:sz="4" w:space="0" w:color="auto"/>
              <w:left w:val="single" w:sz="4" w:space="0" w:color="auto"/>
              <w:bottom w:val="single" w:sz="4" w:space="0" w:color="auto"/>
              <w:right w:val="single" w:sz="4" w:space="0" w:color="auto"/>
            </w:tcBorders>
            <w:vAlign w:val="center"/>
          </w:tcPr>
          <w:p w14:paraId="083E2D4B" w14:textId="77777777" w:rsidR="00B0248E" w:rsidRPr="00AE7374" w:rsidRDefault="00335A39" w:rsidP="00B0248E">
            <w:pPr>
              <w:jc w:val="center"/>
              <w:rPr>
                <w:rFonts w:eastAsia="楷体"/>
                <w:sz w:val="24"/>
              </w:rPr>
            </w:pPr>
            <m:oMathPara>
              <m:oMath>
                <m:sSub>
                  <m:sSubPr>
                    <m:ctrlPr>
                      <w:rPr>
                        <w:rFonts w:ascii="Cambria Math" w:hAnsi="Cambria Math"/>
                        <w:sz w:val="24"/>
                      </w:rPr>
                    </m:ctrlPr>
                  </m:sSubPr>
                  <m:e>
                    <m:r>
                      <w:rPr>
                        <w:rFonts w:ascii="Cambria Math" w:hAnsi="Cambria Math"/>
                        <w:sz w:val="24"/>
                      </w:rPr>
                      <m:t>ID</m:t>
                    </m:r>
                  </m:e>
                  <m:sub>
                    <m:r>
                      <w:rPr>
                        <w:rFonts w:ascii="Cambria Math" w:hAnsi="Cambria Math"/>
                        <w:sz w:val="24"/>
                      </w:rPr>
                      <m:t>i</m:t>
                    </m:r>
                  </m:sub>
                </m:sSub>
              </m:oMath>
            </m:oMathPara>
          </w:p>
        </w:tc>
        <w:tc>
          <w:tcPr>
            <w:tcW w:w="1115" w:type="dxa"/>
            <w:tcBorders>
              <w:top w:val="single" w:sz="4" w:space="0" w:color="auto"/>
              <w:left w:val="single" w:sz="4" w:space="0" w:color="auto"/>
              <w:bottom w:val="single" w:sz="4" w:space="0" w:color="auto"/>
              <w:right w:val="single" w:sz="4" w:space="0" w:color="auto"/>
            </w:tcBorders>
            <w:vAlign w:val="center"/>
          </w:tcPr>
          <w:p w14:paraId="545C4EE4" w14:textId="77777777" w:rsidR="00B0248E" w:rsidRPr="00AE7374" w:rsidRDefault="00B0248E" w:rsidP="00B0248E">
            <w:pPr>
              <w:jc w:val="center"/>
              <w:rPr>
                <w:rFonts w:eastAsia="楷体"/>
                <w:sz w:val="24"/>
              </w:rPr>
            </w:pPr>
            <w:r w:rsidRPr="00AE7374">
              <w:rPr>
                <w:rFonts w:eastAsia="楷体"/>
                <w:sz w:val="24"/>
              </w:rPr>
              <w:t>x</w:t>
            </w:r>
          </w:p>
        </w:tc>
        <w:tc>
          <w:tcPr>
            <w:tcW w:w="1116" w:type="dxa"/>
            <w:tcBorders>
              <w:top w:val="single" w:sz="4" w:space="0" w:color="auto"/>
              <w:left w:val="single" w:sz="4" w:space="0" w:color="auto"/>
              <w:bottom w:val="single" w:sz="4" w:space="0" w:color="auto"/>
              <w:right w:val="single" w:sz="4" w:space="0" w:color="auto"/>
            </w:tcBorders>
            <w:vAlign w:val="center"/>
          </w:tcPr>
          <w:p w14:paraId="744B66F4" w14:textId="77777777" w:rsidR="00B0248E" w:rsidRPr="00AE7374" w:rsidRDefault="00B0248E" w:rsidP="00B0248E">
            <w:pPr>
              <w:jc w:val="center"/>
              <w:rPr>
                <w:rFonts w:eastAsia="楷体"/>
                <w:sz w:val="24"/>
              </w:rPr>
            </w:pPr>
            <w:r w:rsidRPr="00AE7374">
              <w:rPr>
                <w:rFonts w:eastAsia="楷体"/>
                <w:sz w:val="24"/>
              </w:rPr>
              <w:t>y</w:t>
            </w:r>
          </w:p>
        </w:tc>
      </w:tr>
      <w:tr w:rsidR="00B0248E" w14:paraId="0470AFA4" w14:textId="77777777" w:rsidTr="00B0248E">
        <w:trPr>
          <w:trHeight w:val="225"/>
          <w:jc w:val="center"/>
        </w:trPr>
        <w:tc>
          <w:tcPr>
            <w:tcW w:w="1115" w:type="dxa"/>
            <w:tcBorders>
              <w:top w:val="single" w:sz="4" w:space="0" w:color="auto"/>
              <w:left w:val="single" w:sz="4" w:space="0" w:color="auto"/>
              <w:bottom w:val="single" w:sz="4" w:space="0" w:color="auto"/>
              <w:right w:val="single" w:sz="4" w:space="0" w:color="auto"/>
            </w:tcBorders>
            <w:vAlign w:val="center"/>
          </w:tcPr>
          <w:p w14:paraId="689FD25A" w14:textId="77777777" w:rsidR="00B0248E" w:rsidRPr="00AE7374" w:rsidRDefault="00B0248E" w:rsidP="00B0248E">
            <w:pPr>
              <w:jc w:val="center"/>
              <w:rPr>
                <w:rFonts w:eastAsia="楷体"/>
                <w:sz w:val="24"/>
              </w:rPr>
            </w:pPr>
            <w:r w:rsidRPr="00AE7374">
              <w:rPr>
                <w:rFonts w:eastAsia="楷体" w:hint="eastAsia"/>
                <w:sz w:val="24"/>
              </w:rPr>
              <w:t>字节数</w:t>
            </w:r>
          </w:p>
        </w:tc>
        <w:tc>
          <w:tcPr>
            <w:tcW w:w="1116" w:type="dxa"/>
            <w:tcBorders>
              <w:top w:val="single" w:sz="4" w:space="0" w:color="auto"/>
              <w:left w:val="single" w:sz="4" w:space="0" w:color="auto"/>
              <w:bottom w:val="single" w:sz="4" w:space="0" w:color="auto"/>
              <w:right w:val="single" w:sz="4" w:space="0" w:color="auto"/>
            </w:tcBorders>
            <w:vAlign w:val="center"/>
          </w:tcPr>
          <w:p w14:paraId="5655B9EF" w14:textId="77777777" w:rsidR="00B0248E" w:rsidRPr="00AE7374" w:rsidRDefault="00B0248E" w:rsidP="00B0248E">
            <w:pPr>
              <w:jc w:val="center"/>
              <w:rPr>
                <w:rFonts w:eastAsia="楷体"/>
                <w:sz w:val="24"/>
              </w:rPr>
            </w:pPr>
            <w:r w:rsidRPr="00AE7374">
              <w:rPr>
                <w:rFonts w:eastAsia="楷体"/>
                <w:sz w:val="24"/>
              </w:rPr>
              <w:t>4</w:t>
            </w:r>
          </w:p>
        </w:tc>
        <w:tc>
          <w:tcPr>
            <w:tcW w:w="1116" w:type="dxa"/>
            <w:tcBorders>
              <w:top w:val="single" w:sz="4" w:space="0" w:color="auto"/>
              <w:left w:val="single" w:sz="4" w:space="0" w:color="auto"/>
              <w:bottom w:val="single" w:sz="4" w:space="0" w:color="auto"/>
              <w:right w:val="single" w:sz="4" w:space="0" w:color="auto"/>
            </w:tcBorders>
            <w:vAlign w:val="center"/>
          </w:tcPr>
          <w:p w14:paraId="31CAED9A" w14:textId="77777777" w:rsidR="00B0248E" w:rsidRPr="00AE7374" w:rsidRDefault="00B0248E" w:rsidP="00B0248E">
            <w:pPr>
              <w:jc w:val="center"/>
              <w:rPr>
                <w:rFonts w:eastAsia="楷体"/>
                <w:sz w:val="24"/>
              </w:rPr>
            </w:pPr>
            <w:r w:rsidRPr="00AE7374">
              <w:rPr>
                <w:rFonts w:eastAsia="楷体"/>
                <w:sz w:val="24"/>
              </w:rPr>
              <w:t>8</w:t>
            </w:r>
          </w:p>
        </w:tc>
        <w:tc>
          <w:tcPr>
            <w:tcW w:w="1115" w:type="dxa"/>
            <w:tcBorders>
              <w:top w:val="single" w:sz="4" w:space="0" w:color="auto"/>
              <w:left w:val="single" w:sz="4" w:space="0" w:color="auto"/>
              <w:bottom w:val="single" w:sz="4" w:space="0" w:color="auto"/>
              <w:right w:val="single" w:sz="4" w:space="0" w:color="auto"/>
            </w:tcBorders>
            <w:vAlign w:val="center"/>
          </w:tcPr>
          <w:p w14:paraId="5109F660" w14:textId="77777777" w:rsidR="00B0248E" w:rsidRPr="00AE7374" w:rsidRDefault="00B0248E" w:rsidP="00B0248E">
            <w:pPr>
              <w:jc w:val="center"/>
              <w:rPr>
                <w:rFonts w:eastAsia="楷体"/>
                <w:sz w:val="24"/>
              </w:rPr>
            </w:pPr>
            <w:r w:rsidRPr="00AE7374">
              <w:rPr>
                <w:rFonts w:eastAsia="楷体"/>
                <w:sz w:val="24"/>
              </w:rPr>
              <w:t>4</w:t>
            </w:r>
          </w:p>
        </w:tc>
        <w:tc>
          <w:tcPr>
            <w:tcW w:w="1116" w:type="dxa"/>
            <w:tcBorders>
              <w:top w:val="single" w:sz="4" w:space="0" w:color="auto"/>
              <w:left w:val="single" w:sz="4" w:space="0" w:color="auto"/>
              <w:bottom w:val="single" w:sz="4" w:space="0" w:color="auto"/>
              <w:right w:val="single" w:sz="4" w:space="0" w:color="auto"/>
            </w:tcBorders>
            <w:vAlign w:val="center"/>
          </w:tcPr>
          <w:p w14:paraId="063D9B05" w14:textId="77777777" w:rsidR="00B0248E" w:rsidRPr="00AE7374" w:rsidRDefault="00B0248E" w:rsidP="00B0248E">
            <w:pPr>
              <w:jc w:val="center"/>
              <w:rPr>
                <w:rFonts w:eastAsia="楷体"/>
                <w:sz w:val="24"/>
              </w:rPr>
            </w:pPr>
            <w:r w:rsidRPr="00AE7374">
              <w:rPr>
                <w:rFonts w:eastAsia="楷体"/>
                <w:sz w:val="24"/>
              </w:rPr>
              <w:t>4</w:t>
            </w:r>
          </w:p>
        </w:tc>
      </w:tr>
    </w:tbl>
    <w:p w14:paraId="720EC91E" w14:textId="77777777" w:rsidR="00B0248E" w:rsidRPr="00B0248E" w:rsidRDefault="00B0248E" w:rsidP="00B0248E">
      <w:pPr>
        <w:rPr>
          <w:b/>
        </w:rPr>
      </w:pPr>
      <w:r w:rsidRPr="00B0248E">
        <w:rPr>
          <w:rFonts w:hint="eastAsia"/>
          <w:b/>
        </w:rPr>
        <w:t>2</w:t>
      </w:r>
      <w:r w:rsidRPr="00B0248E">
        <w:rPr>
          <w:rFonts w:hint="eastAsia"/>
          <w:b/>
        </w:rPr>
        <w:t>）数据表设计</w:t>
      </w:r>
    </w:p>
    <w:p w14:paraId="3C4679FC" w14:textId="77777777" w:rsidR="00B0248E" w:rsidRPr="000D7B96" w:rsidRDefault="00B0248E" w:rsidP="00B0248E">
      <w:pPr>
        <w:spacing w:line="460" w:lineRule="exact"/>
        <w:ind w:firstLineChars="250" w:firstLine="525"/>
        <w:rPr>
          <w:rFonts w:ascii="宋体" w:hAnsi="宋体"/>
        </w:rPr>
      </w:pPr>
      <w:proofErr w:type="gramStart"/>
      <w:r>
        <w:rPr>
          <w:rFonts w:ascii="宋体" w:hAnsi="宋体" w:hint="eastAsia"/>
        </w:rPr>
        <w:lastRenderedPageBreak/>
        <w:t>点对象</w:t>
      </w:r>
      <w:proofErr w:type="gramEnd"/>
      <w:r w:rsidRPr="000D7B96">
        <w:rPr>
          <w:rFonts w:ascii="宋体" w:hAnsi="宋体" w:hint="eastAsia"/>
        </w:rPr>
        <w:t>数据表是按照ID（</w:t>
      </w:r>
      <w:proofErr w:type="spellStart"/>
      <w:r>
        <w:rPr>
          <w:rFonts w:ascii="宋体" w:hAnsi="宋体" w:hint="eastAsia"/>
        </w:rPr>
        <w:t>Object</w:t>
      </w:r>
      <w:r w:rsidRPr="000D7B96">
        <w:rPr>
          <w:rFonts w:ascii="宋体" w:hAnsi="宋体"/>
        </w:rPr>
        <w:t>ID</w:t>
      </w:r>
      <w:proofErr w:type="spellEnd"/>
      <w:r w:rsidRPr="000D7B96">
        <w:rPr>
          <w:rFonts w:ascii="宋体" w:hAnsi="宋体" w:hint="eastAsia"/>
        </w:rPr>
        <w:t>）对</w:t>
      </w:r>
      <w:r>
        <w:rPr>
          <w:rFonts w:ascii="宋体" w:hAnsi="宋体" w:hint="eastAsia"/>
        </w:rPr>
        <w:t>点状</w:t>
      </w:r>
      <w:r w:rsidRPr="000D7B96">
        <w:rPr>
          <w:rFonts w:ascii="宋体" w:hAnsi="宋体" w:hint="eastAsia"/>
        </w:rPr>
        <w:t>数据进行索引，主要针对ID精确查询</w:t>
      </w:r>
      <w:r w:rsidR="00C70986">
        <w:rPr>
          <w:rFonts w:ascii="宋体" w:hAnsi="宋体" w:hint="eastAsia"/>
        </w:rPr>
        <w:t>。数据表结构如表6-5所示，表的名称为“</w:t>
      </w:r>
      <w:proofErr w:type="spellStart"/>
      <w:r w:rsidR="00C70986">
        <w:rPr>
          <w:rFonts w:ascii="宋体" w:hAnsi="宋体" w:hint="eastAsia"/>
        </w:rPr>
        <w:t>Data</w:t>
      </w:r>
      <w:r w:rsidR="00870A84">
        <w:rPr>
          <w:rFonts w:ascii="宋体" w:hAnsi="宋体"/>
        </w:rPr>
        <w:t>s</w:t>
      </w:r>
      <w:r w:rsidR="00C70986">
        <w:rPr>
          <w:rFonts w:ascii="宋体" w:hAnsi="宋体"/>
        </w:rPr>
        <w:t>etName_</w:t>
      </w:r>
      <w:r w:rsidR="00F0444E">
        <w:rPr>
          <w:rFonts w:ascii="宋体" w:hAnsi="宋体"/>
        </w:rPr>
        <w:t>Point</w:t>
      </w:r>
      <w:r w:rsidR="00C70986">
        <w:rPr>
          <w:rFonts w:ascii="宋体" w:hAnsi="宋体"/>
        </w:rPr>
        <w:t>Data</w:t>
      </w:r>
      <w:proofErr w:type="spellEnd"/>
      <w:r w:rsidR="00C70986">
        <w:rPr>
          <w:rFonts w:ascii="宋体" w:hAnsi="宋体" w:hint="eastAsia"/>
        </w:rPr>
        <w:t>”</w:t>
      </w:r>
      <w:r w:rsidR="00F0444E">
        <w:rPr>
          <w:rFonts w:ascii="宋体" w:hAnsi="宋体" w:hint="eastAsia"/>
        </w:rPr>
        <w:t>，表中只有</w:t>
      </w:r>
      <w:proofErr w:type="gramStart"/>
      <w:r w:rsidR="00F0444E">
        <w:rPr>
          <w:rFonts w:ascii="宋体" w:hAnsi="宋体" w:hint="eastAsia"/>
        </w:rPr>
        <w:t>一个列族</w:t>
      </w:r>
      <w:proofErr w:type="gramEnd"/>
      <w:r w:rsidR="00F0444E">
        <w:rPr>
          <w:rFonts w:ascii="宋体" w:hAnsi="宋体" w:hint="eastAsia"/>
        </w:rPr>
        <w:t>F，且</w:t>
      </w:r>
      <w:proofErr w:type="gramStart"/>
      <w:r w:rsidR="00F0444E">
        <w:rPr>
          <w:rFonts w:ascii="宋体" w:hAnsi="宋体" w:hint="eastAsia"/>
        </w:rPr>
        <w:t>该列族下仅</w:t>
      </w:r>
      <w:proofErr w:type="gramEnd"/>
      <w:r w:rsidR="00F0444E">
        <w:rPr>
          <w:rFonts w:ascii="宋体" w:hAnsi="宋体" w:hint="eastAsia"/>
        </w:rPr>
        <w:t>有一列V，用于存储完整的</w:t>
      </w:r>
      <w:proofErr w:type="gramStart"/>
      <w:r w:rsidR="00F0444E">
        <w:rPr>
          <w:rFonts w:ascii="宋体" w:hAnsi="宋体" w:hint="eastAsia"/>
        </w:rPr>
        <w:t>点对</w:t>
      </w:r>
      <w:proofErr w:type="gramEnd"/>
      <w:r w:rsidR="00F0444E">
        <w:rPr>
          <w:rFonts w:ascii="宋体" w:hAnsi="宋体" w:hint="eastAsia"/>
        </w:rPr>
        <w:t>象信息。</w:t>
      </w:r>
      <w:proofErr w:type="gramStart"/>
      <w:r>
        <w:rPr>
          <w:rFonts w:ascii="宋体" w:hAnsi="宋体" w:hint="eastAsia"/>
        </w:rPr>
        <w:t>点对象</w:t>
      </w:r>
      <w:proofErr w:type="gramEnd"/>
      <w:r w:rsidRPr="000D7B96">
        <w:rPr>
          <w:rFonts w:ascii="宋体" w:hAnsi="宋体" w:hint="eastAsia"/>
        </w:rPr>
        <w:t>ID在一个数据表中是唯一且确定的，可以精确定位到一</w:t>
      </w:r>
      <w:r>
        <w:rPr>
          <w:rFonts w:ascii="宋体" w:hAnsi="宋体" w:hint="eastAsia"/>
        </w:rPr>
        <w:t>个完整的对象点，</w:t>
      </w:r>
      <w:r w:rsidRPr="000D7B96">
        <w:rPr>
          <w:rFonts w:ascii="宋体" w:hAnsi="宋体" w:hint="eastAsia"/>
        </w:rPr>
        <w:t>它有自己的时空信息和属性信息，</w:t>
      </w:r>
      <w:r>
        <w:rPr>
          <w:rFonts w:ascii="宋体" w:hAnsi="宋体" w:hint="eastAsia"/>
        </w:rPr>
        <w:t>一般用</w:t>
      </w:r>
      <w:proofErr w:type="spellStart"/>
      <w:r>
        <w:rPr>
          <w:rFonts w:ascii="宋体" w:hAnsi="宋体" w:hint="eastAsia"/>
        </w:rPr>
        <w:t>Geojson</w:t>
      </w:r>
      <w:proofErr w:type="spellEnd"/>
      <w:r>
        <w:rPr>
          <w:rFonts w:ascii="宋体" w:hAnsi="宋体" w:hint="eastAsia"/>
        </w:rPr>
        <w:t>格式表示，</w:t>
      </w:r>
      <w:r w:rsidRPr="00364C5A">
        <w:rPr>
          <w:rFonts w:ascii="宋体" w:hAnsi="宋体" w:hint="eastAsia"/>
        </w:rPr>
        <w:t>不同的时间</w:t>
      </w:r>
      <w:proofErr w:type="gramStart"/>
      <w:r w:rsidRPr="00364C5A">
        <w:rPr>
          <w:rFonts w:ascii="宋体" w:hAnsi="宋体" w:hint="eastAsia"/>
        </w:rPr>
        <w:t>戳代</w:t>
      </w:r>
      <w:proofErr w:type="gramEnd"/>
      <w:r w:rsidRPr="00364C5A">
        <w:rPr>
          <w:rFonts w:ascii="宋体" w:hAnsi="宋体" w:hint="eastAsia"/>
        </w:rPr>
        <w:t>表其不同的版本号</w:t>
      </w:r>
      <w:r>
        <w:rPr>
          <w:rFonts w:ascii="宋体" w:hAnsi="宋体" w:hint="eastAsia"/>
        </w:rPr>
        <w:t>。</w:t>
      </w:r>
    </w:p>
    <w:p w14:paraId="76C29C93" w14:textId="77777777" w:rsidR="00B0248E" w:rsidRDefault="00B0248E" w:rsidP="00B0248E">
      <w:pPr>
        <w:jc w:val="center"/>
        <w:rPr>
          <w:rFonts w:ascii="宋体" w:hAnsi="宋体"/>
        </w:rPr>
      </w:pPr>
      <w:r>
        <w:rPr>
          <w:rFonts w:ascii="宋体" w:hAnsi="宋体" w:hint="eastAsia"/>
        </w:rPr>
        <w:t>表6-5</w:t>
      </w:r>
      <w:r>
        <w:rPr>
          <w:rFonts w:ascii="宋体" w:hAnsi="宋体"/>
        </w:rPr>
        <w:t xml:space="preserve"> </w:t>
      </w:r>
      <w:proofErr w:type="gramStart"/>
      <w:r>
        <w:rPr>
          <w:rFonts w:ascii="宋体" w:hAnsi="宋体" w:hint="eastAsia"/>
        </w:rPr>
        <w:t>点对象</w:t>
      </w:r>
      <w:proofErr w:type="gramEnd"/>
      <w:r>
        <w:rPr>
          <w:rFonts w:ascii="宋体" w:hAnsi="宋体" w:hint="eastAsia"/>
        </w:rPr>
        <w:t>存储数据表</w:t>
      </w:r>
    </w:p>
    <w:tbl>
      <w:tblPr>
        <w:tblStyle w:val="af2"/>
        <w:tblW w:w="0" w:type="auto"/>
        <w:jc w:val="center"/>
        <w:tblLook w:val="04A0" w:firstRow="1" w:lastRow="0" w:firstColumn="1" w:lastColumn="0" w:noHBand="0" w:noVBand="1"/>
      </w:tblPr>
      <w:tblGrid>
        <w:gridCol w:w="1026"/>
        <w:gridCol w:w="3651"/>
        <w:gridCol w:w="1335"/>
      </w:tblGrid>
      <w:tr w:rsidR="00B0248E" w:rsidRPr="00DF780E" w14:paraId="05F2E4A4" w14:textId="77777777" w:rsidTr="00B0248E">
        <w:trPr>
          <w:trHeight w:val="370"/>
          <w:jc w:val="center"/>
        </w:trPr>
        <w:tc>
          <w:tcPr>
            <w:tcW w:w="0" w:type="auto"/>
            <w:vMerge w:val="restart"/>
            <w:vAlign w:val="center"/>
          </w:tcPr>
          <w:p w14:paraId="22FDA00D" w14:textId="77777777" w:rsidR="00B0248E" w:rsidRPr="00DF780E" w:rsidRDefault="00B0248E" w:rsidP="00B0248E">
            <w:pPr>
              <w:rPr>
                <w:rFonts w:eastAsia="等线"/>
                <w:b/>
                <w:sz w:val="18"/>
                <w:szCs w:val="16"/>
              </w:rPr>
            </w:pPr>
            <w:proofErr w:type="spellStart"/>
            <w:r w:rsidRPr="00DF780E">
              <w:rPr>
                <w:rFonts w:eastAsia="等线"/>
                <w:b/>
                <w:sz w:val="18"/>
                <w:szCs w:val="16"/>
              </w:rPr>
              <w:t>RowKey</w:t>
            </w:r>
            <w:proofErr w:type="spellEnd"/>
          </w:p>
        </w:tc>
        <w:tc>
          <w:tcPr>
            <w:tcW w:w="3651" w:type="dxa"/>
            <w:vAlign w:val="center"/>
          </w:tcPr>
          <w:p w14:paraId="76F1D4E2" w14:textId="77777777" w:rsidR="00B0248E" w:rsidRPr="00DF780E" w:rsidRDefault="00F0444E" w:rsidP="00B0248E">
            <w:pPr>
              <w:jc w:val="center"/>
              <w:rPr>
                <w:rFonts w:eastAsia="等线"/>
                <w:b/>
                <w:sz w:val="18"/>
                <w:szCs w:val="16"/>
              </w:rPr>
            </w:pPr>
            <w:r>
              <w:rPr>
                <w:rFonts w:eastAsia="等线"/>
                <w:b/>
                <w:sz w:val="18"/>
                <w:szCs w:val="16"/>
              </w:rPr>
              <w:t>F</w:t>
            </w:r>
          </w:p>
        </w:tc>
        <w:tc>
          <w:tcPr>
            <w:tcW w:w="1335" w:type="dxa"/>
            <w:vMerge w:val="restart"/>
            <w:vAlign w:val="center"/>
          </w:tcPr>
          <w:p w14:paraId="3680CADA" w14:textId="77777777" w:rsidR="00B0248E" w:rsidRPr="00DF780E" w:rsidRDefault="00B0248E" w:rsidP="00B0248E">
            <w:pPr>
              <w:jc w:val="center"/>
              <w:rPr>
                <w:rFonts w:eastAsia="等线"/>
                <w:b/>
                <w:sz w:val="18"/>
                <w:szCs w:val="16"/>
              </w:rPr>
            </w:pPr>
            <w:proofErr w:type="spellStart"/>
            <w:r w:rsidRPr="00DF780E">
              <w:rPr>
                <w:rFonts w:eastAsia="等线"/>
                <w:b/>
                <w:sz w:val="18"/>
                <w:szCs w:val="16"/>
              </w:rPr>
              <w:t>TimeStamp</w:t>
            </w:r>
            <w:proofErr w:type="spellEnd"/>
          </w:p>
        </w:tc>
      </w:tr>
      <w:tr w:rsidR="00B0248E" w:rsidRPr="00DF780E" w14:paraId="201CA03D" w14:textId="77777777" w:rsidTr="00B0248E">
        <w:trPr>
          <w:trHeight w:val="400"/>
          <w:jc w:val="center"/>
        </w:trPr>
        <w:tc>
          <w:tcPr>
            <w:tcW w:w="0" w:type="auto"/>
            <w:vMerge/>
          </w:tcPr>
          <w:p w14:paraId="523A1A14" w14:textId="77777777" w:rsidR="00B0248E" w:rsidRPr="00DF780E" w:rsidRDefault="00B0248E" w:rsidP="00B0248E">
            <w:pPr>
              <w:jc w:val="center"/>
              <w:rPr>
                <w:rFonts w:eastAsia="微软雅黑"/>
                <w:b/>
                <w:sz w:val="18"/>
                <w:szCs w:val="16"/>
              </w:rPr>
            </w:pPr>
          </w:p>
        </w:tc>
        <w:tc>
          <w:tcPr>
            <w:tcW w:w="3651" w:type="dxa"/>
          </w:tcPr>
          <w:p w14:paraId="1A075B71" w14:textId="77777777" w:rsidR="00B0248E" w:rsidRPr="00DF780E" w:rsidRDefault="00F0444E" w:rsidP="00B0248E">
            <w:pPr>
              <w:jc w:val="center"/>
              <w:rPr>
                <w:rFonts w:eastAsia="等线"/>
                <w:sz w:val="18"/>
                <w:szCs w:val="16"/>
              </w:rPr>
            </w:pPr>
            <w:r>
              <w:rPr>
                <w:rFonts w:eastAsia="等线"/>
                <w:b/>
                <w:sz w:val="18"/>
                <w:szCs w:val="16"/>
              </w:rPr>
              <w:t>V</w:t>
            </w:r>
          </w:p>
        </w:tc>
        <w:tc>
          <w:tcPr>
            <w:tcW w:w="1335" w:type="dxa"/>
            <w:vMerge/>
          </w:tcPr>
          <w:p w14:paraId="274BC04A" w14:textId="77777777" w:rsidR="00B0248E" w:rsidRPr="00DF780E" w:rsidRDefault="00B0248E" w:rsidP="00B0248E">
            <w:pPr>
              <w:jc w:val="center"/>
              <w:rPr>
                <w:rFonts w:eastAsia="等线"/>
                <w:sz w:val="18"/>
                <w:szCs w:val="16"/>
              </w:rPr>
            </w:pPr>
          </w:p>
        </w:tc>
      </w:tr>
      <w:tr w:rsidR="00B0248E" w:rsidRPr="00DF780E" w14:paraId="7C41EF8D" w14:textId="77777777" w:rsidTr="00B0248E">
        <w:trPr>
          <w:trHeight w:val="165"/>
          <w:jc w:val="center"/>
        </w:trPr>
        <w:tc>
          <w:tcPr>
            <w:tcW w:w="0" w:type="auto"/>
            <w:vMerge w:val="restart"/>
          </w:tcPr>
          <w:p w14:paraId="053C1756" w14:textId="77777777" w:rsidR="00B0248E" w:rsidRPr="00DF780E" w:rsidRDefault="00B0248E" w:rsidP="00B0248E">
            <w:pPr>
              <w:jc w:val="center"/>
              <w:rPr>
                <w:rFonts w:eastAsia="等线"/>
                <w:b/>
                <w:sz w:val="18"/>
                <w:szCs w:val="16"/>
              </w:rPr>
            </w:pPr>
            <w:r>
              <w:rPr>
                <w:rFonts w:eastAsia="等线"/>
                <w:b/>
                <w:sz w:val="18"/>
                <w:szCs w:val="16"/>
              </w:rPr>
              <w:t>Object</w:t>
            </w:r>
            <w:r w:rsidRPr="00DF780E">
              <w:rPr>
                <w:rFonts w:eastAsia="等线"/>
                <w:b/>
                <w:sz w:val="18"/>
                <w:szCs w:val="16"/>
              </w:rPr>
              <w:t>ID1</w:t>
            </w:r>
          </w:p>
        </w:tc>
        <w:tc>
          <w:tcPr>
            <w:tcW w:w="3651" w:type="dxa"/>
            <w:vMerge w:val="restart"/>
          </w:tcPr>
          <w:p w14:paraId="6D57E32E" w14:textId="77777777" w:rsidR="00B0248E" w:rsidRPr="00DF780E" w:rsidRDefault="00B0248E" w:rsidP="00B0248E">
            <w:pPr>
              <w:jc w:val="center"/>
              <w:rPr>
                <w:rFonts w:eastAsia="等线"/>
                <w:sz w:val="18"/>
                <w:szCs w:val="16"/>
              </w:rPr>
            </w:pPr>
          </w:p>
        </w:tc>
        <w:tc>
          <w:tcPr>
            <w:tcW w:w="1335" w:type="dxa"/>
          </w:tcPr>
          <w:p w14:paraId="5FB34A9A" w14:textId="77777777" w:rsidR="00B0248E" w:rsidRPr="00DF780E" w:rsidRDefault="00B0248E" w:rsidP="00B0248E">
            <w:pPr>
              <w:jc w:val="center"/>
              <w:rPr>
                <w:rFonts w:eastAsia="等线"/>
                <w:sz w:val="18"/>
                <w:szCs w:val="16"/>
              </w:rPr>
            </w:pPr>
          </w:p>
        </w:tc>
      </w:tr>
      <w:tr w:rsidR="00B0248E" w:rsidRPr="00DF780E" w14:paraId="193A5909" w14:textId="77777777" w:rsidTr="00B0248E">
        <w:trPr>
          <w:trHeight w:val="165"/>
          <w:jc w:val="center"/>
        </w:trPr>
        <w:tc>
          <w:tcPr>
            <w:tcW w:w="0" w:type="auto"/>
            <w:vMerge/>
          </w:tcPr>
          <w:p w14:paraId="088FECDC" w14:textId="77777777" w:rsidR="00B0248E" w:rsidRDefault="00B0248E" w:rsidP="00B0248E">
            <w:pPr>
              <w:jc w:val="center"/>
              <w:rPr>
                <w:rFonts w:eastAsia="等线"/>
                <w:b/>
                <w:sz w:val="18"/>
                <w:szCs w:val="16"/>
              </w:rPr>
            </w:pPr>
          </w:p>
        </w:tc>
        <w:tc>
          <w:tcPr>
            <w:tcW w:w="3651" w:type="dxa"/>
            <w:vMerge/>
          </w:tcPr>
          <w:p w14:paraId="147E787C" w14:textId="77777777" w:rsidR="00B0248E" w:rsidRPr="00DF780E" w:rsidRDefault="00B0248E" w:rsidP="00B0248E">
            <w:pPr>
              <w:jc w:val="center"/>
              <w:rPr>
                <w:rFonts w:eastAsia="等线"/>
                <w:sz w:val="18"/>
                <w:szCs w:val="16"/>
              </w:rPr>
            </w:pPr>
          </w:p>
        </w:tc>
        <w:tc>
          <w:tcPr>
            <w:tcW w:w="1335" w:type="dxa"/>
          </w:tcPr>
          <w:p w14:paraId="52E0E83D" w14:textId="77777777" w:rsidR="00B0248E" w:rsidRPr="00DF780E" w:rsidRDefault="00B0248E" w:rsidP="00B0248E">
            <w:pPr>
              <w:jc w:val="center"/>
              <w:rPr>
                <w:rFonts w:eastAsia="等线"/>
                <w:sz w:val="18"/>
                <w:szCs w:val="16"/>
              </w:rPr>
            </w:pPr>
          </w:p>
        </w:tc>
      </w:tr>
      <w:tr w:rsidR="00B0248E" w:rsidRPr="00DF780E" w14:paraId="7EAA044A" w14:textId="77777777" w:rsidTr="00B0248E">
        <w:trPr>
          <w:trHeight w:val="130"/>
          <w:jc w:val="center"/>
        </w:trPr>
        <w:tc>
          <w:tcPr>
            <w:tcW w:w="0" w:type="auto"/>
            <w:vMerge w:val="restart"/>
          </w:tcPr>
          <w:p w14:paraId="6E765ED2" w14:textId="77777777" w:rsidR="00B0248E" w:rsidRPr="00DF780E" w:rsidRDefault="00B0248E" w:rsidP="00B0248E">
            <w:pPr>
              <w:jc w:val="center"/>
              <w:rPr>
                <w:rFonts w:eastAsia="等线"/>
                <w:b/>
                <w:sz w:val="18"/>
                <w:szCs w:val="16"/>
              </w:rPr>
            </w:pPr>
            <w:r>
              <w:rPr>
                <w:rFonts w:eastAsia="等线"/>
                <w:b/>
                <w:sz w:val="18"/>
                <w:szCs w:val="16"/>
              </w:rPr>
              <w:t>Object</w:t>
            </w:r>
            <w:r w:rsidRPr="00DF780E">
              <w:rPr>
                <w:rFonts w:eastAsia="等线"/>
                <w:b/>
                <w:sz w:val="18"/>
                <w:szCs w:val="16"/>
              </w:rPr>
              <w:t>ID</w:t>
            </w:r>
            <w:r>
              <w:rPr>
                <w:rFonts w:eastAsia="等线"/>
                <w:b/>
                <w:sz w:val="18"/>
                <w:szCs w:val="16"/>
              </w:rPr>
              <w:t>2</w:t>
            </w:r>
          </w:p>
        </w:tc>
        <w:tc>
          <w:tcPr>
            <w:tcW w:w="3651" w:type="dxa"/>
            <w:vMerge w:val="restart"/>
          </w:tcPr>
          <w:p w14:paraId="4E20931A" w14:textId="77777777" w:rsidR="00B0248E" w:rsidRPr="00DF780E" w:rsidRDefault="00B0248E" w:rsidP="00B0248E">
            <w:pPr>
              <w:jc w:val="center"/>
              <w:rPr>
                <w:rFonts w:eastAsia="等线"/>
                <w:sz w:val="18"/>
                <w:szCs w:val="16"/>
              </w:rPr>
            </w:pPr>
          </w:p>
        </w:tc>
        <w:tc>
          <w:tcPr>
            <w:tcW w:w="1335" w:type="dxa"/>
          </w:tcPr>
          <w:p w14:paraId="52B82D2D" w14:textId="77777777" w:rsidR="00B0248E" w:rsidRPr="00DF780E" w:rsidRDefault="00B0248E" w:rsidP="00B0248E">
            <w:pPr>
              <w:jc w:val="center"/>
              <w:rPr>
                <w:rFonts w:eastAsia="等线"/>
                <w:sz w:val="18"/>
                <w:szCs w:val="16"/>
              </w:rPr>
            </w:pPr>
          </w:p>
        </w:tc>
      </w:tr>
      <w:tr w:rsidR="00B0248E" w:rsidRPr="00DF780E" w14:paraId="2F9977DF" w14:textId="77777777" w:rsidTr="00B0248E">
        <w:trPr>
          <w:trHeight w:val="130"/>
          <w:jc w:val="center"/>
        </w:trPr>
        <w:tc>
          <w:tcPr>
            <w:tcW w:w="0" w:type="auto"/>
            <w:vMerge/>
          </w:tcPr>
          <w:p w14:paraId="5B738F21" w14:textId="77777777" w:rsidR="00B0248E" w:rsidRPr="00DF780E" w:rsidRDefault="00B0248E" w:rsidP="00B0248E">
            <w:pPr>
              <w:rPr>
                <w:rFonts w:eastAsia="等线"/>
                <w:b/>
                <w:sz w:val="18"/>
                <w:szCs w:val="16"/>
              </w:rPr>
            </w:pPr>
          </w:p>
        </w:tc>
        <w:tc>
          <w:tcPr>
            <w:tcW w:w="3651" w:type="dxa"/>
            <w:vMerge/>
          </w:tcPr>
          <w:p w14:paraId="7B46D5C1" w14:textId="77777777" w:rsidR="00B0248E" w:rsidRPr="00DF780E" w:rsidRDefault="00B0248E" w:rsidP="00B0248E">
            <w:pPr>
              <w:jc w:val="center"/>
              <w:rPr>
                <w:rFonts w:eastAsia="等线"/>
                <w:sz w:val="18"/>
                <w:szCs w:val="16"/>
              </w:rPr>
            </w:pPr>
          </w:p>
        </w:tc>
        <w:tc>
          <w:tcPr>
            <w:tcW w:w="1335" w:type="dxa"/>
          </w:tcPr>
          <w:p w14:paraId="6783351D" w14:textId="77777777" w:rsidR="00B0248E" w:rsidRPr="00DF780E" w:rsidRDefault="00B0248E" w:rsidP="00B0248E">
            <w:pPr>
              <w:jc w:val="center"/>
              <w:rPr>
                <w:rFonts w:eastAsia="等线"/>
                <w:sz w:val="18"/>
                <w:szCs w:val="16"/>
              </w:rPr>
            </w:pPr>
          </w:p>
        </w:tc>
      </w:tr>
    </w:tbl>
    <w:p w14:paraId="2D9873CA" w14:textId="77777777" w:rsidR="00B0248E" w:rsidRPr="00932323" w:rsidRDefault="00B0248E" w:rsidP="00B0248E">
      <w:pPr>
        <w:spacing w:line="460" w:lineRule="exact"/>
        <w:ind w:firstLineChars="200" w:firstLine="420"/>
        <w:rPr>
          <w:rFonts w:ascii="宋体" w:hAnsi="宋体" w:cs="Calibri"/>
          <w:color w:val="000000"/>
          <w:szCs w:val="24"/>
        </w:rPr>
      </w:pPr>
      <w:r w:rsidRPr="00932323">
        <w:rPr>
          <w:rFonts w:ascii="宋体" w:hAnsi="宋体"/>
          <w:szCs w:val="24"/>
        </w:rPr>
        <w:t>其中</w:t>
      </w:r>
      <w:r w:rsidRPr="00932323">
        <w:rPr>
          <w:rFonts w:ascii="宋体" w:hAnsi="宋体" w:hint="eastAsia"/>
          <w:szCs w:val="24"/>
        </w:rPr>
        <w:t>，</w:t>
      </w:r>
      <w:r w:rsidRPr="00932323">
        <w:rPr>
          <w:rFonts w:ascii="宋体" w:hAnsi="宋体"/>
          <w:szCs w:val="24"/>
        </w:rPr>
        <w:t>一</w:t>
      </w:r>
      <w:r w:rsidRPr="00932323">
        <w:rPr>
          <w:rFonts w:ascii="宋体" w:hAnsi="宋体" w:hint="eastAsia"/>
          <w:szCs w:val="24"/>
        </w:rPr>
        <w:t>个</w:t>
      </w:r>
      <w:proofErr w:type="gramStart"/>
      <w:r w:rsidRPr="00932323">
        <w:rPr>
          <w:rFonts w:ascii="宋体" w:hAnsi="宋体" w:hint="eastAsia"/>
          <w:szCs w:val="24"/>
        </w:rPr>
        <w:t>点对象</w:t>
      </w:r>
      <w:proofErr w:type="spellStart"/>
      <w:proofErr w:type="gramEnd"/>
      <w:r w:rsidRPr="00932323">
        <w:rPr>
          <w:rFonts w:ascii="宋体" w:hAnsi="宋体" w:hint="eastAsia"/>
          <w:szCs w:val="24"/>
        </w:rPr>
        <w:t>GeoJson</w:t>
      </w:r>
      <w:proofErr w:type="spellEnd"/>
      <w:r w:rsidRPr="00932323">
        <w:rPr>
          <w:rFonts w:ascii="宋体" w:hAnsi="宋体" w:hint="eastAsia"/>
          <w:szCs w:val="24"/>
        </w:rPr>
        <w:t>表达方式可以如下:</w:t>
      </w:r>
    </w:p>
    <w:p w14:paraId="4C9ED4B0" w14:textId="77777777" w:rsidR="00B0248E" w:rsidRPr="00B0248E" w:rsidRDefault="00B0248E" w:rsidP="00B0248E">
      <w:pPr>
        <w:spacing w:line="460" w:lineRule="exact"/>
        <w:rPr>
          <w:rFonts w:eastAsia="楷体" w:cs="Calibri"/>
          <w:color w:val="000000"/>
          <w:szCs w:val="24"/>
        </w:rPr>
      </w:pPr>
      <w:r w:rsidRPr="00B0248E">
        <w:rPr>
          <w:rFonts w:eastAsia="楷体" w:cs="Calibri"/>
          <w:color w:val="000000"/>
          <w:szCs w:val="24"/>
        </w:rPr>
        <w:t>{</w:t>
      </w:r>
    </w:p>
    <w:p w14:paraId="045248A5" w14:textId="77777777" w:rsidR="00B0248E" w:rsidRPr="00B0248E" w:rsidRDefault="00B0248E" w:rsidP="00B0248E">
      <w:pPr>
        <w:spacing w:line="460" w:lineRule="exact"/>
        <w:rPr>
          <w:rFonts w:eastAsia="楷体" w:cs="Calibri"/>
          <w:color w:val="000000"/>
          <w:szCs w:val="24"/>
        </w:rPr>
      </w:pPr>
      <w:r w:rsidRPr="00B0248E">
        <w:rPr>
          <w:rFonts w:eastAsia="楷体" w:cs="Calibri"/>
          <w:color w:val="000000"/>
          <w:szCs w:val="24"/>
        </w:rPr>
        <w:t xml:space="preserve">  "type": "Feature",</w:t>
      </w:r>
    </w:p>
    <w:p w14:paraId="63B99A36" w14:textId="77777777" w:rsidR="00B0248E" w:rsidRPr="00B0248E" w:rsidRDefault="00B0248E" w:rsidP="00B0248E">
      <w:pPr>
        <w:spacing w:line="460" w:lineRule="exact"/>
        <w:rPr>
          <w:rFonts w:eastAsia="楷体" w:cs="Calibri"/>
          <w:color w:val="000000"/>
          <w:szCs w:val="24"/>
        </w:rPr>
      </w:pPr>
      <w:r w:rsidRPr="00B0248E">
        <w:rPr>
          <w:rFonts w:eastAsia="楷体" w:cs="Calibri"/>
          <w:color w:val="000000"/>
          <w:szCs w:val="24"/>
        </w:rPr>
        <w:t xml:space="preserve">  "geometry": {</w:t>
      </w:r>
    </w:p>
    <w:p w14:paraId="625DF344" w14:textId="77777777" w:rsidR="00B0248E" w:rsidRPr="00B0248E" w:rsidRDefault="00B0248E" w:rsidP="00B0248E">
      <w:pPr>
        <w:spacing w:line="460" w:lineRule="exact"/>
        <w:rPr>
          <w:rFonts w:eastAsia="楷体" w:cs="Calibri"/>
          <w:color w:val="000000"/>
          <w:szCs w:val="24"/>
        </w:rPr>
      </w:pPr>
      <w:r w:rsidRPr="00B0248E">
        <w:rPr>
          <w:rFonts w:eastAsia="楷体" w:cs="Calibri"/>
          <w:color w:val="000000"/>
          <w:szCs w:val="24"/>
        </w:rPr>
        <w:t xml:space="preserve">    "type": "Point",</w:t>
      </w:r>
    </w:p>
    <w:p w14:paraId="494A55E3" w14:textId="77777777" w:rsidR="00B0248E" w:rsidRPr="00B0248E" w:rsidRDefault="00B0248E" w:rsidP="00B0248E">
      <w:pPr>
        <w:spacing w:line="460" w:lineRule="exact"/>
        <w:rPr>
          <w:rFonts w:eastAsia="楷体" w:cs="Calibri"/>
          <w:color w:val="000000"/>
          <w:szCs w:val="24"/>
        </w:rPr>
      </w:pPr>
      <w:r w:rsidRPr="00B0248E">
        <w:rPr>
          <w:rFonts w:eastAsia="楷体" w:cs="Calibri"/>
          <w:color w:val="000000"/>
          <w:szCs w:val="24"/>
        </w:rPr>
        <w:t xml:space="preserve">    "coordinates": [125.6, 10.1]</w:t>
      </w:r>
    </w:p>
    <w:p w14:paraId="43CDCBAB" w14:textId="77777777" w:rsidR="00B0248E" w:rsidRPr="00B0248E" w:rsidRDefault="00B0248E" w:rsidP="00B0248E">
      <w:pPr>
        <w:spacing w:line="460" w:lineRule="exact"/>
        <w:rPr>
          <w:rFonts w:eastAsia="楷体" w:cs="Calibri"/>
          <w:color w:val="000000"/>
          <w:szCs w:val="24"/>
        </w:rPr>
      </w:pPr>
      <w:r w:rsidRPr="00B0248E">
        <w:rPr>
          <w:rFonts w:eastAsia="楷体" w:cs="Calibri"/>
          <w:color w:val="000000"/>
          <w:szCs w:val="24"/>
        </w:rPr>
        <w:t xml:space="preserve">  },</w:t>
      </w:r>
    </w:p>
    <w:p w14:paraId="490B2FAB" w14:textId="77777777" w:rsidR="00B0248E" w:rsidRPr="00B0248E" w:rsidRDefault="00B0248E" w:rsidP="00B0248E">
      <w:pPr>
        <w:spacing w:line="460" w:lineRule="exact"/>
        <w:rPr>
          <w:rFonts w:eastAsia="楷体" w:cs="Calibri"/>
          <w:color w:val="000000"/>
          <w:szCs w:val="24"/>
        </w:rPr>
      </w:pPr>
      <w:r w:rsidRPr="00B0248E">
        <w:rPr>
          <w:rFonts w:eastAsia="楷体" w:cs="Calibri"/>
          <w:color w:val="000000"/>
          <w:szCs w:val="24"/>
        </w:rPr>
        <w:t xml:space="preserve">  "properties": {</w:t>
      </w:r>
    </w:p>
    <w:p w14:paraId="4D309713" w14:textId="77777777" w:rsidR="00B0248E" w:rsidRPr="00B0248E" w:rsidRDefault="00B0248E" w:rsidP="00B0248E">
      <w:pPr>
        <w:spacing w:line="460" w:lineRule="exact"/>
        <w:ind w:leftChars="200" w:left="420"/>
        <w:rPr>
          <w:rFonts w:eastAsia="楷体" w:cs="Calibri"/>
          <w:color w:val="000000"/>
          <w:szCs w:val="24"/>
        </w:rPr>
      </w:pPr>
      <w:r w:rsidRPr="00B0248E">
        <w:rPr>
          <w:rFonts w:eastAsia="楷体" w:cs="Calibri"/>
          <w:color w:val="000000"/>
          <w:szCs w:val="24"/>
        </w:rPr>
        <w:t>"name": "</w:t>
      </w:r>
      <w:proofErr w:type="spellStart"/>
      <w:r w:rsidRPr="00B0248E">
        <w:rPr>
          <w:rFonts w:eastAsia="楷体" w:cs="Calibri"/>
          <w:color w:val="000000"/>
          <w:szCs w:val="24"/>
        </w:rPr>
        <w:t>Dinagat</w:t>
      </w:r>
      <w:proofErr w:type="spellEnd"/>
      <w:r w:rsidRPr="00B0248E">
        <w:rPr>
          <w:rFonts w:eastAsia="楷体" w:cs="Calibri"/>
          <w:color w:val="000000"/>
          <w:szCs w:val="24"/>
        </w:rPr>
        <w:t xml:space="preserve"> Islands",</w:t>
      </w:r>
    </w:p>
    <w:p w14:paraId="5C209994" w14:textId="77777777" w:rsidR="00B0248E" w:rsidRPr="00B0248E" w:rsidRDefault="00B0248E" w:rsidP="00B0248E">
      <w:pPr>
        <w:spacing w:line="460" w:lineRule="exact"/>
        <w:ind w:leftChars="200" w:left="420"/>
        <w:rPr>
          <w:rFonts w:eastAsia="楷体" w:cs="Calibri"/>
          <w:color w:val="000000"/>
          <w:szCs w:val="24"/>
        </w:rPr>
      </w:pPr>
      <w:r w:rsidRPr="00B0248E">
        <w:rPr>
          <w:rFonts w:eastAsia="楷体" w:cs="Calibri"/>
          <w:color w:val="000000"/>
          <w:szCs w:val="24"/>
        </w:rPr>
        <w:t>"</w:t>
      </w:r>
      <w:proofErr w:type="spellStart"/>
      <w:r w:rsidRPr="00B0248E">
        <w:rPr>
          <w:rFonts w:eastAsia="楷体" w:cs="Calibri"/>
          <w:color w:val="000000"/>
          <w:szCs w:val="24"/>
        </w:rPr>
        <w:t>timeStamp</w:t>
      </w:r>
      <w:proofErr w:type="spellEnd"/>
      <w:r w:rsidRPr="00B0248E">
        <w:rPr>
          <w:rFonts w:eastAsia="楷体" w:cs="Calibri"/>
          <w:color w:val="000000"/>
          <w:szCs w:val="24"/>
        </w:rPr>
        <w:t>": "1539248604"</w:t>
      </w:r>
    </w:p>
    <w:p w14:paraId="69B0AF42" w14:textId="77777777" w:rsidR="00B0248E" w:rsidRPr="00B0248E" w:rsidRDefault="00B0248E" w:rsidP="00B0248E">
      <w:pPr>
        <w:spacing w:line="460" w:lineRule="exact"/>
        <w:rPr>
          <w:rFonts w:eastAsia="楷体" w:cs="Calibri"/>
          <w:color w:val="000000"/>
          <w:szCs w:val="24"/>
        </w:rPr>
      </w:pPr>
      <w:r w:rsidRPr="00B0248E">
        <w:rPr>
          <w:rFonts w:eastAsia="楷体" w:cs="Calibri"/>
          <w:color w:val="000000"/>
          <w:szCs w:val="24"/>
        </w:rPr>
        <w:t xml:space="preserve">  }</w:t>
      </w:r>
    </w:p>
    <w:p w14:paraId="3A4077C7" w14:textId="77777777" w:rsidR="00B0248E" w:rsidRPr="00B0248E" w:rsidRDefault="00B0248E" w:rsidP="00B0248E">
      <w:pPr>
        <w:spacing w:line="460" w:lineRule="exact"/>
        <w:rPr>
          <w:rFonts w:eastAsia="楷体" w:cs="Calibri"/>
          <w:color w:val="000000"/>
          <w:szCs w:val="24"/>
        </w:rPr>
      </w:pPr>
      <w:r w:rsidRPr="00B0248E">
        <w:rPr>
          <w:rFonts w:eastAsia="楷体" w:cs="Calibri"/>
          <w:color w:val="000000"/>
          <w:szCs w:val="24"/>
        </w:rPr>
        <w:t>}</w:t>
      </w:r>
    </w:p>
    <w:p w14:paraId="563FF059" w14:textId="77777777" w:rsidR="00B0248E" w:rsidRDefault="00B0248E" w:rsidP="00B0248E">
      <w:pPr>
        <w:pStyle w:val="2"/>
      </w:pPr>
      <w:bookmarkStart w:id="25" w:name="_Toc531094349"/>
      <w:commentRangeStart w:id="26"/>
      <w:r>
        <w:rPr>
          <w:rFonts w:hint="eastAsia"/>
        </w:rPr>
        <w:t>时空线面对象存储</w:t>
      </w:r>
      <w:commentRangeEnd w:id="26"/>
      <w:r w:rsidR="007712C7">
        <w:rPr>
          <w:rStyle w:val="afd"/>
          <w:rFonts w:ascii="Times New Roman" w:eastAsia="宋体" w:hAnsi="Times New Roman"/>
          <w:snapToGrid w:val="0"/>
        </w:rPr>
        <w:commentReference w:id="26"/>
      </w:r>
      <w:bookmarkEnd w:id="25"/>
    </w:p>
    <w:p w14:paraId="6DF4651D" w14:textId="77777777" w:rsidR="00833155" w:rsidRDefault="00B0248E" w:rsidP="004F66C4">
      <w:pPr>
        <w:widowControl/>
        <w:ind w:firstLineChars="200" w:firstLine="420"/>
        <w:rPr>
          <w:rFonts w:ascii="宋体" w:hAnsi="宋体"/>
        </w:rPr>
      </w:pPr>
      <w:r w:rsidRPr="007377AD">
        <w:rPr>
          <w:rFonts w:ascii="宋体" w:hAnsi="宋体" w:hint="eastAsia"/>
        </w:rPr>
        <w:t>线、与面的存储模型与点不同。</w:t>
      </w:r>
      <w:r>
        <w:rPr>
          <w:rFonts w:ascii="宋体" w:hAnsi="宋体" w:hint="eastAsia"/>
        </w:rPr>
        <w:t>如图6-2（a</w:t>
      </w:r>
      <w:r>
        <w:rPr>
          <w:rFonts w:ascii="宋体" w:hAnsi="宋体"/>
        </w:rPr>
        <w:t>)</w:t>
      </w:r>
      <w:r>
        <w:rPr>
          <w:rFonts w:ascii="宋体" w:hAnsi="宋体" w:hint="eastAsia"/>
        </w:rPr>
        <w:t>，（</w:t>
      </w:r>
      <w:r>
        <w:rPr>
          <w:rFonts w:ascii="宋体" w:hAnsi="宋体"/>
        </w:rPr>
        <w:t>b)</w:t>
      </w:r>
      <w:r>
        <w:rPr>
          <w:rFonts w:ascii="宋体" w:hAnsi="宋体" w:hint="eastAsia"/>
        </w:rPr>
        <w:t>图所示，</w:t>
      </w:r>
      <w:r w:rsidRPr="007377AD">
        <w:rPr>
          <w:rFonts w:ascii="宋体" w:hAnsi="宋体" w:hint="eastAsia"/>
        </w:rPr>
        <w:t>当用</w:t>
      </w:r>
      <w:r>
        <w:rPr>
          <w:rFonts w:ascii="宋体" w:hAnsi="宋体" w:hint="eastAsia"/>
        </w:rPr>
        <w:t>时空单元</w:t>
      </w:r>
      <w:r w:rsidRPr="007377AD">
        <w:rPr>
          <w:rFonts w:ascii="宋体" w:hAnsi="宋体" w:hint="eastAsia"/>
        </w:rPr>
        <w:t>去近似表达</w:t>
      </w:r>
      <w:r>
        <w:rPr>
          <w:rFonts w:ascii="宋体" w:hAnsi="宋体" w:hint="eastAsia"/>
        </w:rPr>
        <w:t>时空面对象时</w:t>
      </w:r>
      <w:r w:rsidRPr="007377AD">
        <w:rPr>
          <w:rFonts w:ascii="宋体" w:hAnsi="宋体" w:hint="eastAsia"/>
        </w:rPr>
        <w:t>，近似的越精确，</w:t>
      </w:r>
      <w:r>
        <w:rPr>
          <w:rFonts w:ascii="宋体" w:hAnsi="宋体" w:hint="eastAsia"/>
        </w:rPr>
        <w:t>一个时空线面对象则需要</w:t>
      </w:r>
      <w:r w:rsidR="004F66C4">
        <w:rPr>
          <w:rFonts w:ascii="宋体" w:hAnsi="宋体" w:hint="eastAsia"/>
        </w:rPr>
        <w:t>更多精细</w:t>
      </w:r>
      <w:r>
        <w:rPr>
          <w:rFonts w:ascii="宋体" w:hAnsi="宋体" w:hint="eastAsia"/>
        </w:rPr>
        <w:t>的时空单元</w:t>
      </w:r>
      <w:r w:rsidR="004F66C4">
        <w:rPr>
          <w:rFonts w:ascii="宋体" w:hAnsi="宋体" w:hint="eastAsia"/>
        </w:rPr>
        <w:t>来</w:t>
      </w:r>
      <w:r>
        <w:rPr>
          <w:rFonts w:ascii="宋体" w:hAnsi="宋体" w:hint="eastAsia"/>
        </w:rPr>
        <w:t>表达。在</w:t>
      </w:r>
      <w:r>
        <w:rPr>
          <w:rFonts w:ascii="宋体" w:hAnsi="宋体" w:hint="eastAsia"/>
        </w:rPr>
        <w:lastRenderedPageBreak/>
        <w:t>线面对象存储过程中，如若将时空立方作为键，则一个线面对象可能在多个不同的键中都得作为内容存储</w:t>
      </w:r>
      <w:r w:rsidRPr="007377AD">
        <w:rPr>
          <w:rFonts w:ascii="宋体" w:hAnsi="宋体" w:hint="eastAsia"/>
        </w:rPr>
        <w:t>。</w:t>
      </w:r>
      <w:r w:rsidR="004F66C4">
        <w:rPr>
          <w:rFonts w:ascii="宋体" w:hAnsi="宋体" w:hint="eastAsia"/>
        </w:rPr>
        <w:t>综合存储的空间效率和查询的时间效率，本设计用尽可能精细的时空单元去逼近时空线面对象，</w:t>
      </w:r>
      <w:r w:rsidR="00833155">
        <w:rPr>
          <w:rFonts w:ascii="宋体" w:hAnsi="宋体" w:hint="eastAsia"/>
        </w:rPr>
        <w:t>但又</w:t>
      </w:r>
      <w:r w:rsidR="004F66C4">
        <w:rPr>
          <w:rFonts w:ascii="宋体" w:hAnsi="宋体" w:hint="eastAsia"/>
        </w:rPr>
        <w:t>使得线面对象最多落在4个时空单元内，即任意一个线面对象最多不超过4分冗余存储。具体的近似方案见8</w:t>
      </w:r>
      <w:r w:rsidR="003D2BEE">
        <w:rPr>
          <w:rFonts w:ascii="宋体" w:hAnsi="宋体" w:hint="eastAsia"/>
        </w:rPr>
        <w:t>.1节。</w:t>
      </w:r>
    </w:p>
    <w:tbl>
      <w:tblPr>
        <w:tblStyle w:val="af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6"/>
        <w:gridCol w:w="3486"/>
      </w:tblGrid>
      <w:tr w:rsidR="00833155" w14:paraId="150629D8" w14:textId="77777777" w:rsidTr="00B52C4B">
        <w:trPr>
          <w:trHeight w:val="3125"/>
          <w:jc w:val="center"/>
        </w:trPr>
        <w:tc>
          <w:tcPr>
            <w:tcW w:w="3486" w:type="dxa"/>
          </w:tcPr>
          <w:p w14:paraId="53D8011F" w14:textId="77777777" w:rsidR="00833155" w:rsidRDefault="00833155" w:rsidP="00B52C4B">
            <w:pPr>
              <w:rPr>
                <w:rFonts w:ascii="宋体" w:hAnsi="宋体"/>
              </w:rPr>
            </w:pPr>
            <w:r w:rsidRPr="00F10F15">
              <w:rPr>
                <w:rFonts w:ascii="宋体" w:hAnsi="宋体" w:cs="宋体"/>
                <w:noProof/>
                <w:sz w:val="24"/>
                <w:szCs w:val="24"/>
              </w:rPr>
              <w:drawing>
                <wp:inline distT="0" distB="0" distL="0" distR="0" wp14:anchorId="276598C9" wp14:editId="7FA32218">
                  <wp:extent cx="2074680" cy="1710000"/>
                  <wp:effectExtent l="0" t="0" r="1905" b="5080"/>
                  <wp:docPr id="6" name="图片 6" descr="C:\Users\xc\Documents\Tencent Files\928057013\Image\C2C\Y0NQY1TA`G2PWL$I4GOVZL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xc\Documents\Tencent Files\928057013\Image\C2C\Y0NQY1TA`G2PWL$I4GOVZL0.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74680" cy="1710000"/>
                          </a:xfrm>
                          <a:prstGeom prst="rect">
                            <a:avLst/>
                          </a:prstGeom>
                          <a:noFill/>
                          <a:ln>
                            <a:noFill/>
                          </a:ln>
                        </pic:spPr>
                      </pic:pic>
                    </a:graphicData>
                  </a:graphic>
                </wp:inline>
              </w:drawing>
            </w:r>
          </w:p>
        </w:tc>
        <w:tc>
          <w:tcPr>
            <w:tcW w:w="3486" w:type="dxa"/>
          </w:tcPr>
          <w:p w14:paraId="20AFD835" w14:textId="77777777" w:rsidR="00833155" w:rsidRDefault="00833155" w:rsidP="00B52C4B">
            <w:pPr>
              <w:rPr>
                <w:rFonts w:ascii="宋体" w:hAnsi="宋体"/>
              </w:rPr>
            </w:pPr>
            <w:r w:rsidRPr="00F10F15">
              <w:rPr>
                <w:rFonts w:ascii="宋体" w:hAnsi="宋体" w:cs="宋体"/>
                <w:noProof/>
                <w:sz w:val="24"/>
                <w:szCs w:val="24"/>
              </w:rPr>
              <w:drawing>
                <wp:inline distT="0" distB="0" distL="0" distR="0" wp14:anchorId="305FF312" wp14:editId="6BFCD938">
                  <wp:extent cx="2070923" cy="1708150"/>
                  <wp:effectExtent l="0" t="0" r="5715" b="6350"/>
                  <wp:docPr id="4" name="图片 4" descr="C:\Users\xc\Documents\Tencent Files\928057013\Image\C2C\@S_(]2IY_EXY4G6UWJ%}@B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xc\Documents\Tencent Files\928057013\Image\C2C\@S_(]2IY_EXY4G6UWJ%}@BG.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75345" cy="1711798"/>
                          </a:xfrm>
                          <a:prstGeom prst="rect">
                            <a:avLst/>
                          </a:prstGeom>
                          <a:noFill/>
                          <a:ln>
                            <a:noFill/>
                          </a:ln>
                        </pic:spPr>
                      </pic:pic>
                    </a:graphicData>
                  </a:graphic>
                </wp:inline>
              </w:drawing>
            </w:r>
          </w:p>
        </w:tc>
      </w:tr>
      <w:tr w:rsidR="00833155" w14:paraId="3909B6BD" w14:textId="77777777" w:rsidTr="00B52C4B">
        <w:trPr>
          <w:trHeight w:val="50"/>
          <w:jc w:val="center"/>
        </w:trPr>
        <w:tc>
          <w:tcPr>
            <w:tcW w:w="3486" w:type="dxa"/>
          </w:tcPr>
          <w:p w14:paraId="28800CFA" w14:textId="77777777" w:rsidR="00833155" w:rsidRPr="00B0248E" w:rsidRDefault="00833155" w:rsidP="00B52C4B">
            <w:pPr>
              <w:jc w:val="center"/>
              <w:rPr>
                <w:rFonts w:ascii="宋体" w:hAnsi="宋体" w:cs="宋体"/>
                <w:b/>
                <w:i/>
                <w:noProof/>
                <w:sz w:val="24"/>
                <w:szCs w:val="24"/>
              </w:rPr>
            </w:pPr>
            <w:r w:rsidRPr="00B0248E">
              <w:rPr>
                <w:rFonts w:ascii="宋体" w:hAnsi="宋体" w:cs="宋体" w:hint="eastAsia"/>
                <w:b/>
                <w:i/>
                <w:noProof/>
                <w:sz w:val="18"/>
                <w:szCs w:val="24"/>
              </w:rPr>
              <w:t>（a）</w:t>
            </w:r>
          </w:p>
        </w:tc>
        <w:tc>
          <w:tcPr>
            <w:tcW w:w="3486" w:type="dxa"/>
          </w:tcPr>
          <w:p w14:paraId="537E8D90" w14:textId="77777777" w:rsidR="00833155" w:rsidRPr="00B0248E" w:rsidRDefault="00833155" w:rsidP="00B52C4B">
            <w:pPr>
              <w:jc w:val="center"/>
              <w:rPr>
                <w:rFonts w:ascii="宋体" w:hAnsi="宋体" w:cs="宋体"/>
                <w:b/>
                <w:i/>
                <w:noProof/>
                <w:sz w:val="24"/>
                <w:szCs w:val="24"/>
              </w:rPr>
            </w:pPr>
            <w:r w:rsidRPr="00B0248E">
              <w:rPr>
                <w:rFonts w:ascii="宋体" w:hAnsi="宋体" w:cs="宋体" w:hint="eastAsia"/>
                <w:b/>
                <w:i/>
                <w:noProof/>
                <w:sz w:val="18"/>
                <w:szCs w:val="24"/>
              </w:rPr>
              <w:t>（b）</w:t>
            </w:r>
          </w:p>
        </w:tc>
      </w:tr>
    </w:tbl>
    <w:p w14:paraId="44B439F1" w14:textId="77777777" w:rsidR="00833155" w:rsidRPr="00833155" w:rsidRDefault="00833155" w:rsidP="00833155">
      <w:pPr>
        <w:ind w:firstLineChars="200" w:firstLine="361"/>
        <w:jc w:val="center"/>
        <w:rPr>
          <w:rFonts w:ascii="宋体" w:hAnsi="宋体"/>
          <w:b/>
          <w:i/>
          <w:sz w:val="18"/>
        </w:rPr>
      </w:pPr>
      <w:r w:rsidRPr="00B0248E">
        <w:rPr>
          <w:rFonts w:ascii="宋体" w:hAnsi="宋体"/>
          <w:b/>
          <w:i/>
          <w:sz w:val="18"/>
        </w:rPr>
        <w:t>图</w:t>
      </w:r>
      <w:r>
        <w:rPr>
          <w:rFonts w:ascii="宋体" w:hAnsi="宋体" w:hint="eastAsia"/>
          <w:b/>
          <w:i/>
          <w:sz w:val="18"/>
        </w:rPr>
        <w:t>6-2</w:t>
      </w:r>
      <w:r w:rsidRPr="00B0248E">
        <w:rPr>
          <w:rFonts w:ascii="宋体" w:hAnsi="宋体"/>
          <w:b/>
          <w:i/>
          <w:sz w:val="18"/>
        </w:rPr>
        <w:t xml:space="preserve"> </w:t>
      </w:r>
      <w:r w:rsidRPr="00B0248E">
        <w:rPr>
          <w:rFonts w:ascii="宋体" w:hAnsi="宋体" w:hint="eastAsia"/>
          <w:b/>
          <w:i/>
          <w:sz w:val="18"/>
        </w:rPr>
        <w:t>面对象近似表达示意图</w:t>
      </w:r>
    </w:p>
    <w:p w14:paraId="511F9EC1" w14:textId="77777777" w:rsidR="00B0248E" w:rsidRDefault="00B0248E" w:rsidP="00B0248E">
      <w:pPr>
        <w:widowControl/>
        <w:ind w:firstLineChars="200" w:firstLine="420"/>
        <w:rPr>
          <w:rFonts w:ascii="宋体" w:hAnsi="宋体"/>
        </w:rPr>
      </w:pPr>
      <w:r>
        <w:rPr>
          <w:rFonts w:ascii="宋体" w:hAnsi="宋体" w:hint="eastAsia"/>
        </w:rPr>
        <w:t>与</w:t>
      </w:r>
      <w:proofErr w:type="gramStart"/>
      <w:r>
        <w:rPr>
          <w:rFonts w:ascii="宋体" w:hAnsi="宋体" w:hint="eastAsia"/>
        </w:rPr>
        <w:t>点对象</w:t>
      </w:r>
      <w:proofErr w:type="gramEnd"/>
      <w:r>
        <w:rPr>
          <w:rFonts w:ascii="宋体" w:hAnsi="宋体" w:hint="eastAsia"/>
        </w:rPr>
        <w:t>一样，线面对象存储同样有编码表和数据表两个表来存储。线面对象编码表存储如表6-6</w:t>
      </w:r>
      <w:r>
        <w:rPr>
          <w:rFonts w:ascii="宋体" w:hAnsi="宋体"/>
        </w:rPr>
        <w:t>,</w:t>
      </w:r>
      <w:r w:rsidR="00F0444E">
        <w:rPr>
          <w:rFonts w:ascii="宋体" w:hAnsi="宋体" w:hint="eastAsia"/>
        </w:rPr>
        <w:t>其名称为“</w:t>
      </w:r>
      <w:proofErr w:type="spellStart"/>
      <w:r w:rsidR="00F0444E">
        <w:rPr>
          <w:rFonts w:ascii="宋体" w:hAnsi="宋体" w:hint="eastAsia"/>
        </w:rPr>
        <w:t>Data</w:t>
      </w:r>
      <w:r w:rsidR="00870A84">
        <w:rPr>
          <w:rFonts w:ascii="宋体" w:hAnsi="宋体"/>
        </w:rPr>
        <w:t>s</w:t>
      </w:r>
      <w:r w:rsidR="00F0444E">
        <w:rPr>
          <w:rFonts w:ascii="宋体" w:hAnsi="宋体"/>
        </w:rPr>
        <w:t>etName_TypeIndex</w:t>
      </w:r>
      <w:proofErr w:type="spellEnd"/>
      <w:r w:rsidR="00F0444E">
        <w:rPr>
          <w:rFonts w:ascii="宋体" w:hAnsi="宋体" w:hint="eastAsia"/>
        </w:rPr>
        <w:t>”（Type由数据</w:t>
      </w:r>
      <w:proofErr w:type="gramStart"/>
      <w:r w:rsidR="00F0444E">
        <w:rPr>
          <w:rFonts w:ascii="宋体" w:hAnsi="宋体" w:hint="eastAsia"/>
        </w:rPr>
        <w:t>集类型</w:t>
      </w:r>
      <w:proofErr w:type="gramEnd"/>
      <w:r w:rsidR="00F0444E">
        <w:rPr>
          <w:rFonts w:ascii="宋体" w:hAnsi="宋体" w:hint="eastAsia"/>
        </w:rPr>
        <w:t>而定，如果为线对像则为Line，面对象则为</w:t>
      </w:r>
      <w:r w:rsidR="00F0444E" w:rsidRPr="00F0444E">
        <w:rPr>
          <w:rFonts w:ascii="宋体" w:hAnsi="宋体"/>
        </w:rPr>
        <w:t>Polygon</w:t>
      </w:r>
      <w:r w:rsidR="00F0444E">
        <w:rPr>
          <w:rFonts w:ascii="宋体" w:hAnsi="宋体" w:hint="eastAsia"/>
        </w:rPr>
        <w:t>），</w:t>
      </w:r>
      <w:proofErr w:type="gramStart"/>
      <w:r w:rsidRPr="007377AD">
        <w:rPr>
          <w:rFonts w:ascii="宋体" w:hAnsi="宋体" w:hint="eastAsia"/>
        </w:rPr>
        <w:t>其中行键</w:t>
      </w:r>
      <w:proofErr w:type="gramEnd"/>
      <w:r w:rsidRPr="007377AD">
        <w:rPr>
          <w:rFonts w:ascii="宋体" w:hAnsi="宋体" w:hint="eastAsia"/>
        </w:rPr>
        <w:t>即为所在的时空立方体的编码</w:t>
      </w:r>
      <w:r>
        <w:rPr>
          <w:rFonts w:ascii="宋体" w:hAnsi="宋体" w:hint="eastAsia"/>
        </w:rPr>
        <w:t>，同样可以由总体的时空一体编码方案设计T-S来定义，如Y-Geohash，时间按年来划分且空间编码使用Geohash。</w:t>
      </w:r>
      <w:proofErr w:type="gramStart"/>
      <w:r w:rsidRPr="007377AD">
        <w:rPr>
          <w:rFonts w:ascii="宋体" w:hAnsi="宋体" w:hint="eastAsia"/>
        </w:rPr>
        <w:t>定义列族为</w:t>
      </w:r>
      <w:proofErr w:type="gramEnd"/>
      <w:r w:rsidR="00F0444E">
        <w:rPr>
          <w:rFonts w:ascii="宋体" w:hAnsi="宋体" w:hint="eastAsia"/>
        </w:rPr>
        <w:t>F</w:t>
      </w:r>
      <w:r w:rsidRPr="007377AD">
        <w:rPr>
          <w:rFonts w:ascii="宋体" w:hAnsi="宋体" w:hint="eastAsia"/>
        </w:rPr>
        <w:t>,</w:t>
      </w:r>
      <w:proofErr w:type="gramStart"/>
      <w:r>
        <w:rPr>
          <w:rFonts w:ascii="宋体" w:hAnsi="宋体" w:hint="eastAsia"/>
        </w:rPr>
        <w:t>该列族下</w:t>
      </w:r>
      <w:proofErr w:type="gramEnd"/>
      <w:r>
        <w:rPr>
          <w:rFonts w:ascii="宋体" w:hAnsi="宋体" w:hint="eastAsia"/>
        </w:rPr>
        <w:t>有</w:t>
      </w:r>
      <w:r w:rsidRPr="007377AD">
        <w:rPr>
          <w:rFonts w:ascii="宋体" w:hAnsi="宋体" w:hint="eastAsia"/>
        </w:rPr>
        <w:t>不同的列，</w:t>
      </w:r>
      <w:r>
        <w:rPr>
          <w:rFonts w:ascii="宋体" w:hAnsi="宋体" w:hint="eastAsia"/>
        </w:rPr>
        <w:t>且列名为各对象的</w:t>
      </w:r>
      <w:proofErr w:type="spellStart"/>
      <w:r>
        <w:rPr>
          <w:rFonts w:ascii="宋体" w:hAnsi="宋体" w:hint="eastAsia"/>
        </w:rPr>
        <w:t>ObjectID</w:t>
      </w:r>
      <w:proofErr w:type="spellEnd"/>
      <w:r>
        <w:rPr>
          <w:rFonts w:ascii="宋体" w:hAnsi="宋体" w:hint="eastAsia"/>
        </w:rPr>
        <w:t>，仅存储线、面对象的几何信息。但因为上述线面对象的冗余机制，即一个线面对象可能出现在至多四个时空单元，也就是</w:t>
      </w:r>
      <w:proofErr w:type="gramStart"/>
      <w:r>
        <w:rPr>
          <w:rFonts w:ascii="宋体" w:hAnsi="宋体" w:hint="eastAsia"/>
        </w:rPr>
        <w:t>四个行键中</w:t>
      </w:r>
      <w:proofErr w:type="gramEnd"/>
      <w:r>
        <w:rPr>
          <w:rFonts w:ascii="宋体" w:hAnsi="宋体" w:hint="eastAsia"/>
        </w:rPr>
        <w:t>。</w:t>
      </w:r>
    </w:p>
    <w:p w14:paraId="451A218A" w14:textId="77777777" w:rsidR="00B0248E" w:rsidRDefault="00B0248E" w:rsidP="00B0248E">
      <w:pPr>
        <w:ind w:firstLineChars="200" w:firstLine="420"/>
        <w:jc w:val="center"/>
        <w:rPr>
          <w:rFonts w:ascii="宋体" w:hAnsi="宋体"/>
        </w:rPr>
      </w:pPr>
      <w:r>
        <w:rPr>
          <w:rFonts w:ascii="宋体" w:hAnsi="宋体" w:hint="eastAsia"/>
        </w:rPr>
        <w:t>表6-6</w:t>
      </w:r>
      <w:r>
        <w:rPr>
          <w:rFonts w:ascii="宋体" w:hAnsi="宋体"/>
        </w:rPr>
        <w:t xml:space="preserve"> </w:t>
      </w:r>
      <w:r>
        <w:rPr>
          <w:rFonts w:ascii="宋体" w:hAnsi="宋体" w:hint="eastAsia"/>
        </w:rPr>
        <w:t>线面对象存储编码表</w:t>
      </w:r>
    </w:p>
    <w:tbl>
      <w:tblPr>
        <w:tblStyle w:val="af2"/>
        <w:tblW w:w="7361" w:type="dxa"/>
        <w:jc w:val="center"/>
        <w:tblLook w:val="04A0" w:firstRow="1" w:lastRow="0" w:firstColumn="1" w:lastColumn="0" w:noHBand="0" w:noVBand="1"/>
      </w:tblPr>
      <w:tblGrid>
        <w:gridCol w:w="1271"/>
        <w:gridCol w:w="981"/>
        <w:gridCol w:w="1219"/>
        <w:gridCol w:w="1066"/>
        <w:gridCol w:w="1412"/>
        <w:gridCol w:w="1412"/>
      </w:tblGrid>
      <w:tr w:rsidR="004F66C4" w:rsidRPr="00F14EF9" w14:paraId="518C6C9C" w14:textId="77777777" w:rsidTr="003D2BEE">
        <w:trPr>
          <w:trHeight w:val="529"/>
          <w:jc w:val="center"/>
        </w:trPr>
        <w:tc>
          <w:tcPr>
            <w:tcW w:w="1271" w:type="dxa"/>
            <w:vMerge w:val="restart"/>
            <w:vAlign w:val="center"/>
          </w:tcPr>
          <w:p w14:paraId="1685734B" w14:textId="77777777" w:rsidR="004F66C4" w:rsidRPr="00F14EF9" w:rsidRDefault="004F66C4" w:rsidP="00B0248E">
            <w:pPr>
              <w:jc w:val="center"/>
              <w:rPr>
                <w:rFonts w:eastAsia="等线"/>
                <w:b/>
                <w:sz w:val="16"/>
                <w:szCs w:val="16"/>
              </w:rPr>
            </w:pPr>
            <w:bookmarkStart w:id="27" w:name="_GoBack"/>
            <w:proofErr w:type="spellStart"/>
            <w:r w:rsidRPr="00F14EF9">
              <w:rPr>
                <w:rFonts w:eastAsia="等线"/>
                <w:b/>
                <w:sz w:val="16"/>
                <w:szCs w:val="16"/>
              </w:rPr>
              <w:t>RowKey</w:t>
            </w:r>
            <w:proofErr w:type="spellEnd"/>
          </w:p>
        </w:tc>
        <w:tc>
          <w:tcPr>
            <w:tcW w:w="4678" w:type="dxa"/>
            <w:gridSpan w:val="4"/>
            <w:vAlign w:val="center"/>
          </w:tcPr>
          <w:p w14:paraId="18A4B4A7" w14:textId="77777777" w:rsidR="004F66C4" w:rsidRPr="00F14EF9" w:rsidRDefault="00F0444E" w:rsidP="00B0248E">
            <w:pPr>
              <w:jc w:val="center"/>
              <w:rPr>
                <w:rFonts w:eastAsia="等线"/>
                <w:b/>
                <w:sz w:val="16"/>
                <w:szCs w:val="16"/>
              </w:rPr>
            </w:pPr>
            <w:r>
              <w:rPr>
                <w:rFonts w:eastAsia="等线"/>
                <w:b/>
                <w:sz w:val="16"/>
                <w:szCs w:val="16"/>
              </w:rPr>
              <w:t>F</w:t>
            </w:r>
          </w:p>
        </w:tc>
        <w:tc>
          <w:tcPr>
            <w:tcW w:w="1412" w:type="dxa"/>
            <w:vMerge w:val="restart"/>
            <w:vAlign w:val="center"/>
          </w:tcPr>
          <w:p w14:paraId="01B32B2F" w14:textId="77777777" w:rsidR="004F66C4" w:rsidRPr="00F14EF9" w:rsidRDefault="004F66C4" w:rsidP="00B0248E">
            <w:pPr>
              <w:jc w:val="center"/>
              <w:rPr>
                <w:rFonts w:eastAsia="等线"/>
                <w:b/>
                <w:sz w:val="16"/>
                <w:szCs w:val="16"/>
              </w:rPr>
            </w:pPr>
            <w:proofErr w:type="spellStart"/>
            <w:r w:rsidRPr="00F14EF9">
              <w:rPr>
                <w:rFonts w:eastAsia="等线"/>
                <w:b/>
                <w:sz w:val="16"/>
                <w:szCs w:val="16"/>
              </w:rPr>
              <w:t>TimeStamp</w:t>
            </w:r>
            <w:proofErr w:type="spellEnd"/>
          </w:p>
        </w:tc>
      </w:tr>
      <w:tr w:rsidR="004F66C4" w:rsidRPr="00F14EF9" w14:paraId="78C35ECA" w14:textId="77777777" w:rsidTr="004F66C4">
        <w:trPr>
          <w:trHeight w:val="54"/>
          <w:jc w:val="center"/>
        </w:trPr>
        <w:tc>
          <w:tcPr>
            <w:tcW w:w="1271" w:type="dxa"/>
            <w:vMerge/>
          </w:tcPr>
          <w:p w14:paraId="132F81E8" w14:textId="77777777" w:rsidR="004F66C4" w:rsidRPr="00F14EF9" w:rsidRDefault="004F66C4" w:rsidP="00B0248E">
            <w:pPr>
              <w:jc w:val="center"/>
              <w:rPr>
                <w:rFonts w:eastAsia="等线"/>
                <w:b/>
                <w:sz w:val="16"/>
                <w:szCs w:val="16"/>
              </w:rPr>
            </w:pPr>
          </w:p>
        </w:tc>
        <w:tc>
          <w:tcPr>
            <w:tcW w:w="981" w:type="dxa"/>
          </w:tcPr>
          <w:p w14:paraId="2097549C" w14:textId="77777777" w:rsidR="004F66C4" w:rsidRPr="00F14EF9" w:rsidRDefault="004F66C4" w:rsidP="00B0248E">
            <w:pPr>
              <w:jc w:val="center"/>
              <w:rPr>
                <w:rFonts w:eastAsia="等线"/>
                <w:sz w:val="16"/>
                <w:szCs w:val="16"/>
              </w:rPr>
            </w:pPr>
            <w:r w:rsidRPr="00F14EF9">
              <w:rPr>
                <w:rFonts w:eastAsia="等线"/>
                <w:sz w:val="16"/>
                <w:szCs w:val="16"/>
              </w:rPr>
              <w:t>ObjectID1</w:t>
            </w:r>
          </w:p>
        </w:tc>
        <w:tc>
          <w:tcPr>
            <w:tcW w:w="1219" w:type="dxa"/>
          </w:tcPr>
          <w:p w14:paraId="6895A868" w14:textId="77777777" w:rsidR="004F66C4" w:rsidRPr="00F14EF9" w:rsidRDefault="004F66C4" w:rsidP="00B0248E">
            <w:pPr>
              <w:jc w:val="center"/>
              <w:rPr>
                <w:rFonts w:eastAsia="等线"/>
                <w:sz w:val="16"/>
                <w:szCs w:val="16"/>
              </w:rPr>
            </w:pPr>
            <w:r w:rsidRPr="00F14EF9">
              <w:rPr>
                <w:rFonts w:eastAsia="等线"/>
                <w:sz w:val="16"/>
                <w:szCs w:val="16"/>
              </w:rPr>
              <w:t>ObjectID2</w:t>
            </w:r>
          </w:p>
        </w:tc>
        <w:tc>
          <w:tcPr>
            <w:tcW w:w="1066" w:type="dxa"/>
          </w:tcPr>
          <w:p w14:paraId="506A7F6A" w14:textId="77777777" w:rsidR="004F66C4" w:rsidRPr="00F14EF9" w:rsidRDefault="004F66C4" w:rsidP="00B0248E">
            <w:pPr>
              <w:jc w:val="center"/>
              <w:rPr>
                <w:rFonts w:eastAsia="等线"/>
                <w:sz w:val="16"/>
                <w:szCs w:val="16"/>
              </w:rPr>
            </w:pPr>
            <w:r w:rsidRPr="00F14EF9">
              <w:rPr>
                <w:rFonts w:eastAsia="等线"/>
                <w:sz w:val="16"/>
                <w:szCs w:val="16"/>
              </w:rPr>
              <w:t>ObjectID3</w:t>
            </w:r>
          </w:p>
        </w:tc>
        <w:tc>
          <w:tcPr>
            <w:tcW w:w="1412" w:type="dxa"/>
          </w:tcPr>
          <w:p w14:paraId="20A6D2FC" w14:textId="77777777" w:rsidR="004F66C4" w:rsidRPr="00F14EF9" w:rsidRDefault="004F66C4" w:rsidP="00B0248E">
            <w:pPr>
              <w:jc w:val="center"/>
              <w:rPr>
                <w:rFonts w:eastAsia="等线"/>
                <w:sz w:val="16"/>
                <w:szCs w:val="16"/>
              </w:rPr>
            </w:pPr>
            <w:r>
              <w:rPr>
                <w:rFonts w:eastAsia="等线"/>
                <w:sz w:val="16"/>
                <w:szCs w:val="16"/>
              </w:rPr>
              <w:t>…</w:t>
            </w:r>
          </w:p>
        </w:tc>
        <w:tc>
          <w:tcPr>
            <w:tcW w:w="1412" w:type="dxa"/>
            <w:vMerge/>
          </w:tcPr>
          <w:p w14:paraId="3AF8E058" w14:textId="77777777" w:rsidR="004F66C4" w:rsidRPr="00F14EF9" w:rsidRDefault="004F66C4" w:rsidP="00B0248E">
            <w:pPr>
              <w:jc w:val="center"/>
              <w:rPr>
                <w:rFonts w:eastAsia="等线"/>
                <w:sz w:val="16"/>
                <w:szCs w:val="16"/>
              </w:rPr>
            </w:pPr>
          </w:p>
        </w:tc>
      </w:tr>
      <w:tr w:rsidR="004F66C4" w:rsidRPr="00F14EF9" w14:paraId="53259676" w14:textId="77777777" w:rsidTr="004F66C4">
        <w:trPr>
          <w:trHeight w:val="195"/>
          <w:jc w:val="center"/>
        </w:trPr>
        <w:tc>
          <w:tcPr>
            <w:tcW w:w="1271" w:type="dxa"/>
            <w:vMerge w:val="restart"/>
          </w:tcPr>
          <w:p w14:paraId="7A186EE1" w14:textId="77777777" w:rsidR="004F66C4" w:rsidRPr="00F14EF9" w:rsidRDefault="004F66C4" w:rsidP="00B0248E">
            <w:pPr>
              <w:jc w:val="center"/>
              <w:rPr>
                <w:rFonts w:eastAsia="等线"/>
                <w:b/>
                <w:sz w:val="16"/>
                <w:szCs w:val="16"/>
              </w:rPr>
            </w:pPr>
            <w:r w:rsidRPr="00F14EF9">
              <w:rPr>
                <w:rFonts w:eastAsia="等线"/>
                <w:b/>
                <w:sz w:val="18"/>
                <w:szCs w:val="16"/>
              </w:rPr>
              <w:t>Index1</w:t>
            </w:r>
          </w:p>
        </w:tc>
        <w:tc>
          <w:tcPr>
            <w:tcW w:w="981" w:type="dxa"/>
            <w:vMerge w:val="restart"/>
          </w:tcPr>
          <w:p w14:paraId="1662A58D" w14:textId="77777777" w:rsidR="004F66C4" w:rsidRPr="00F14EF9" w:rsidRDefault="004F66C4" w:rsidP="00B0248E">
            <w:pPr>
              <w:jc w:val="center"/>
              <w:rPr>
                <w:rFonts w:eastAsia="等线"/>
                <w:sz w:val="16"/>
                <w:szCs w:val="16"/>
              </w:rPr>
            </w:pPr>
          </w:p>
        </w:tc>
        <w:tc>
          <w:tcPr>
            <w:tcW w:w="1219" w:type="dxa"/>
            <w:vMerge w:val="restart"/>
          </w:tcPr>
          <w:p w14:paraId="6175D6C8" w14:textId="77777777" w:rsidR="004F66C4" w:rsidRPr="00F14EF9" w:rsidRDefault="004F66C4" w:rsidP="00B0248E">
            <w:pPr>
              <w:jc w:val="center"/>
              <w:rPr>
                <w:rFonts w:eastAsia="等线"/>
                <w:sz w:val="16"/>
                <w:szCs w:val="16"/>
              </w:rPr>
            </w:pPr>
          </w:p>
        </w:tc>
        <w:tc>
          <w:tcPr>
            <w:tcW w:w="1066" w:type="dxa"/>
            <w:vMerge w:val="restart"/>
          </w:tcPr>
          <w:p w14:paraId="00BD9838" w14:textId="77777777" w:rsidR="004F66C4" w:rsidRPr="00F14EF9" w:rsidRDefault="004F66C4" w:rsidP="00B0248E">
            <w:pPr>
              <w:jc w:val="center"/>
              <w:rPr>
                <w:rFonts w:eastAsia="等线"/>
                <w:sz w:val="16"/>
                <w:szCs w:val="16"/>
              </w:rPr>
            </w:pPr>
          </w:p>
        </w:tc>
        <w:tc>
          <w:tcPr>
            <w:tcW w:w="1412" w:type="dxa"/>
            <w:vMerge w:val="restart"/>
          </w:tcPr>
          <w:p w14:paraId="04853C7E" w14:textId="77777777" w:rsidR="004F66C4" w:rsidRPr="00F14EF9" w:rsidRDefault="004F66C4" w:rsidP="00B0248E">
            <w:pPr>
              <w:jc w:val="center"/>
              <w:rPr>
                <w:rFonts w:eastAsia="等线"/>
                <w:sz w:val="16"/>
                <w:szCs w:val="16"/>
              </w:rPr>
            </w:pPr>
          </w:p>
        </w:tc>
        <w:tc>
          <w:tcPr>
            <w:tcW w:w="1412" w:type="dxa"/>
          </w:tcPr>
          <w:p w14:paraId="066E5E55" w14:textId="77777777" w:rsidR="004F66C4" w:rsidRPr="00F14EF9" w:rsidRDefault="004F66C4" w:rsidP="00B0248E">
            <w:pPr>
              <w:jc w:val="center"/>
              <w:rPr>
                <w:rFonts w:eastAsia="等线"/>
                <w:sz w:val="16"/>
                <w:szCs w:val="16"/>
              </w:rPr>
            </w:pPr>
          </w:p>
        </w:tc>
      </w:tr>
      <w:tr w:rsidR="004F66C4" w:rsidRPr="00F14EF9" w14:paraId="51A4EBD6" w14:textId="77777777" w:rsidTr="004F66C4">
        <w:trPr>
          <w:trHeight w:val="195"/>
          <w:jc w:val="center"/>
        </w:trPr>
        <w:tc>
          <w:tcPr>
            <w:tcW w:w="1271" w:type="dxa"/>
            <w:vMerge/>
          </w:tcPr>
          <w:p w14:paraId="640A148B" w14:textId="77777777" w:rsidR="004F66C4" w:rsidRPr="00F14EF9" w:rsidRDefault="004F66C4" w:rsidP="00B0248E">
            <w:pPr>
              <w:jc w:val="center"/>
              <w:rPr>
                <w:rFonts w:eastAsia="等线"/>
                <w:b/>
                <w:sz w:val="16"/>
                <w:szCs w:val="16"/>
              </w:rPr>
            </w:pPr>
          </w:p>
        </w:tc>
        <w:tc>
          <w:tcPr>
            <w:tcW w:w="981" w:type="dxa"/>
            <w:vMerge/>
          </w:tcPr>
          <w:p w14:paraId="71C3018B" w14:textId="77777777" w:rsidR="004F66C4" w:rsidRPr="00F14EF9" w:rsidRDefault="004F66C4" w:rsidP="00B0248E">
            <w:pPr>
              <w:jc w:val="center"/>
              <w:rPr>
                <w:rFonts w:eastAsia="等线"/>
                <w:sz w:val="16"/>
                <w:szCs w:val="16"/>
              </w:rPr>
            </w:pPr>
          </w:p>
        </w:tc>
        <w:tc>
          <w:tcPr>
            <w:tcW w:w="1219" w:type="dxa"/>
            <w:vMerge/>
          </w:tcPr>
          <w:p w14:paraId="611F24A9" w14:textId="77777777" w:rsidR="004F66C4" w:rsidRPr="00F14EF9" w:rsidRDefault="004F66C4" w:rsidP="00B0248E">
            <w:pPr>
              <w:jc w:val="center"/>
              <w:rPr>
                <w:rFonts w:eastAsia="等线"/>
                <w:sz w:val="16"/>
                <w:szCs w:val="16"/>
              </w:rPr>
            </w:pPr>
          </w:p>
        </w:tc>
        <w:tc>
          <w:tcPr>
            <w:tcW w:w="1066" w:type="dxa"/>
            <w:vMerge/>
          </w:tcPr>
          <w:p w14:paraId="02CE4848" w14:textId="77777777" w:rsidR="004F66C4" w:rsidRPr="00F14EF9" w:rsidRDefault="004F66C4" w:rsidP="00B0248E">
            <w:pPr>
              <w:jc w:val="center"/>
              <w:rPr>
                <w:rFonts w:eastAsia="等线"/>
                <w:sz w:val="16"/>
                <w:szCs w:val="16"/>
              </w:rPr>
            </w:pPr>
          </w:p>
        </w:tc>
        <w:tc>
          <w:tcPr>
            <w:tcW w:w="1412" w:type="dxa"/>
            <w:vMerge/>
          </w:tcPr>
          <w:p w14:paraId="3EB7A050" w14:textId="77777777" w:rsidR="004F66C4" w:rsidRPr="00F14EF9" w:rsidRDefault="004F66C4" w:rsidP="00B0248E">
            <w:pPr>
              <w:jc w:val="center"/>
              <w:rPr>
                <w:rFonts w:eastAsia="等线"/>
                <w:sz w:val="16"/>
                <w:szCs w:val="16"/>
              </w:rPr>
            </w:pPr>
          </w:p>
        </w:tc>
        <w:tc>
          <w:tcPr>
            <w:tcW w:w="1412" w:type="dxa"/>
          </w:tcPr>
          <w:p w14:paraId="258DF2B6" w14:textId="77777777" w:rsidR="004F66C4" w:rsidRPr="00F14EF9" w:rsidRDefault="004F66C4" w:rsidP="00B0248E">
            <w:pPr>
              <w:jc w:val="center"/>
              <w:rPr>
                <w:rFonts w:eastAsia="等线"/>
                <w:sz w:val="16"/>
                <w:szCs w:val="16"/>
              </w:rPr>
            </w:pPr>
          </w:p>
        </w:tc>
      </w:tr>
      <w:tr w:rsidR="004F66C4" w:rsidRPr="00F14EF9" w14:paraId="536F0E7D" w14:textId="77777777" w:rsidTr="004F66C4">
        <w:trPr>
          <w:trHeight w:val="190"/>
          <w:jc w:val="center"/>
        </w:trPr>
        <w:tc>
          <w:tcPr>
            <w:tcW w:w="1271" w:type="dxa"/>
            <w:vMerge w:val="restart"/>
          </w:tcPr>
          <w:p w14:paraId="3EF841AA" w14:textId="77777777" w:rsidR="004F66C4" w:rsidRPr="00F14EF9" w:rsidRDefault="004F66C4" w:rsidP="00B0248E">
            <w:pPr>
              <w:jc w:val="center"/>
              <w:rPr>
                <w:rFonts w:eastAsia="等线"/>
                <w:b/>
                <w:sz w:val="16"/>
                <w:szCs w:val="16"/>
              </w:rPr>
            </w:pPr>
            <w:r w:rsidRPr="00F14EF9">
              <w:rPr>
                <w:rFonts w:eastAsia="等线"/>
                <w:b/>
                <w:sz w:val="18"/>
                <w:szCs w:val="16"/>
              </w:rPr>
              <w:t>Index2</w:t>
            </w:r>
          </w:p>
        </w:tc>
        <w:tc>
          <w:tcPr>
            <w:tcW w:w="981" w:type="dxa"/>
            <w:vMerge w:val="restart"/>
          </w:tcPr>
          <w:p w14:paraId="54FBF731" w14:textId="77777777" w:rsidR="004F66C4" w:rsidRPr="00F14EF9" w:rsidRDefault="004F66C4" w:rsidP="00B0248E">
            <w:pPr>
              <w:jc w:val="center"/>
              <w:rPr>
                <w:rFonts w:eastAsia="等线"/>
                <w:sz w:val="16"/>
                <w:szCs w:val="16"/>
              </w:rPr>
            </w:pPr>
          </w:p>
        </w:tc>
        <w:tc>
          <w:tcPr>
            <w:tcW w:w="1219" w:type="dxa"/>
            <w:vMerge w:val="restart"/>
          </w:tcPr>
          <w:p w14:paraId="6146E3DF" w14:textId="77777777" w:rsidR="004F66C4" w:rsidRPr="00F14EF9" w:rsidRDefault="004F66C4" w:rsidP="00B0248E">
            <w:pPr>
              <w:jc w:val="center"/>
              <w:rPr>
                <w:rFonts w:eastAsia="等线"/>
                <w:sz w:val="16"/>
                <w:szCs w:val="16"/>
              </w:rPr>
            </w:pPr>
          </w:p>
        </w:tc>
        <w:tc>
          <w:tcPr>
            <w:tcW w:w="1066" w:type="dxa"/>
            <w:vMerge w:val="restart"/>
          </w:tcPr>
          <w:p w14:paraId="77A0D061" w14:textId="77777777" w:rsidR="004F66C4" w:rsidRPr="00F14EF9" w:rsidRDefault="004F66C4" w:rsidP="00B0248E">
            <w:pPr>
              <w:jc w:val="center"/>
              <w:rPr>
                <w:rFonts w:eastAsia="等线"/>
                <w:sz w:val="16"/>
                <w:szCs w:val="16"/>
              </w:rPr>
            </w:pPr>
          </w:p>
        </w:tc>
        <w:tc>
          <w:tcPr>
            <w:tcW w:w="1412" w:type="dxa"/>
            <w:vMerge w:val="restart"/>
          </w:tcPr>
          <w:p w14:paraId="6F67086E" w14:textId="77777777" w:rsidR="004F66C4" w:rsidRPr="00F14EF9" w:rsidRDefault="004F66C4" w:rsidP="00B0248E">
            <w:pPr>
              <w:jc w:val="center"/>
              <w:rPr>
                <w:rFonts w:eastAsia="等线"/>
                <w:sz w:val="16"/>
                <w:szCs w:val="16"/>
              </w:rPr>
            </w:pPr>
          </w:p>
        </w:tc>
        <w:tc>
          <w:tcPr>
            <w:tcW w:w="1412" w:type="dxa"/>
          </w:tcPr>
          <w:p w14:paraId="5EBB5314" w14:textId="77777777" w:rsidR="004F66C4" w:rsidRPr="00F14EF9" w:rsidRDefault="004F66C4" w:rsidP="00B0248E">
            <w:pPr>
              <w:jc w:val="center"/>
              <w:rPr>
                <w:rFonts w:eastAsia="等线"/>
                <w:sz w:val="16"/>
                <w:szCs w:val="16"/>
              </w:rPr>
            </w:pPr>
          </w:p>
        </w:tc>
      </w:tr>
      <w:tr w:rsidR="004F66C4" w:rsidRPr="00F14EF9" w14:paraId="22CA8E07" w14:textId="77777777" w:rsidTr="004F66C4">
        <w:trPr>
          <w:trHeight w:val="190"/>
          <w:jc w:val="center"/>
        </w:trPr>
        <w:tc>
          <w:tcPr>
            <w:tcW w:w="1271" w:type="dxa"/>
            <w:vMerge/>
          </w:tcPr>
          <w:p w14:paraId="668BC4A6" w14:textId="77777777" w:rsidR="004F66C4" w:rsidRPr="00F14EF9" w:rsidRDefault="004F66C4" w:rsidP="00B0248E">
            <w:pPr>
              <w:rPr>
                <w:rFonts w:eastAsia="等线"/>
                <w:b/>
                <w:sz w:val="16"/>
                <w:szCs w:val="16"/>
              </w:rPr>
            </w:pPr>
          </w:p>
        </w:tc>
        <w:tc>
          <w:tcPr>
            <w:tcW w:w="981" w:type="dxa"/>
            <w:vMerge/>
          </w:tcPr>
          <w:p w14:paraId="1B03FC15" w14:textId="77777777" w:rsidR="004F66C4" w:rsidRPr="00F14EF9" w:rsidRDefault="004F66C4" w:rsidP="00B0248E">
            <w:pPr>
              <w:jc w:val="center"/>
              <w:rPr>
                <w:rFonts w:eastAsia="等线"/>
                <w:sz w:val="16"/>
                <w:szCs w:val="16"/>
              </w:rPr>
            </w:pPr>
          </w:p>
        </w:tc>
        <w:tc>
          <w:tcPr>
            <w:tcW w:w="1219" w:type="dxa"/>
            <w:vMerge/>
          </w:tcPr>
          <w:p w14:paraId="02EA7B10" w14:textId="77777777" w:rsidR="004F66C4" w:rsidRPr="00F14EF9" w:rsidRDefault="004F66C4" w:rsidP="00B0248E">
            <w:pPr>
              <w:jc w:val="center"/>
              <w:rPr>
                <w:rFonts w:eastAsia="等线"/>
                <w:sz w:val="16"/>
                <w:szCs w:val="16"/>
              </w:rPr>
            </w:pPr>
          </w:p>
        </w:tc>
        <w:tc>
          <w:tcPr>
            <w:tcW w:w="1066" w:type="dxa"/>
            <w:vMerge/>
          </w:tcPr>
          <w:p w14:paraId="787FC896" w14:textId="77777777" w:rsidR="004F66C4" w:rsidRPr="00F14EF9" w:rsidRDefault="004F66C4" w:rsidP="00B0248E">
            <w:pPr>
              <w:jc w:val="center"/>
              <w:rPr>
                <w:rFonts w:eastAsia="等线"/>
                <w:sz w:val="16"/>
                <w:szCs w:val="16"/>
              </w:rPr>
            </w:pPr>
          </w:p>
        </w:tc>
        <w:tc>
          <w:tcPr>
            <w:tcW w:w="1412" w:type="dxa"/>
            <w:vMerge/>
          </w:tcPr>
          <w:p w14:paraId="593F100A" w14:textId="77777777" w:rsidR="004F66C4" w:rsidRPr="00F14EF9" w:rsidRDefault="004F66C4" w:rsidP="00B0248E">
            <w:pPr>
              <w:jc w:val="center"/>
              <w:rPr>
                <w:rFonts w:eastAsia="等线"/>
                <w:sz w:val="16"/>
                <w:szCs w:val="16"/>
              </w:rPr>
            </w:pPr>
          </w:p>
        </w:tc>
        <w:tc>
          <w:tcPr>
            <w:tcW w:w="1412" w:type="dxa"/>
          </w:tcPr>
          <w:p w14:paraId="63572F9D" w14:textId="77777777" w:rsidR="004F66C4" w:rsidRPr="00F14EF9" w:rsidRDefault="004F66C4" w:rsidP="00B0248E">
            <w:pPr>
              <w:jc w:val="center"/>
              <w:rPr>
                <w:rFonts w:eastAsia="等线"/>
                <w:sz w:val="16"/>
                <w:szCs w:val="16"/>
              </w:rPr>
            </w:pPr>
          </w:p>
        </w:tc>
      </w:tr>
    </w:tbl>
    <w:bookmarkEnd w:id="27"/>
    <w:p w14:paraId="4FB75CE9" w14:textId="77777777" w:rsidR="00B0248E" w:rsidRDefault="00B0248E" w:rsidP="00B0248E">
      <w:pPr>
        <w:widowControl/>
        <w:ind w:firstLineChars="200" w:firstLine="420"/>
        <w:rPr>
          <w:rFonts w:ascii="宋体" w:hAnsi="宋体"/>
        </w:rPr>
      </w:pPr>
      <w:r>
        <w:rPr>
          <w:rFonts w:ascii="宋体" w:hAnsi="宋体" w:hint="eastAsia"/>
        </w:rPr>
        <w:t>如若为线对象，其在编码表存储数据格式如下：</w:t>
      </w:r>
    </w:p>
    <w:p w14:paraId="48744397" w14:textId="77777777" w:rsidR="00B0248E" w:rsidRPr="00AA7645" w:rsidRDefault="00B0248E" w:rsidP="00B0248E">
      <w:pPr>
        <w:spacing w:line="460" w:lineRule="exact"/>
        <w:rPr>
          <w:rFonts w:eastAsia="楷体" w:cs="Calibri"/>
          <w:color w:val="000000"/>
          <w:szCs w:val="24"/>
        </w:rPr>
      </w:pPr>
      <w:r w:rsidRPr="00AA7645">
        <w:rPr>
          <w:rFonts w:eastAsia="楷体" w:cs="Calibri"/>
          <w:color w:val="000000"/>
          <w:szCs w:val="24"/>
        </w:rPr>
        <w:lastRenderedPageBreak/>
        <w:t>{</w:t>
      </w:r>
    </w:p>
    <w:p w14:paraId="2F51D5BE" w14:textId="77777777" w:rsidR="00B0248E" w:rsidRPr="00AA7645" w:rsidRDefault="00B0248E" w:rsidP="00B0248E">
      <w:pPr>
        <w:spacing w:line="460" w:lineRule="exact"/>
        <w:rPr>
          <w:rFonts w:eastAsia="楷体" w:cs="Calibri"/>
          <w:color w:val="000000"/>
          <w:szCs w:val="24"/>
        </w:rPr>
      </w:pPr>
      <w:r w:rsidRPr="00AA7645">
        <w:rPr>
          <w:rFonts w:eastAsia="楷体" w:cs="Calibri"/>
          <w:color w:val="000000"/>
          <w:szCs w:val="24"/>
        </w:rPr>
        <w:t xml:space="preserve">   "type": "</w:t>
      </w:r>
      <w:proofErr w:type="spellStart"/>
      <w:r w:rsidRPr="00AA7645">
        <w:rPr>
          <w:rFonts w:eastAsia="楷体" w:cs="Calibri"/>
          <w:color w:val="000000"/>
          <w:szCs w:val="24"/>
        </w:rPr>
        <w:t>LineString</w:t>
      </w:r>
      <w:proofErr w:type="spellEnd"/>
      <w:r w:rsidRPr="00AA7645">
        <w:rPr>
          <w:rFonts w:eastAsia="楷体" w:cs="Calibri"/>
          <w:color w:val="000000"/>
          <w:szCs w:val="24"/>
        </w:rPr>
        <w:t>",</w:t>
      </w:r>
    </w:p>
    <w:p w14:paraId="7181A459" w14:textId="77777777" w:rsidR="00B0248E" w:rsidRPr="00AA7645" w:rsidRDefault="00B0248E" w:rsidP="00B0248E">
      <w:pPr>
        <w:spacing w:line="460" w:lineRule="exact"/>
        <w:rPr>
          <w:rFonts w:eastAsia="楷体" w:cs="Calibri"/>
          <w:color w:val="000000"/>
          <w:szCs w:val="24"/>
        </w:rPr>
      </w:pPr>
      <w:r w:rsidRPr="00AA7645">
        <w:rPr>
          <w:rFonts w:eastAsia="楷体" w:cs="Calibri"/>
          <w:color w:val="000000"/>
          <w:szCs w:val="24"/>
        </w:rPr>
        <w:t xml:space="preserve">   "coordinates": [</w:t>
      </w:r>
    </w:p>
    <w:p w14:paraId="158AF1BB" w14:textId="77777777" w:rsidR="00B0248E" w:rsidRPr="00AA7645" w:rsidRDefault="00B0248E" w:rsidP="00B0248E">
      <w:pPr>
        <w:spacing w:line="460" w:lineRule="exact"/>
        <w:rPr>
          <w:rFonts w:eastAsia="楷体" w:cs="Calibri"/>
          <w:color w:val="000000"/>
          <w:szCs w:val="24"/>
        </w:rPr>
      </w:pPr>
      <w:r w:rsidRPr="00AA7645">
        <w:rPr>
          <w:rFonts w:eastAsia="楷体" w:cs="Calibri"/>
          <w:color w:val="000000"/>
          <w:szCs w:val="24"/>
        </w:rPr>
        <w:t xml:space="preserve">       [100.0, 0.0], [101.0, 1.0]</w:t>
      </w:r>
    </w:p>
    <w:p w14:paraId="0E684F1B" w14:textId="77777777" w:rsidR="00B0248E" w:rsidRPr="00AA7645" w:rsidRDefault="00B0248E" w:rsidP="00B0248E">
      <w:pPr>
        <w:spacing w:line="460" w:lineRule="exact"/>
        <w:rPr>
          <w:rFonts w:eastAsia="楷体" w:cs="Calibri"/>
          <w:color w:val="000000"/>
          <w:szCs w:val="24"/>
        </w:rPr>
      </w:pPr>
      <w:r w:rsidRPr="00AA7645">
        <w:rPr>
          <w:rFonts w:eastAsia="楷体" w:cs="Calibri"/>
          <w:color w:val="000000"/>
          <w:szCs w:val="24"/>
        </w:rPr>
        <w:t xml:space="preserve">   ]</w:t>
      </w:r>
    </w:p>
    <w:p w14:paraId="52AF6CD0" w14:textId="77777777" w:rsidR="00B0248E" w:rsidRPr="00AA7645" w:rsidRDefault="00B0248E" w:rsidP="00B0248E">
      <w:pPr>
        <w:spacing w:line="460" w:lineRule="exact"/>
        <w:rPr>
          <w:rFonts w:eastAsia="楷体" w:cs="Calibri"/>
          <w:color w:val="000000"/>
          <w:szCs w:val="24"/>
        </w:rPr>
      </w:pPr>
      <w:r w:rsidRPr="00AA7645">
        <w:rPr>
          <w:rFonts w:eastAsia="楷体" w:cs="Calibri"/>
          <w:color w:val="000000"/>
          <w:szCs w:val="24"/>
        </w:rPr>
        <w:t>}</w:t>
      </w:r>
    </w:p>
    <w:p w14:paraId="2EEE55A2" w14:textId="77777777" w:rsidR="00B0248E" w:rsidRDefault="00B0248E" w:rsidP="00B0248E">
      <w:pPr>
        <w:widowControl/>
        <w:ind w:firstLineChars="200" w:firstLine="420"/>
        <w:rPr>
          <w:rFonts w:ascii="宋体" w:hAnsi="宋体"/>
        </w:rPr>
      </w:pPr>
      <w:r>
        <w:rPr>
          <w:rFonts w:ascii="宋体" w:hAnsi="宋体" w:hint="eastAsia"/>
        </w:rPr>
        <w:t>如若为面对象，其在编码表存储数据格式如下：</w:t>
      </w:r>
    </w:p>
    <w:p w14:paraId="0857FB2D" w14:textId="77777777" w:rsidR="00B0248E" w:rsidRPr="00AA7645" w:rsidRDefault="00B0248E" w:rsidP="00B0248E">
      <w:pPr>
        <w:spacing w:line="460" w:lineRule="exact"/>
        <w:rPr>
          <w:rFonts w:eastAsia="楷体" w:cs="Calibri"/>
          <w:color w:val="000000"/>
          <w:szCs w:val="24"/>
        </w:rPr>
      </w:pPr>
      <w:r w:rsidRPr="00AA7645">
        <w:rPr>
          <w:rFonts w:eastAsia="楷体" w:cs="Calibri"/>
          <w:color w:val="000000"/>
          <w:szCs w:val="24"/>
        </w:rPr>
        <w:t>{</w:t>
      </w:r>
    </w:p>
    <w:p w14:paraId="324BA03A" w14:textId="77777777" w:rsidR="00B0248E" w:rsidRPr="00AA7645" w:rsidRDefault="00B0248E" w:rsidP="00B0248E">
      <w:pPr>
        <w:spacing w:line="460" w:lineRule="exact"/>
        <w:rPr>
          <w:rFonts w:eastAsia="楷体" w:cs="Calibri"/>
          <w:color w:val="000000"/>
          <w:szCs w:val="24"/>
        </w:rPr>
      </w:pPr>
      <w:r w:rsidRPr="00AA7645">
        <w:rPr>
          <w:rFonts w:eastAsia="楷体" w:cs="Calibri"/>
          <w:color w:val="000000"/>
          <w:szCs w:val="24"/>
        </w:rPr>
        <w:t xml:space="preserve">   "type": "Polygon",</w:t>
      </w:r>
    </w:p>
    <w:p w14:paraId="1A4E915D" w14:textId="77777777" w:rsidR="00B0248E" w:rsidRPr="00AA7645" w:rsidRDefault="00B0248E" w:rsidP="00B0248E">
      <w:pPr>
        <w:spacing w:line="460" w:lineRule="exact"/>
        <w:rPr>
          <w:rFonts w:eastAsia="楷体" w:cs="Calibri"/>
          <w:color w:val="000000"/>
          <w:szCs w:val="24"/>
        </w:rPr>
      </w:pPr>
      <w:r w:rsidRPr="00AA7645">
        <w:rPr>
          <w:rFonts w:eastAsia="楷体" w:cs="Calibri"/>
          <w:color w:val="000000"/>
          <w:szCs w:val="24"/>
        </w:rPr>
        <w:t xml:space="preserve">   "coordinates": [</w:t>
      </w:r>
    </w:p>
    <w:p w14:paraId="532B4A6A" w14:textId="77777777" w:rsidR="00B0248E" w:rsidRPr="00AA7645" w:rsidRDefault="00B0248E" w:rsidP="00B0248E">
      <w:pPr>
        <w:spacing w:line="460" w:lineRule="exact"/>
        <w:rPr>
          <w:rFonts w:eastAsia="楷体" w:cs="Calibri"/>
          <w:color w:val="000000"/>
          <w:szCs w:val="24"/>
        </w:rPr>
      </w:pPr>
      <w:r w:rsidRPr="00AA7645">
        <w:rPr>
          <w:rFonts w:eastAsia="楷体" w:cs="Calibri"/>
          <w:color w:val="000000"/>
          <w:szCs w:val="24"/>
        </w:rPr>
        <w:t xml:space="preserve">       [ [100.0, 0.0], [101.0, 0.0], [101.0, 1.0], [100.0, 1.0], [100.0, 0.0</w:t>
      </w:r>
      <w:proofErr w:type="gramStart"/>
      <w:r w:rsidRPr="00AA7645">
        <w:rPr>
          <w:rFonts w:eastAsia="楷体" w:cs="Calibri"/>
          <w:color w:val="000000"/>
          <w:szCs w:val="24"/>
        </w:rPr>
        <w:t>] ]</w:t>
      </w:r>
      <w:proofErr w:type="gramEnd"/>
    </w:p>
    <w:p w14:paraId="3ED2B619" w14:textId="77777777" w:rsidR="00B0248E" w:rsidRPr="00AA7645" w:rsidRDefault="00B0248E" w:rsidP="00B0248E">
      <w:pPr>
        <w:spacing w:line="460" w:lineRule="exact"/>
        <w:rPr>
          <w:rFonts w:eastAsia="楷体" w:cs="Calibri"/>
          <w:color w:val="000000"/>
          <w:szCs w:val="24"/>
        </w:rPr>
      </w:pPr>
      <w:r w:rsidRPr="00AA7645">
        <w:rPr>
          <w:rFonts w:eastAsia="楷体" w:cs="Calibri"/>
          <w:color w:val="000000"/>
          <w:szCs w:val="24"/>
        </w:rPr>
        <w:t xml:space="preserve">   ]</w:t>
      </w:r>
    </w:p>
    <w:p w14:paraId="34A0C502" w14:textId="77777777" w:rsidR="00B0248E" w:rsidRPr="00AA7645" w:rsidRDefault="00B0248E" w:rsidP="00B0248E">
      <w:pPr>
        <w:spacing w:line="460" w:lineRule="exact"/>
        <w:rPr>
          <w:rFonts w:eastAsia="楷体" w:cs="Calibri"/>
          <w:color w:val="000000"/>
          <w:szCs w:val="24"/>
        </w:rPr>
      </w:pPr>
      <w:r w:rsidRPr="00AA7645">
        <w:rPr>
          <w:rFonts w:eastAsia="楷体" w:cs="Calibri"/>
          <w:color w:val="000000"/>
          <w:szCs w:val="24"/>
        </w:rPr>
        <w:t>}</w:t>
      </w:r>
    </w:p>
    <w:p w14:paraId="16B2B519" w14:textId="77777777" w:rsidR="00B0248E" w:rsidRDefault="00B0248E" w:rsidP="00B0248E">
      <w:pPr>
        <w:ind w:firstLineChars="200" w:firstLine="420"/>
        <w:rPr>
          <w:rFonts w:ascii="宋体" w:hAnsi="宋体"/>
        </w:rPr>
      </w:pPr>
      <w:r>
        <w:rPr>
          <w:rFonts w:ascii="宋体" w:hAnsi="宋体" w:hint="eastAsia"/>
        </w:rPr>
        <w:t>通过编码表，可以对时空线面对象进行范围查询，可以快速获取相应的对象空间信息，而想根据</w:t>
      </w:r>
      <w:proofErr w:type="spellStart"/>
      <w:r>
        <w:rPr>
          <w:rFonts w:ascii="宋体" w:hAnsi="宋体" w:hint="eastAsia"/>
        </w:rPr>
        <w:t>ObjectID</w:t>
      </w:r>
      <w:proofErr w:type="spellEnd"/>
      <w:r>
        <w:rPr>
          <w:rFonts w:ascii="宋体" w:hAnsi="宋体" w:hint="eastAsia"/>
        </w:rPr>
        <w:t>查某一条数据时，仅通过数据表需要进行扫描，效率很低。而通过表</w:t>
      </w:r>
      <w:r w:rsidR="00AA7645">
        <w:rPr>
          <w:rFonts w:ascii="宋体" w:hAnsi="宋体" w:hint="eastAsia"/>
        </w:rPr>
        <w:t>6-</w:t>
      </w:r>
      <w:r>
        <w:rPr>
          <w:rFonts w:ascii="宋体" w:hAnsi="宋体" w:hint="eastAsia"/>
        </w:rPr>
        <w:t>7所示的数据表，</w:t>
      </w:r>
      <w:r w:rsidR="001610EB">
        <w:rPr>
          <w:rFonts w:ascii="宋体" w:hAnsi="宋体" w:hint="eastAsia"/>
        </w:rPr>
        <w:t>其表名为“</w:t>
      </w:r>
      <w:proofErr w:type="spellStart"/>
      <w:r w:rsidR="001610EB">
        <w:rPr>
          <w:rFonts w:ascii="宋体" w:hAnsi="宋体" w:hint="eastAsia"/>
        </w:rPr>
        <w:t>Da</w:t>
      </w:r>
      <w:r w:rsidR="001610EB">
        <w:rPr>
          <w:rFonts w:ascii="宋体" w:hAnsi="宋体"/>
        </w:rPr>
        <w:t>ta</w:t>
      </w:r>
      <w:r w:rsidR="00870A84">
        <w:rPr>
          <w:rFonts w:ascii="宋体" w:hAnsi="宋体"/>
        </w:rPr>
        <w:t>s</w:t>
      </w:r>
      <w:r w:rsidR="001610EB">
        <w:rPr>
          <w:rFonts w:ascii="宋体" w:hAnsi="宋体"/>
        </w:rPr>
        <w:t>etName_TypeData</w:t>
      </w:r>
      <w:proofErr w:type="spellEnd"/>
      <w:r w:rsidR="001610EB">
        <w:rPr>
          <w:rFonts w:ascii="宋体" w:hAnsi="宋体" w:hint="eastAsia"/>
        </w:rPr>
        <w:t>”（Type同编码表，线对像则为Line，面对象则为Polygon）,</w:t>
      </w:r>
      <w:r>
        <w:rPr>
          <w:rFonts w:ascii="宋体" w:hAnsi="宋体" w:hint="eastAsia"/>
        </w:rPr>
        <w:t>可以存储每个线面对象的所有数据信息，</w:t>
      </w:r>
      <w:proofErr w:type="gramStart"/>
      <w:r>
        <w:rPr>
          <w:rFonts w:ascii="宋体" w:hAnsi="宋体" w:hint="eastAsia"/>
        </w:rPr>
        <w:t>其中行键为</w:t>
      </w:r>
      <w:proofErr w:type="gramEnd"/>
      <w:r>
        <w:rPr>
          <w:rFonts w:ascii="宋体" w:hAnsi="宋体" w:hint="eastAsia"/>
        </w:rPr>
        <w:t>对象</w:t>
      </w:r>
      <w:proofErr w:type="spellStart"/>
      <w:r>
        <w:rPr>
          <w:rFonts w:ascii="宋体" w:hAnsi="宋体" w:hint="eastAsia"/>
        </w:rPr>
        <w:t>O</w:t>
      </w:r>
      <w:r>
        <w:rPr>
          <w:rFonts w:ascii="宋体" w:hAnsi="宋体"/>
        </w:rPr>
        <w:t>bject</w:t>
      </w:r>
      <w:r>
        <w:rPr>
          <w:rFonts w:ascii="宋体" w:hAnsi="宋体" w:hint="eastAsia"/>
        </w:rPr>
        <w:t>ID</w:t>
      </w:r>
      <w:proofErr w:type="spellEnd"/>
      <w:r>
        <w:rPr>
          <w:rFonts w:ascii="宋体" w:hAnsi="宋体" w:hint="eastAsia"/>
        </w:rPr>
        <w:t>，</w:t>
      </w:r>
      <w:proofErr w:type="gramStart"/>
      <w:r>
        <w:rPr>
          <w:rFonts w:ascii="宋体" w:hAnsi="宋体" w:hint="eastAsia"/>
        </w:rPr>
        <w:t>列</w:t>
      </w:r>
      <w:proofErr w:type="gramEnd"/>
      <w:r>
        <w:rPr>
          <w:rFonts w:ascii="宋体" w:hAnsi="宋体" w:hint="eastAsia"/>
        </w:rPr>
        <w:t>族</w:t>
      </w:r>
      <w:r w:rsidR="001610EB">
        <w:rPr>
          <w:rFonts w:ascii="宋体" w:hAnsi="宋体" w:hint="eastAsia"/>
        </w:rPr>
        <w:t>F</w:t>
      </w:r>
      <w:r>
        <w:rPr>
          <w:rFonts w:ascii="宋体" w:hAnsi="宋体" w:hint="eastAsia"/>
        </w:rPr>
        <w:t>下</w:t>
      </w:r>
      <w:r w:rsidR="001610EB">
        <w:rPr>
          <w:rFonts w:ascii="宋体" w:hAnsi="宋体" w:hint="eastAsia"/>
        </w:rPr>
        <w:t>仅有一列V，用于</w:t>
      </w:r>
      <w:r>
        <w:rPr>
          <w:rFonts w:ascii="宋体" w:hAnsi="宋体" w:hint="eastAsia"/>
        </w:rPr>
        <w:t>存储数据几何信息和属性信息，以</w:t>
      </w:r>
      <w:proofErr w:type="spellStart"/>
      <w:r>
        <w:rPr>
          <w:rFonts w:ascii="宋体" w:hAnsi="宋体" w:hint="eastAsia"/>
        </w:rPr>
        <w:t>Geojson</w:t>
      </w:r>
      <w:proofErr w:type="spellEnd"/>
      <w:r>
        <w:rPr>
          <w:rFonts w:ascii="宋体" w:hAnsi="宋体" w:hint="eastAsia"/>
        </w:rPr>
        <w:t>格式表示。可以根据</w:t>
      </w:r>
      <w:proofErr w:type="spellStart"/>
      <w:r>
        <w:rPr>
          <w:rFonts w:ascii="宋体" w:hAnsi="宋体" w:hint="eastAsia"/>
        </w:rPr>
        <w:t>O</w:t>
      </w:r>
      <w:r>
        <w:rPr>
          <w:rFonts w:ascii="宋体" w:hAnsi="宋体"/>
        </w:rPr>
        <w:t>bject</w:t>
      </w:r>
      <w:r>
        <w:rPr>
          <w:rFonts w:ascii="宋体" w:hAnsi="宋体" w:hint="eastAsia"/>
        </w:rPr>
        <w:t>ID</w:t>
      </w:r>
      <w:proofErr w:type="spellEnd"/>
      <w:r>
        <w:rPr>
          <w:rFonts w:ascii="宋体" w:hAnsi="宋体" w:hint="eastAsia"/>
        </w:rPr>
        <w:t>快速查询时空线面对象的信息。</w:t>
      </w:r>
    </w:p>
    <w:p w14:paraId="60DA2B9D" w14:textId="77777777" w:rsidR="00B0248E" w:rsidRDefault="00B0248E" w:rsidP="00B0248E">
      <w:pPr>
        <w:ind w:firstLineChars="200" w:firstLine="420"/>
        <w:jc w:val="center"/>
        <w:rPr>
          <w:rFonts w:ascii="宋体" w:hAnsi="宋体"/>
        </w:rPr>
      </w:pPr>
      <w:r>
        <w:rPr>
          <w:rFonts w:ascii="宋体" w:hAnsi="宋体" w:hint="eastAsia"/>
        </w:rPr>
        <w:t>表</w:t>
      </w:r>
      <w:r w:rsidR="00AA7645">
        <w:rPr>
          <w:rFonts w:ascii="宋体" w:hAnsi="宋体" w:hint="eastAsia"/>
        </w:rPr>
        <w:t>6-</w:t>
      </w:r>
      <w:r>
        <w:rPr>
          <w:rFonts w:ascii="宋体" w:hAnsi="宋体" w:hint="eastAsia"/>
        </w:rPr>
        <w:t>7</w:t>
      </w:r>
      <w:r>
        <w:rPr>
          <w:rFonts w:ascii="宋体" w:hAnsi="宋体"/>
        </w:rPr>
        <w:t xml:space="preserve"> </w:t>
      </w:r>
      <w:r>
        <w:rPr>
          <w:rFonts w:ascii="宋体" w:hAnsi="宋体" w:hint="eastAsia"/>
        </w:rPr>
        <w:t>面对象存储数据表</w:t>
      </w:r>
    </w:p>
    <w:tbl>
      <w:tblPr>
        <w:tblStyle w:val="af2"/>
        <w:tblW w:w="0" w:type="auto"/>
        <w:jc w:val="center"/>
        <w:tblLook w:val="04A0" w:firstRow="1" w:lastRow="0" w:firstColumn="1" w:lastColumn="0" w:noHBand="0" w:noVBand="1"/>
      </w:tblPr>
      <w:tblGrid>
        <w:gridCol w:w="1116"/>
        <w:gridCol w:w="3651"/>
        <w:gridCol w:w="1335"/>
      </w:tblGrid>
      <w:tr w:rsidR="00B0248E" w:rsidRPr="00DF780E" w14:paraId="5FFDC254" w14:textId="77777777" w:rsidTr="00B0248E">
        <w:trPr>
          <w:trHeight w:val="370"/>
          <w:jc w:val="center"/>
        </w:trPr>
        <w:tc>
          <w:tcPr>
            <w:tcW w:w="0" w:type="auto"/>
            <w:vMerge w:val="restart"/>
            <w:vAlign w:val="center"/>
          </w:tcPr>
          <w:p w14:paraId="2CC81455" w14:textId="77777777" w:rsidR="00B0248E" w:rsidRPr="00DF780E" w:rsidRDefault="00B0248E" w:rsidP="00B0248E">
            <w:pPr>
              <w:rPr>
                <w:rFonts w:eastAsia="等线"/>
                <w:b/>
                <w:sz w:val="18"/>
                <w:szCs w:val="16"/>
              </w:rPr>
            </w:pPr>
            <w:proofErr w:type="spellStart"/>
            <w:r w:rsidRPr="00DF780E">
              <w:rPr>
                <w:rFonts w:eastAsia="等线"/>
                <w:b/>
                <w:sz w:val="18"/>
                <w:szCs w:val="16"/>
              </w:rPr>
              <w:t>RowKey</w:t>
            </w:r>
            <w:proofErr w:type="spellEnd"/>
          </w:p>
        </w:tc>
        <w:tc>
          <w:tcPr>
            <w:tcW w:w="3651" w:type="dxa"/>
            <w:vAlign w:val="center"/>
          </w:tcPr>
          <w:p w14:paraId="12C0C2BE" w14:textId="77777777" w:rsidR="00B0248E" w:rsidRPr="00DF780E" w:rsidRDefault="001610EB" w:rsidP="00B0248E">
            <w:pPr>
              <w:jc w:val="center"/>
              <w:rPr>
                <w:rFonts w:eastAsia="等线"/>
                <w:b/>
                <w:sz w:val="18"/>
                <w:szCs w:val="16"/>
              </w:rPr>
            </w:pPr>
            <w:r>
              <w:rPr>
                <w:rFonts w:eastAsia="等线" w:hint="eastAsia"/>
                <w:b/>
                <w:sz w:val="18"/>
                <w:szCs w:val="16"/>
              </w:rPr>
              <w:t>F</w:t>
            </w:r>
          </w:p>
        </w:tc>
        <w:tc>
          <w:tcPr>
            <w:tcW w:w="1335" w:type="dxa"/>
            <w:vMerge w:val="restart"/>
            <w:vAlign w:val="center"/>
          </w:tcPr>
          <w:p w14:paraId="07FBBFE7" w14:textId="77777777" w:rsidR="00B0248E" w:rsidRPr="00DF780E" w:rsidRDefault="00B0248E" w:rsidP="00B0248E">
            <w:pPr>
              <w:jc w:val="center"/>
              <w:rPr>
                <w:rFonts w:eastAsia="等线"/>
                <w:b/>
                <w:sz w:val="18"/>
                <w:szCs w:val="16"/>
              </w:rPr>
            </w:pPr>
            <w:proofErr w:type="spellStart"/>
            <w:r w:rsidRPr="00DF780E">
              <w:rPr>
                <w:rFonts w:eastAsia="等线"/>
                <w:b/>
                <w:sz w:val="18"/>
                <w:szCs w:val="16"/>
              </w:rPr>
              <w:t>TimeStamp</w:t>
            </w:r>
            <w:proofErr w:type="spellEnd"/>
          </w:p>
        </w:tc>
      </w:tr>
      <w:tr w:rsidR="00B0248E" w:rsidRPr="00DF780E" w14:paraId="1A05B2CA" w14:textId="77777777" w:rsidTr="00B0248E">
        <w:trPr>
          <w:trHeight w:val="400"/>
          <w:jc w:val="center"/>
        </w:trPr>
        <w:tc>
          <w:tcPr>
            <w:tcW w:w="0" w:type="auto"/>
            <w:vMerge/>
          </w:tcPr>
          <w:p w14:paraId="25150050" w14:textId="77777777" w:rsidR="00B0248E" w:rsidRPr="00DF780E" w:rsidRDefault="00B0248E" w:rsidP="00B0248E">
            <w:pPr>
              <w:jc w:val="center"/>
              <w:rPr>
                <w:rFonts w:eastAsia="微软雅黑"/>
                <w:b/>
                <w:sz w:val="18"/>
                <w:szCs w:val="16"/>
              </w:rPr>
            </w:pPr>
          </w:p>
        </w:tc>
        <w:tc>
          <w:tcPr>
            <w:tcW w:w="3651" w:type="dxa"/>
          </w:tcPr>
          <w:p w14:paraId="31B9B0D7" w14:textId="77777777" w:rsidR="00B0248E" w:rsidRPr="00DF780E" w:rsidRDefault="001610EB" w:rsidP="00B0248E">
            <w:pPr>
              <w:jc w:val="center"/>
              <w:rPr>
                <w:rFonts w:eastAsia="等线"/>
                <w:sz w:val="18"/>
                <w:szCs w:val="16"/>
              </w:rPr>
            </w:pPr>
            <w:r>
              <w:rPr>
                <w:rFonts w:eastAsia="等线"/>
                <w:b/>
                <w:sz w:val="18"/>
                <w:szCs w:val="16"/>
              </w:rPr>
              <w:t>V</w:t>
            </w:r>
          </w:p>
        </w:tc>
        <w:tc>
          <w:tcPr>
            <w:tcW w:w="1335" w:type="dxa"/>
            <w:vMerge/>
          </w:tcPr>
          <w:p w14:paraId="3BC1EF4A" w14:textId="77777777" w:rsidR="00B0248E" w:rsidRPr="00DF780E" w:rsidRDefault="00B0248E" w:rsidP="00B0248E">
            <w:pPr>
              <w:jc w:val="center"/>
              <w:rPr>
                <w:rFonts w:eastAsia="等线"/>
                <w:sz w:val="18"/>
                <w:szCs w:val="16"/>
              </w:rPr>
            </w:pPr>
          </w:p>
        </w:tc>
      </w:tr>
      <w:tr w:rsidR="00B0248E" w:rsidRPr="00DF780E" w14:paraId="026A6658" w14:textId="77777777" w:rsidTr="00B0248E">
        <w:trPr>
          <w:trHeight w:val="165"/>
          <w:jc w:val="center"/>
        </w:trPr>
        <w:tc>
          <w:tcPr>
            <w:tcW w:w="0" w:type="auto"/>
            <w:vMerge w:val="restart"/>
          </w:tcPr>
          <w:p w14:paraId="67A8BF1B" w14:textId="77777777" w:rsidR="00B0248E" w:rsidRPr="00DF780E" w:rsidRDefault="00B0248E" w:rsidP="00B0248E">
            <w:pPr>
              <w:jc w:val="center"/>
              <w:rPr>
                <w:rFonts w:eastAsia="等线"/>
                <w:b/>
                <w:sz w:val="18"/>
                <w:szCs w:val="16"/>
              </w:rPr>
            </w:pPr>
            <w:r>
              <w:rPr>
                <w:rFonts w:eastAsia="等线"/>
                <w:b/>
                <w:sz w:val="18"/>
                <w:szCs w:val="16"/>
              </w:rPr>
              <w:t>Object</w:t>
            </w:r>
            <w:r w:rsidRPr="00DF780E">
              <w:rPr>
                <w:rFonts w:eastAsia="等线"/>
                <w:b/>
                <w:sz w:val="18"/>
                <w:szCs w:val="16"/>
              </w:rPr>
              <w:t>ID1</w:t>
            </w:r>
          </w:p>
        </w:tc>
        <w:tc>
          <w:tcPr>
            <w:tcW w:w="3651" w:type="dxa"/>
            <w:vMerge w:val="restart"/>
          </w:tcPr>
          <w:p w14:paraId="4FB852D6" w14:textId="77777777" w:rsidR="00B0248E" w:rsidRPr="00DF780E" w:rsidRDefault="00B0248E" w:rsidP="00B0248E">
            <w:pPr>
              <w:jc w:val="center"/>
              <w:rPr>
                <w:rFonts w:eastAsia="等线"/>
                <w:sz w:val="18"/>
                <w:szCs w:val="16"/>
              </w:rPr>
            </w:pPr>
          </w:p>
        </w:tc>
        <w:tc>
          <w:tcPr>
            <w:tcW w:w="1335" w:type="dxa"/>
          </w:tcPr>
          <w:p w14:paraId="6D4EC863" w14:textId="77777777" w:rsidR="00B0248E" w:rsidRPr="00DF780E" w:rsidRDefault="00B0248E" w:rsidP="00B0248E">
            <w:pPr>
              <w:jc w:val="center"/>
              <w:rPr>
                <w:rFonts w:eastAsia="等线"/>
                <w:sz w:val="18"/>
                <w:szCs w:val="16"/>
              </w:rPr>
            </w:pPr>
          </w:p>
        </w:tc>
      </w:tr>
      <w:tr w:rsidR="00B0248E" w:rsidRPr="00DF780E" w14:paraId="1FDBDDF7" w14:textId="77777777" w:rsidTr="00B0248E">
        <w:trPr>
          <w:trHeight w:val="165"/>
          <w:jc w:val="center"/>
        </w:trPr>
        <w:tc>
          <w:tcPr>
            <w:tcW w:w="0" w:type="auto"/>
            <w:vMerge/>
          </w:tcPr>
          <w:p w14:paraId="46E4F27E" w14:textId="77777777" w:rsidR="00B0248E" w:rsidRDefault="00B0248E" w:rsidP="00B0248E">
            <w:pPr>
              <w:jc w:val="center"/>
              <w:rPr>
                <w:rFonts w:eastAsia="等线"/>
                <w:b/>
                <w:sz w:val="18"/>
                <w:szCs w:val="16"/>
              </w:rPr>
            </w:pPr>
          </w:p>
        </w:tc>
        <w:tc>
          <w:tcPr>
            <w:tcW w:w="3651" w:type="dxa"/>
            <w:vMerge/>
          </w:tcPr>
          <w:p w14:paraId="5837B247" w14:textId="77777777" w:rsidR="00B0248E" w:rsidRPr="00DF780E" w:rsidRDefault="00B0248E" w:rsidP="00B0248E">
            <w:pPr>
              <w:jc w:val="center"/>
              <w:rPr>
                <w:rFonts w:eastAsia="等线"/>
                <w:sz w:val="18"/>
                <w:szCs w:val="16"/>
              </w:rPr>
            </w:pPr>
          </w:p>
        </w:tc>
        <w:tc>
          <w:tcPr>
            <w:tcW w:w="1335" w:type="dxa"/>
          </w:tcPr>
          <w:p w14:paraId="6BBF2ADA" w14:textId="77777777" w:rsidR="00B0248E" w:rsidRPr="00DF780E" w:rsidRDefault="00B0248E" w:rsidP="00B0248E">
            <w:pPr>
              <w:jc w:val="center"/>
              <w:rPr>
                <w:rFonts w:eastAsia="等线"/>
                <w:sz w:val="18"/>
                <w:szCs w:val="16"/>
              </w:rPr>
            </w:pPr>
          </w:p>
        </w:tc>
      </w:tr>
      <w:tr w:rsidR="00B0248E" w:rsidRPr="00DF780E" w14:paraId="3D042B29" w14:textId="77777777" w:rsidTr="00B0248E">
        <w:trPr>
          <w:trHeight w:val="130"/>
          <w:jc w:val="center"/>
        </w:trPr>
        <w:tc>
          <w:tcPr>
            <w:tcW w:w="0" w:type="auto"/>
            <w:vMerge w:val="restart"/>
          </w:tcPr>
          <w:p w14:paraId="50DF0E71" w14:textId="77777777" w:rsidR="00B0248E" w:rsidRPr="00DF780E" w:rsidRDefault="00B0248E" w:rsidP="00B0248E">
            <w:pPr>
              <w:jc w:val="center"/>
              <w:rPr>
                <w:rFonts w:eastAsia="等线"/>
                <w:b/>
                <w:sz w:val="18"/>
                <w:szCs w:val="16"/>
              </w:rPr>
            </w:pPr>
            <w:r>
              <w:rPr>
                <w:rFonts w:eastAsia="等线"/>
                <w:b/>
                <w:sz w:val="18"/>
                <w:szCs w:val="16"/>
              </w:rPr>
              <w:t>Object</w:t>
            </w:r>
            <w:r w:rsidR="001610EB">
              <w:rPr>
                <w:rFonts w:eastAsia="等线"/>
                <w:b/>
                <w:sz w:val="18"/>
                <w:szCs w:val="16"/>
              </w:rPr>
              <w:t>x</w:t>
            </w:r>
            <w:r w:rsidRPr="00DF780E">
              <w:rPr>
                <w:rFonts w:eastAsia="等线"/>
                <w:b/>
                <w:sz w:val="18"/>
                <w:szCs w:val="16"/>
              </w:rPr>
              <w:t>ID</w:t>
            </w:r>
            <w:r>
              <w:rPr>
                <w:rFonts w:eastAsia="等线"/>
                <w:b/>
                <w:sz w:val="18"/>
                <w:szCs w:val="16"/>
              </w:rPr>
              <w:t>2</w:t>
            </w:r>
          </w:p>
        </w:tc>
        <w:tc>
          <w:tcPr>
            <w:tcW w:w="3651" w:type="dxa"/>
            <w:vMerge w:val="restart"/>
          </w:tcPr>
          <w:p w14:paraId="1839EA5B" w14:textId="77777777" w:rsidR="00B0248E" w:rsidRPr="00DF780E" w:rsidRDefault="00B0248E" w:rsidP="00B0248E">
            <w:pPr>
              <w:jc w:val="center"/>
              <w:rPr>
                <w:rFonts w:eastAsia="等线"/>
                <w:sz w:val="18"/>
                <w:szCs w:val="16"/>
              </w:rPr>
            </w:pPr>
          </w:p>
        </w:tc>
        <w:tc>
          <w:tcPr>
            <w:tcW w:w="1335" w:type="dxa"/>
          </w:tcPr>
          <w:p w14:paraId="00E06EB8" w14:textId="77777777" w:rsidR="00B0248E" w:rsidRPr="00DF780E" w:rsidRDefault="00B0248E" w:rsidP="00B0248E">
            <w:pPr>
              <w:jc w:val="center"/>
              <w:rPr>
                <w:rFonts w:eastAsia="等线"/>
                <w:sz w:val="18"/>
                <w:szCs w:val="16"/>
              </w:rPr>
            </w:pPr>
          </w:p>
        </w:tc>
      </w:tr>
      <w:tr w:rsidR="00B0248E" w:rsidRPr="00DF780E" w14:paraId="02832D6B" w14:textId="77777777" w:rsidTr="00B0248E">
        <w:trPr>
          <w:trHeight w:val="130"/>
          <w:jc w:val="center"/>
        </w:trPr>
        <w:tc>
          <w:tcPr>
            <w:tcW w:w="0" w:type="auto"/>
            <w:vMerge/>
          </w:tcPr>
          <w:p w14:paraId="63F8A513" w14:textId="77777777" w:rsidR="00B0248E" w:rsidRPr="00DF780E" w:rsidRDefault="00B0248E" w:rsidP="00B0248E">
            <w:pPr>
              <w:rPr>
                <w:rFonts w:eastAsia="等线"/>
                <w:b/>
                <w:sz w:val="18"/>
                <w:szCs w:val="16"/>
              </w:rPr>
            </w:pPr>
          </w:p>
        </w:tc>
        <w:tc>
          <w:tcPr>
            <w:tcW w:w="3651" w:type="dxa"/>
            <w:vMerge/>
          </w:tcPr>
          <w:p w14:paraId="54E1C5C2" w14:textId="77777777" w:rsidR="00B0248E" w:rsidRPr="00DF780E" w:rsidRDefault="00B0248E" w:rsidP="00B0248E">
            <w:pPr>
              <w:jc w:val="center"/>
              <w:rPr>
                <w:rFonts w:eastAsia="等线"/>
                <w:sz w:val="18"/>
                <w:szCs w:val="16"/>
              </w:rPr>
            </w:pPr>
          </w:p>
        </w:tc>
        <w:tc>
          <w:tcPr>
            <w:tcW w:w="1335" w:type="dxa"/>
          </w:tcPr>
          <w:p w14:paraId="746C86FA" w14:textId="77777777" w:rsidR="00B0248E" w:rsidRPr="00DF780E" w:rsidRDefault="00B0248E" w:rsidP="00B0248E">
            <w:pPr>
              <w:jc w:val="center"/>
              <w:rPr>
                <w:rFonts w:eastAsia="等线"/>
                <w:sz w:val="18"/>
                <w:szCs w:val="16"/>
              </w:rPr>
            </w:pPr>
          </w:p>
        </w:tc>
      </w:tr>
    </w:tbl>
    <w:p w14:paraId="7D721A70" w14:textId="77777777" w:rsidR="0037049D" w:rsidRDefault="0037049D" w:rsidP="00C24304">
      <w:pPr>
        <w:pStyle w:val="1"/>
      </w:pPr>
      <w:bookmarkStart w:id="28" w:name="_Toc531094350"/>
      <w:r>
        <w:rPr>
          <w:rFonts w:hint="eastAsia"/>
        </w:rPr>
        <w:lastRenderedPageBreak/>
        <w:t>子系统关键</w:t>
      </w:r>
      <w:r>
        <w:t>处理</w:t>
      </w:r>
      <w:r>
        <w:rPr>
          <w:rFonts w:hint="eastAsia"/>
        </w:rPr>
        <w:t>流程</w:t>
      </w:r>
      <w:bookmarkEnd w:id="28"/>
    </w:p>
    <w:p w14:paraId="1D6D4037" w14:textId="77777777" w:rsidR="0037049D" w:rsidRDefault="00AA7645" w:rsidP="0037049D">
      <w:pPr>
        <w:pStyle w:val="2"/>
      </w:pPr>
      <w:bookmarkStart w:id="29" w:name="_Toc531094351"/>
      <w:r>
        <w:rPr>
          <w:rFonts w:hint="eastAsia"/>
        </w:rPr>
        <w:t>时空点数据集的创建</w:t>
      </w:r>
      <w:bookmarkEnd w:id="29"/>
    </w:p>
    <w:p w14:paraId="03453C66" w14:textId="77777777" w:rsidR="00AA7645" w:rsidRDefault="008F25C0" w:rsidP="00AA7645">
      <w:r>
        <w:tab/>
      </w:r>
      <w:r>
        <w:rPr>
          <w:rFonts w:hint="eastAsia"/>
        </w:rPr>
        <w:t>在创建时空点数据集时，首先需要提取数据集的元数据信息，并在元数据表中插入该数据</w:t>
      </w:r>
      <w:proofErr w:type="gramStart"/>
      <w:r>
        <w:rPr>
          <w:rFonts w:hint="eastAsia"/>
        </w:rPr>
        <w:t>集相关</w:t>
      </w:r>
      <w:proofErr w:type="gramEnd"/>
      <w:r>
        <w:rPr>
          <w:rFonts w:hint="eastAsia"/>
        </w:rPr>
        <w:t>的一行元数据记录。</w:t>
      </w:r>
      <w:r w:rsidR="00260C44">
        <w:rPr>
          <w:rFonts w:hint="eastAsia"/>
        </w:rPr>
        <w:t>在将</w:t>
      </w:r>
      <w:proofErr w:type="gramStart"/>
      <w:r w:rsidR="00260C44">
        <w:rPr>
          <w:rFonts w:hint="eastAsia"/>
        </w:rPr>
        <w:t>点数据</w:t>
      </w:r>
      <w:proofErr w:type="gramEnd"/>
      <w:r w:rsidR="00260C44">
        <w:rPr>
          <w:rFonts w:hint="eastAsia"/>
        </w:rPr>
        <w:t>插入编码表之前需要先将时空点数据按时空立方体进行划分，构建索引，在编码表中以时空单元对应的编码为行键，一行中插入时空单元中的</w:t>
      </w:r>
      <w:proofErr w:type="gramStart"/>
      <w:r w:rsidR="00260C44">
        <w:rPr>
          <w:rFonts w:hint="eastAsia"/>
        </w:rPr>
        <w:t>所有</w:t>
      </w:r>
      <w:proofErr w:type="gramEnd"/>
      <w:r w:rsidR="00260C44">
        <w:rPr>
          <w:rFonts w:hint="eastAsia"/>
        </w:rPr>
        <w:t>点对象；在数据集表中以</w:t>
      </w:r>
      <w:proofErr w:type="gramStart"/>
      <w:r w:rsidR="00260C44">
        <w:rPr>
          <w:rFonts w:hint="eastAsia"/>
        </w:rPr>
        <w:t>点数据</w:t>
      </w:r>
      <w:proofErr w:type="gramEnd"/>
      <w:r w:rsidR="00260C44">
        <w:rPr>
          <w:rFonts w:hint="eastAsia"/>
        </w:rPr>
        <w:t>ID</w:t>
      </w:r>
      <w:r w:rsidR="00260C44">
        <w:rPr>
          <w:rFonts w:hint="eastAsia"/>
        </w:rPr>
        <w:t>为行键，一行中插入对应</w:t>
      </w:r>
      <w:r w:rsidR="00260C44">
        <w:rPr>
          <w:rFonts w:hint="eastAsia"/>
        </w:rPr>
        <w:t>ID</w:t>
      </w:r>
      <w:r w:rsidR="00260C44">
        <w:rPr>
          <w:rFonts w:hint="eastAsia"/>
        </w:rPr>
        <w:t>的单个点对象。在编码表与数据表中将所有时空点数据插入完成即完成数据集的创建。</w:t>
      </w:r>
    </w:p>
    <w:p w14:paraId="122AD44C" w14:textId="77777777" w:rsidR="008F25C0" w:rsidRDefault="00B42CD5" w:rsidP="00AA7645">
      <w:r>
        <w:object w:dxaOrig="9021" w:dyaOrig="1290" w14:anchorId="5E2637D2">
          <v:shape id="_x0000_i1030" type="#_x0000_t75" style="width:414.9pt;height:59.55pt" o:ole="">
            <v:imagedata r:id="rId23" o:title=""/>
          </v:shape>
          <o:OLEObject Type="Embed" ProgID="Visio.Drawing.15" ShapeID="_x0000_i1030" DrawAspect="Content" ObjectID="_1608449695" r:id="rId24"/>
        </w:object>
      </w:r>
    </w:p>
    <w:p w14:paraId="101F26C8" w14:textId="77777777" w:rsidR="00B42CD5" w:rsidRDefault="00B42CD5" w:rsidP="00B42CD5">
      <w:pPr>
        <w:jc w:val="center"/>
        <w:rPr>
          <w:b/>
          <w:i/>
          <w:sz w:val="18"/>
        </w:rPr>
      </w:pPr>
      <w:r w:rsidRPr="00B42CD5">
        <w:rPr>
          <w:rFonts w:hint="eastAsia"/>
          <w:b/>
          <w:i/>
          <w:sz w:val="18"/>
        </w:rPr>
        <w:t>图</w:t>
      </w:r>
      <w:r w:rsidRPr="00B42CD5">
        <w:rPr>
          <w:rFonts w:hint="eastAsia"/>
          <w:b/>
          <w:i/>
          <w:sz w:val="18"/>
        </w:rPr>
        <w:t>7-1</w:t>
      </w:r>
      <w:r w:rsidRPr="00B42CD5">
        <w:rPr>
          <w:b/>
          <w:i/>
          <w:sz w:val="18"/>
        </w:rPr>
        <w:t xml:space="preserve"> </w:t>
      </w:r>
      <w:r w:rsidRPr="00B42CD5">
        <w:rPr>
          <w:rFonts w:hint="eastAsia"/>
          <w:b/>
          <w:i/>
          <w:sz w:val="18"/>
        </w:rPr>
        <w:t>时空点数据</w:t>
      </w:r>
      <w:proofErr w:type="gramStart"/>
      <w:r w:rsidRPr="00B42CD5">
        <w:rPr>
          <w:rFonts w:hint="eastAsia"/>
          <w:b/>
          <w:i/>
          <w:sz w:val="18"/>
        </w:rPr>
        <w:t>集创建</w:t>
      </w:r>
      <w:proofErr w:type="gramEnd"/>
      <w:r w:rsidRPr="00B42CD5">
        <w:rPr>
          <w:rFonts w:hint="eastAsia"/>
          <w:b/>
          <w:i/>
          <w:sz w:val="18"/>
        </w:rPr>
        <w:t>流程</w:t>
      </w:r>
    </w:p>
    <w:p w14:paraId="161F6F7F" w14:textId="77777777" w:rsidR="00260C44" w:rsidRDefault="00260C44" w:rsidP="00260C44">
      <w:pPr>
        <w:pStyle w:val="2"/>
      </w:pPr>
      <w:bookmarkStart w:id="30" w:name="_Toc531094352"/>
      <w:r>
        <w:rPr>
          <w:rFonts w:hint="eastAsia"/>
        </w:rPr>
        <w:t>线面数据集的创建</w:t>
      </w:r>
      <w:bookmarkEnd w:id="30"/>
    </w:p>
    <w:p w14:paraId="4F050E63" w14:textId="77777777" w:rsidR="000613DE" w:rsidRPr="000613DE" w:rsidRDefault="000613DE" w:rsidP="000613DE">
      <w:r>
        <w:tab/>
      </w:r>
      <w:r>
        <w:rPr>
          <w:rFonts w:hint="eastAsia"/>
        </w:rPr>
        <w:t>线面数据集的创建整体上与</w:t>
      </w:r>
      <w:proofErr w:type="gramStart"/>
      <w:r>
        <w:rPr>
          <w:rFonts w:hint="eastAsia"/>
        </w:rPr>
        <w:t>点数据</w:t>
      </w:r>
      <w:proofErr w:type="gramEnd"/>
      <w:r>
        <w:rPr>
          <w:rFonts w:hint="eastAsia"/>
        </w:rPr>
        <w:t>集类似，首先需要提取数据集的元数据信息，将其相关元数据插入元数据表中。不同之处在于索引的构建，线面数据需要冗余存储，不断划分时空单元，以逼近线面对象，使得存储最多不超过</w:t>
      </w:r>
      <w:r>
        <w:rPr>
          <w:rFonts w:hint="eastAsia"/>
        </w:rPr>
        <w:t>4</w:t>
      </w:r>
      <w:r>
        <w:rPr>
          <w:rFonts w:hint="eastAsia"/>
        </w:rPr>
        <w:t>分冗余。索引构建完成后亦需要在编码表和数据表中插入记录。</w:t>
      </w:r>
    </w:p>
    <w:p w14:paraId="1005CF19" w14:textId="77777777" w:rsidR="00260C44" w:rsidRDefault="00B146AD" w:rsidP="00260C44">
      <w:r>
        <w:object w:dxaOrig="11261" w:dyaOrig="1650" w14:anchorId="7B386481">
          <v:shape id="_x0000_i1031" type="#_x0000_t75" style="width:414.9pt;height:60.45pt" o:ole="">
            <v:imagedata r:id="rId25" o:title=""/>
          </v:shape>
          <o:OLEObject Type="Embed" ProgID="Visio.Drawing.15" ShapeID="_x0000_i1031" DrawAspect="Content" ObjectID="_1608449696" r:id="rId26"/>
        </w:object>
      </w:r>
    </w:p>
    <w:p w14:paraId="49E6B179" w14:textId="77777777" w:rsidR="00B146AD" w:rsidRPr="00B146AD" w:rsidRDefault="00B146AD" w:rsidP="00B146AD">
      <w:pPr>
        <w:jc w:val="center"/>
        <w:rPr>
          <w:b/>
          <w:i/>
          <w:sz w:val="18"/>
        </w:rPr>
      </w:pPr>
      <w:r w:rsidRPr="00B146AD">
        <w:rPr>
          <w:rFonts w:hint="eastAsia"/>
          <w:b/>
          <w:i/>
          <w:sz w:val="18"/>
        </w:rPr>
        <w:t>图</w:t>
      </w:r>
      <w:r w:rsidRPr="00B146AD">
        <w:rPr>
          <w:rFonts w:hint="eastAsia"/>
          <w:b/>
          <w:i/>
          <w:sz w:val="18"/>
        </w:rPr>
        <w:t>7-2</w:t>
      </w:r>
      <w:r w:rsidRPr="00B146AD">
        <w:rPr>
          <w:b/>
          <w:i/>
          <w:sz w:val="18"/>
        </w:rPr>
        <w:t xml:space="preserve"> </w:t>
      </w:r>
      <w:r w:rsidRPr="00B146AD">
        <w:rPr>
          <w:rFonts w:hint="eastAsia"/>
          <w:b/>
          <w:i/>
          <w:sz w:val="18"/>
        </w:rPr>
        <w:t>线面数据</w:t>
      </w:r>
      <w:proofErr w:type="gramStart"/>
      <w:r w:rsidRPr="00B146AD">
        <w:rPr>
          <w:rFonts w:hint="eastAsia"/>
          <w:b/>
          <w:i/>
          <w:sz w:val="18"/>
        </w:rPr>
        <w:t>集创建</w:t>
      </w:r>
      <w:proofErr w:type="gramEnd"/>
      <w:r w:rsidRPr="00B146AD">
        <w:rPr>
          <w:rFonts w:hint="eastAsia"/>
          <w:b/>
          <w:i/>
          <w:sz w:val="18"/>
        </w:rPr>
        <w:t>流程</w:t>
      </w:r>
    </w:p>
    <w:p w14:paraId="32333C0F" w14:textId="77777777" w:rsidR="0037049D" w:rsidRDefault="000613DE" w:rsidP="00722F2A">
      <w:pPr>
        <w:pStyle w:val="2"/>
      </w:pPr>
      <w:bookmarkStart w:id="31" w:name="_Toc531094353"/>
      <w:r>
        <w:rPr>
          <w:rFonts w:hint="eastAsia"/>
        </w:rPr>
        <w:t>时空对象查询</w:t>
      </w:r>
      <w:bookmarkEnd w:id="31"/>
    </w:p>
    <w:p w14:paraId="7293E1C4" w14:textId="77777777" w:rsidR="000613DE" w:rsidRDefault="000613DE" w:rsidP="000613DE">
      <w:r>
        <w:tab/>
      </w:r>
      <w:r>
        <w:rPr>
          <w:rFonts w:hint="eastAsia"/>
        </w:rPr>
        <w:t>时空对象的</w:t>
      </w:r>
      <w:r>
        <w:t>查询包括时空查询和</w:t>
      </w:r>
      <w:r>
        <w:rPr>
          <w:rFonts w:hint="eastAsia"/>
        </w:rPr>
        <w:t>I</w:t>
      </w:r>
      <w:r>
        <w:t>D</w:t>
      </w:r>
      <w:r>
        <w:t>查询</w:t>
      </w:r>
      <w:r>
        <w:rPr>
          <w:rFonts w:hint="eastAsia"/>
        </w:rPr>
        <w:t>，</w:t>
      </w:r>
      <w:r>
        <w:t>查询</w:t>
      </w:r>
      <w:r>
        <w:rPr>
          <w:rFonts w:hint="eastAsia"/>
        </w:rPr>
        <w:t>返回结果以时空对象为单位。</w:t>
      </w:r>
      <w:r>
        <w:t>对于</w:t>
      </w:r>
      <w:r>
        <w:rPr>
          <w:rFonts w:hint="eastAsia"/>
        </w:rPr>
        <w:t>时空</w:t>
      </w:r>
      <w:r>
        <w:t>查询</w:t>
      </w:r>
      <w:r>
        <w:rPr>
          <w:rFonts w:hint="eastAsia"/>
        </w:rPr>
        <w:t>，先确定与查询范围相交的时空单元，</w:t>
      </w:r>
      <w:r>
        <w:t>从编码表中获取这些</w:t>
      </w:r>
      <w:r>
        <w:rPr>
          <w:rFonts w:hint="eastAsia"/>
        </w:rPr>
        <w:t>时空单元对应</w:t>
      </w:r>
      <w:r>
        <w:t>的行</w:t>
      </w:r>
      <w:r w:rsidR="00C24304">
        <w:rPr>
          <w:rFonts w:hint="eastAsia"/>
        </w:rPr>
        <w:t>，由于与查询范围相交的时空单元中的时空对象不一定与查询范围相交，因此需要对时空单元中的对象进行精过滤处理，筛选出与查询范围相交的对象</w:t>
      </w:r>
      <w:r>
        <w:rPr>
          <w:rFonts w:hint="eastAsia"/>
        </w:rPr>
        <w:t>。</w:t>
      </w:r>
      <w:r>
        <w:t>对于</w:t>
      </w:r>
      <w:r>
        <w:t>ID</w:t>
      </w:r>
      <w:r>
        <w:t>查询</w:t>
      </w:r>
      <w:r>
        <w:rPr>
          <w:rFonts w:hint="eastAsia"/>
        </w:rPr>
        <w:t>，</w:t>
      </w:r>
      <w:r>
        <w:t>确定轨迹</w:t>
      </w:r>
      <w:r>
        <w:rPr>
          <w:rFonts w:hint="eastAsia"/>
        </w:rPr>
        <w:t>I</w:t>
      </w:r>
      <w:r>
        <w:t>D</w:t>
      </w:r>
      <w:r>
        <w:t>后从轨迹数据表中获取以轨迹</w:t>
      </w:r>
      <w:r>
        <w:rPr>
          <w:rFonts w:hint="eastAsia"/>
        </w:rPr>
        <w:t>I</w:t>
      </w:r>
      <w:r>
        <w:t>D</w:t>
      </w:r>
      <w:proofErr w:type="gramStart"/>
      <w:r>
        <w:t>为行键的</w:t>
      </w:r>
      <w:proofErr w:type="gramEnd"/>
      <w:r>
        <w:t>数据</w:t>
      </w:r>
      <w:r>
        <w:rPr>
          <w:rFonts w:hint="eastAsia"/>
        </w:rPr>
        <w:t>，</w:t>
      </w:r>
      <w:r>
        <w:t>选择轨迹数据的列</w:t>
      </w:r>
      <w:r>
        <w:rPr>
          <w:rFonts w:hint="eastAsia"/>
        </w:rPr>
        <w:t>，</w:t>
      </w:r>
      <w:r>
        <w:t>即为查询结果</w:t>
      </w:r>
      <w:r>
        <w:rPr>
          <w:rFonts w:hint="eastAsia"/>
        </w:rPr>
        <w:t>。</w:t>
      </w:r>
    </w:p>
    <w:p w14:paraId="2E48FFA2" w14:textId="77777777" w:rsidR="000613DE" w:rsidRDefault="000613DE" w:rsidP="000613DE">
      <w:r>
        <w:object w:dxaOrig="8951" w:dyaOrig="630" w14:anchorId="3D749450">
          <v:shape id="_x0000_i1032" type="#_x0000_t75" style="width:414.9pt;height:28.6pt" o:ole="">
            <v:imagedata r:id="rId27" o:title=""/>
          </v:shape>
          <o:OLEObject Type="Embed" ProgID="Visio.Drawing.15" ShapeID="_x0000_i1032" DrawAspect="Content" ObjectID="_1608449697" r:id="rId28"/>
        </w:object>
      </w:r>
    </w:p>
    <w:p w14:paraId="4183C530" w14:textId="77777777" w:rsidR="00C24304" w:rsidRPr="00C24304" w:rsidRDefault="00C24304" w:rsidP="00C24304">
      <w:pPr>
        <w:jc w:val="center"/>
        <w:rPr>
          <w:b/>
          <w:i/>
          <w:sz w:val="18"/>
        </w:rPr>
      </w:pPr>
      <w:r w:rsidRPr="00C24304">
        <w:rPr>
          <w:rFonts w:hint="eastAsia"/>
          <w:b/>
          <w:i/>
          <w:sz w:val="18"/>
        </w:rPr>
        <w:t>图</w:t>
      </w:r>
      <w:r w:rsidRPr="00C24304">
        <w:rPr>
          <w:rFonts w:hint="eastAsia"/>
          <w:b/>
          <w:i/>
          <w:sz w:val="18"/>
        </w:rPr>
        <w:t>7-3</w:t>
      </w:r>
      <w:r w:rsidRPr="00C24304">
        <w:rPr>
          <w:rFonts w:hint="eastAsia"/>
          <w:b/>
          <w:i/>
          <w:sz w:val="18"/>
        </w:rPr>
        <w:t>（</w:t>
      </w:r>
      <w:r w:rsidRPr="00C24304">
        <w:rPr>
          <w:rFonts w:hint="eastAsia"/>
          <w:b/>
          <w:i/>
          <w:sz w:val="18"/>
        </w:rPr>
        <w:t>a</w:t>
      </w:r>
      <w:r w:rsidRPr="00C24304">
        <w:rPr>
          <w:rFonts w:hint="eastAsia"/>
          <w:b/>
          <w:i/>
          <w:sz w:val="18"/>
        </w:rPr>
        <w:t>）</w:t>
      </w:r>
      <w:r w:rsidRPr="00C24304">
        <w:rPr>
          <w:rFonts w:hint="eastAsia"/>
          <w:b/>
          <w:i/>
          <w:sz w:val="18"/>
        </w:rPr>
        <w:t xml:space="preserve"> </w:t>
      </w:r>
      <w:r w:rsidRPr="00C24304">
        <w:rPr>
          <w:rFonts w:hint="eastAsia"/>
          <w:b/>
          <w:i/>
          <w:sz w:val="18"/>
        </w:rPr>
        <w:t>时空对象范围查询</w:t>
      </w:r>
    </w:p>
    <w:p w14:paraId="7730AC62" w14:textId="77777777" w:rsidR="00C24304" w:rsidRDefault="00C24304" w:rsidP="00C24304">
      <w:pPr>
        <w:jc w:val="center"/>
      </w:pPr>
      <w:r>
        <w:object w:dxaOrig="7351" w:dyaOrig="630" w14:anchorId="3C6A86D2">
          <v:shape id="_x0000_i1033" type="#_x0000_t75" style="width:367.4pt;height:31.4pt" o:ole="">
            <v:imagedata r:id="rId29" o:title=""/>
          </v:shape>
          <o:OLEObject Type="Embed" ProgID="Visio.Drawing.15" ShapeID="_x0000_i1033" DrawAspect="Content" ObjectID="_1608449698" r:id="rId30"/>
        </w:object>
      </w:r>
    </w:p>
    <w:p w14:paraId="215225A9" w14:textId="77777777" w:rsidR="00C24304" w:rsidRPr="00C24304" w:rsidRDefault="00C24304" w:rsidP="00C24304">
      <w:pPr>
        <w:jc w:val="center"/>
        <w:rPr>
          <w:b/>
          <w:i/>
          <w:sz w:val="18"/>
        </w:rPr>
      </w:pPr>
      <w:r w:rsidRPr="00C24304">
        <w:rPr>
          <w:rFonts w:hint="eastAsia"/>
          <w:b/>
          <w:i/>
          <w:sz w:val="18"/>
        </w:rPr>
        <w:t>图</w:t>
      </w:r>
      <w:r w:rsidRPr="00C24304">
        <w:rPr>
          <w:rFonts w:hint="eastAsia"/>
          <w:b/>
          <w:i/>
          <w:sz w:val="18"/>
        </w:rPr>
        <w:t>7-3</w:t>
      </w:r>
      <w:r w:rsidRPr="00C24304">
        <w:rPr>
          <w:rFonts w:hint="eastAsia"/>
          <w:b/>
          <w:i/>
          <w:sz w:val="18"/>
        </w:rPr>
        <w:t>（</w:t>
      </w:r>
      <w:r w:rsidRPr="00C24304">
        <w:rPr>
          <w:rFonts w:hint="eastAsia"/>
          <w:b/>
          <w:i/>
          <w:sz w:val="18"/>
        </w:rPr>
        <w:t>b</w:t>
      </w:r>
      <w:r w:rsidRPr="00C24304">
        <w:rPr>
          <w:rFonts w:hint="eastAsia"/>
          <w:b/>
          <w:i/>
          <w:sz w:val="18"/>
        </w:rPr>
        <w:t>）时空对象</w:t>
      </w:r>
      <w:r w:rsidRPr="00C24304">
        <w:rPr>
          <w:rFonts w:hint="eastAsia"/>
          <w:b/>
          <w:i/>
          <w:sz w:val="18"/>
        </w:rPr>
        <w:t>ID</w:t>
      </w:r>
      <w:r w:rsidRPr="00C24304">
        <w:rPr>
          <w:rFonts w:hint="eastAsia"/>
          <w:b/>
          <w:i/>
          <w:sz w:val="18"/>
        </w:rPr>
        <w:t>查询</w:t>
      </w:r>
    </w:p>
    <w:p w14:paraId="677B9A2F" w14:textId="77777777" w:rsidR="0037049D" w:rsidRDefault="0037049D" w:rsidP="0037049D">
      <w:pPr>
        <w:pStyle w:val="1"/>
      </w:pPr>
      <w:bookmarkStart w:id="32" w:name="_Toc531094354"/>
      <w:r>
        <w:rPr>
          <w:rFonts w:hint="eastAsia"/>
        </w:rPr>
        <w:t>关键算法</w:t>
      </w:r>
      <w:r>
        <w:t>设计</w:t>
      </w:r>
      <w:bookmarkEnd w:id="32"/>
    </w:p>
    <w:p w14:paraId="0BD6FC75" w14:textId="77777777" w:rsidR="00CC0B86" w:rsidRDefault="00A303A0" w:rsidP="00894651">
      <w:pPr>
        <w:pStyle w:val="2"/>
      </w:pPr>
      <w:bookmarkStart w:id="33" w:name="_Toc531094355"/>
      <w:r>
        <w:rPr>
          <w:rFonts w:hint="eastAsia"/>
        </w:rPr>
        <w:t>线面对象冗余存储</w:t>
      </w:r>
      <w:bookmarkEnd w:id="33"/>
    </w:p>
    <w:p w14:paraId="519FBFE3" w14:textId="77777777" w:rsidR="00833155" w:rsidRDefault="003D2BEE" w:rsidP="003D2BEE">
      <w:pPr>
        <w:widowControl/>
        <w:ind w:firstLineChars="200" w:firstLine="420"/>
        <w:rPr>
          <w:rFonts w:ascii="宋体" w:hAnsi="宋体"/>
        </w:rPr>
      </w:pPr>
      <w:r>
        <w:rPr>
          <w:rFonts w:ascii="宋体" w:hAnsi="宋体" w:hint="eastAsia"/>
        </w:rPr>
        <w:t>线面对象在空间上可能跨越多个时空单元，使用细粒度的时空单元可以最大限度的逼近线面对象的几何形状，例如图8-1</w:t>
      </w:r>
      <w:r w:rsidR="00833155">
        <w:rPr>
          <w:rFonts w:ascii="宋体" w:hAnsi="宋体" w:hint="eastAsia"/>
        </w:rPr>
        <w:t>中虽然红色多边形同时落在了蓝色、红色、绿色矩形框中，但是很明显，绿色矩形框可以更好的表示红色多边形，且使得落在每个绿色举行框中的线面对象数量最少</w:t>
      </w:r>
      <w:r>
        <w:rPr>
          <w:rFonts w:ascii="宋体" w:hAnsi="宋体" w:hint="eastAsia"/>
        </w:rPr>
        <w:t>。</w:t>
      </w:r>
    </w:p>
    <w:p w14:paraId="789147D2" w14:textId="77777777" w:rsidR="00D655EB" w:rsidRDefault="00D655EB" w:rsidP="00D655EB">
      <w:pPr>
        <w:ind w:firstLine="420"/>
        <w:jc w:val="center"/>
      </w:pPr>
      <w:r>
        <w:rPr>
          <w:noProof/>
        </w:rPr>
        <w:drawing>
          <wp:inline distT="0" distB="0" distL="0" distR="0" wp14:anchorId="5DC3043F" wp14:editId="1D86DC8D">
            <wp:extent cx="2371113" cy="2254623"/>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391416" cy="2273928"/>
                    </a:xfrm>
                    <a:prstGeom prst="rect">
                      <a:avLst/>
                    </a:prstGeom>
                  </pic:spPr>
                </pic:pic>
              </a:graphicData>
            </a:graphic>
          </wp:inline>
        </w:drawing>
      </w:r>
    </w:p>
    <w:p w14:paraId="787D33C1" w14:textId="77777777" w:rsidR="00D655EB" w:rsidRPr="00D655EB" w:rsidRDefault="00D655EB" w:rsidP="00D655EB">
      <w:pPr>
        <w:ind w:firstLineChars="200" w:firstLine="361"/>
        <w:jc w:val="center"/>
        <w:rPr>
          <w:rFonts w:ascii="宋体" w:hAnsi="宋体"/>
          <w:b/>
          <w:i/>
          <w:sz w:val="18"/>
        </w:rPr>
      </w:pPr>
      <w:r w:rsidRPr="00B0248E">
        <w:rPr>
          <w:rFonts w:ascii="宋体" w:hAnsi="宋体"/>
          <w:b/>
          <w:i/>
          <w:sz w:val="18"/>
        </w:rPr>
        <w:t>图</w:t>
      </w:r>
      <w:r>
        <w:rPr>
          <w:rFonts w:ascii="宋体" w:hAnsi="宋体" w:hint="eastAsia"/>
          <w:b/>
          <w:i/>
          <w:sz w:val="18"/>
        </w:rPr>
        <w:t>8-1</w:t>
      </w:r>
      <w:r>
        <w:rPr>
          <w:rFonts w:ascii="宋体" w:hAnsi="宋体"/>
          <w:b/>
          <w:i/>
          <w:sz w:val="18"/>
        </w:rPr>
        <w:t xml:space="preserve"> </w:t>
      </w:r>
      <w:r w:rsidRPr="00B0248E">
        <w:rPr>
          <w:rFonts w:ascii="宋体" w:hAnsi="宋体"/>
          <w:b/>
          <w:i/>
          <w:sz w:val="18"/>
        </w:rPr>
        <w:t>多边形存储示意图</w:t>
      </w:r>
    </w:p>
    <w:p w14:paraId="763765AD" w14:textId="77777777" w:rsidR="00833155" w:rsidRDefault="00833155" w:rsidP="003D2BEE">
      <w:pPr>
        <w:widowControl/>
        <w:ind w:firstLineChars="200" w:firstLine="420"/>
        <w:rPr>
          <w:rFonts w:ascii="宋体" w:hAnsi="宋体"/>
        </w:rPr>
      </w:pPr>
      <w:r>
        <w:rPr>
          <w:rFonts w:ascii="宋体" w:hAnsi="宋体" w:hint="eastAsia"/>
        </w:rPr>
        <w:t>在存储时，如果将蓝色矩形框作为行键，存储落在该框内的所有线面对象，</w:t>
      </w:r>
      <w:r w:rsidR="00D655EB">
        <w:rPr>
          <w:rFonts w:ascii="宋体" w:hAnsi="宋体" w:hint="eastAsia"/>
        </w:rPr>
        <w:t>则所有对象只需要存储一次，但是</w:t>
      </w:r>
      <w:r>
        <w:rPr>
          <w:rFonts w:ascii="宋体" w:hAnsi="宋体" w:hint="eastAsia"/>
        </w:rPr>
        <w:t>可能使得</w:t>
      </w:r>
      <w:r w:rsidR="00D655EB">
        <w:rPr>
          <w:rFonts w:ascii="宋体" w:hAnsi="宋体" w:hint="eastAsia"/>
        </w:rPr>
        <w:t>落在该框内的对象数量过多，使得时空立方划分不能起到良好的作用，从而影响查询效率。如果将绿色的矩形框作为行键，则对于红色多边形而言，需要存储4次，因为红色多边形一共落在了4个绿色矩形框中。当然，可以将绿色矩形框再进一步进行划分至下一层，但是在下一层红色多边形必然会落在更多的时空单元中，使得存储的冗余数量增加。</w:t>
      </w:r>
    </w:p>
    <w:p w14:paraId="464493B6" w14:textId="77777777" w:rsidR="00E913E8" w:rsidRDefault="00D655EB" w:rsidP="00E723AA">
      <w:r>
        <w:lastRenderedPageBreak/>
        <w:tab/>
      </w:r>
      <w:r>
        <w:rPr>
          <w:rFonts w:hint="eastAsia"/>
        </w:rPr>
        <w:t>为了权衡查询的时间效率和存储的空间效率，本设计在</w:t>
      </w:r>
      <w:proofErr w:type="gramStart"/>
      <w:r>
        <w:rPr>
          <w:rFonts w:hint="eastAsia"/>
        </w:rPr>
        <w:t>存储线</w:t>
      </w:r>
      <w:proofErr w:type="gramEnd"/>
      <w:r>
        <w:rPr>
          <w:rFonts w:hint="eastAsia"/>
        </w:rPr>
        <w:t>面对象时，以最多不超过</w:t>
      </w:r>
      <w:r>
        <w:rPr>
          <w:rFonts w:hint="eastAsia"/>
        </w:rPr>
        <w:t>4</w:t>
      </w:r>
      <w:r>
        <w:rPr>
          <w:rFonts w:hint="eastAsia"/>
        </w:rPr>
        <w:t>分冗余的方式进行存储。</w:t>
      </w:r>
      <w:r w:rsidR="00E913E8">
        <w:rPr>
          <w:rFonts w:hint="eastAsia"/>
        </w:rPr>
        <w:t>以图</w:t>
      </w:r>
      <w:r w:rsidR="00E913E8">
        <w:rPr>
          <w:rFonts w:hint="eastAsia"/>
        </w:rPr>
        <w:t>8-2</w:t>
      </w:r>
      <w:r w:rsidR="00E913E8">
        <w:rPr>
          <w:rFonts w:hint="eastAsia"/>
        </w:rPr>
        <w:t>中的红色多边形为例，在第</w:t>
      </w:r>
      <w:r w:rsidR="00E913E8">
        <w:rPr>
          <w:rFonts w:hint="eastAsia"/>
        </w:rPr>
        <w:t>x-1</w:t>
      </w:r>
      <w:r w:rsidR="00E913E8">
        <w:rPr>
          <w:rFonts w:hint="eastAsia"/>
        </w:rPr>
        <w:t>层红色多边形落在了一个时空单元内，在第</w:t>
      </w:r>
      <w:r w:rsidR="00E913E8">
        <w:rPr>
          <w:rFonts w:hint="eastAsia"/>
        </w:rPr>
        <w:t>x</w:t>
      </w:r>
      <w:r w:rsidR="00E913E8">
        <w:rPr>
          <w:rFonts w:hint="eastAsia"/>
        </w:rPr>
        <w:t>层落在了</w:t>
      </w:r>
      <w:r w:rsidR="00E913E8">
        <w:rPr>
          <w:rFonts w:hint="eastAsia"/>
        </w:rPr>
        <w:t>4</w:t>
      </w:r>
      <w:r w:rsidR="00E913E8">
        <w:rPr>
          <w:rFonts w:hint="eastAsia"/>
        </w:rPr>
        <w:t>个时空单元内，在第</w:t>
      </w:r>
      <w:r w:rsidR="00E913E8">
        <w:rPr>
          <w:rFonts w:hint="eastAsia"/>
        </w:rPr>
        <w:t>x+1</w:t>
      </w:r>
      <w:r w:rsidR="00E913E8">
        <w:rPr>
          <w:rFonts w:hint="eastAsia"/>
        </w:rPr>
        <w:t>层落在了</w:t>
      </w:r>
      <w:r w:rsidR="00E913E8">
        <w:rPr>
          <w:rFonts w:hint="eastAsia"/>
        </w:rPr>
        <w:t>10</w:t>
      </w:r>
      <w:r w:rsidR="00E913E8">
        <w:rPr>
          <w:rFonts w:hint="eastAsia"/>
        </w:rPr>
        <w:t>个时空单元内，综合考虑时间和空间效率，红色多边形将被存储在第</w:t>
      </w:r>
      <w:r w:rsidR="00E913E8">
        <w:rPr>
          <w:rFonts w:hint="eastAsia"/>
        </w:rPr>
        <w:t>x</w:t>
      </w:r>
      <w:r w:rsidR="00E913E8">
        <w:rPr>
          <w:rFonts w:hint="eastAsia"/>
        </w:rPr>
        <w:t>层。第</w:t>
      </w:r>
      <w:r w:rsidR="00E913E8">
        <w:rPr>
          <w:rFonts w:hint="eastAsia"/>
        </w:rPr>
        <w:t>x</w:t>
      </w:r>
      <w:r w:rsidR="00E913E8">
        <w:rPr>
          <w:rFonts w:hint="eastAsia"/>
        </w:rPr>
        <w:t>层中的四个时空单元中都存储了红色多边形的完整备份。</w:t>
      </w:r>
    </w:p>
    <w:p w14:paraId="4FE37C51" w14:textId="77777777" w:rsidR="00D655EB" w:rsidRDefault="00D655EB" w:rsidP="00D655EB">
      <w:pPr>
        <w:jc w:val="center"/>
      </w:pPr>
      <w:r>
        <w:object w:dxaOrig="5371" w:dyaOrig="5970" w14:anchorId="59C7C3C5">
          <v:shape id="_x0000_i1034" type="#_x0000_t75" style="width:268.6pt;height:297.7pt" o:ole="">
            <v:imagedata r:id="rId32" o:title=""/>
          </v:shape>
          <o:OLEObject Type="Embed" ProgID="Visio.Drawing.15" ShapeID="_x0000_i1034" DrawAspect="Content" ObjectID="_1608449699" r:id="rId33"/>
        </w:object>
      </w:r>
    </w:p>
    <w:p w14:paraId="6525090A" w14:textId="77777777" w:rsidR="00D655EB" w:rsidRPr="00E723AA" w:rsidRDefault="00D655EB" w:rsidP="00D655EB">
      <w:pPr>
        <w:jc w:val="center"/>
      </w:pPr>
      <w:r>
        <w:rPr>
          <w:rFonts w:hint="eastAsia"/>
        </w:rPr>
        <w:t>图</w:t>
      </w:r>
      <w:r>
        <w:rPr>
          <w:rFonts w:hint="eastAsia"/>
        </w:rPr>
        <w:t>8-2</w:t>
      </w:r>
      <w:r>
        <w:t xml:space="preserve"> </w:t>
      </w:r>
      <w:r>
        <w:rPr>
          <w:rFonts w:hint="eastAsia"/>
        </w:rPr>
        <w:t>多边形存储划分</w:t>
      </w:r>
    </w:p>
    <w:sectPr w:rsidR="00D655EB" w:rsidRPr="00E723AA" w:rsidSect="00B0248E">
      <w:headerReference w:type="even" r:id="rId34"/>
      <w:headerReference w:type="default" r:id="rId35"/>
      <w:footerReference w:type="even" r:id="rId36"/>
      <w:footerReference w:type="default" r:id="rId37"/>
      <w:headerReference w:type="first" r:id="rId38"/>
      <w:footerReference w:type="first" r:id="rId39"/>
      <w:pgSz w:w="11906" w:h="16838"/>
      <w:pgMar w:top="1312" w:right="1800" w:bottom="1440" w:left="1800" w:header="779"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9" w:author="wangjianhua (C)" w:date="2018-11-24T10:04:00Z" w:initials="w(">
    <w:p w14:paraId="65CCEAEF" w14:textId="77777777" w:rsidR="00335A39" w:rsidRDefault="00335A39">
      <w:pPr>
        <w:pStyle w:val="afe"/>
      </w:pPr>
      <w:r>
        <w:rPr>
          <w:rStyle w:val="afd"/>
        </w:rPr>
        <w:annotationRef/>
      </w:r>
      <w:r>
        <w:rPr>
          <w:rFonts w:hint="eastAsia"/>
        </w:rPr>
        <w:t>子</w:t>
      </w:r>
      <w:r>
        <w:t>系统的输入：导入工具</w:t>
      </w:r>
    </w:p>
    <w:p w14:paraId="7DF3322E" w14:textId="77777777" w:rsidR="00335A39" w:rsidRDefault="00335A39">
      <w:pPr>
        <w:pStyle w:val="afe"/>
      </w:pPr>
      <w:r>
        <w:rPr>
          <w:rFonts w:hint="eastAsia"/>
        </w:rPr>
        <w:t>子</w:t>
      </w:r>
      <w:r>
        <w:t>系统的输出：查询端</w:t>
      </w:r>
      <w:r>
        <w:rPr>
          <w:rFonts w:hint="eastAsia"/>
        </w:rPr>
        <w:t>，</w:t>
      </w:r>
      <w:r>
        <w:t>导出工具等</w:t>
      </w:r>
    </w:p>
    <w:p w14:paraId="015DCAB7" w14:textId="01A9A576" w:rsidR="00335A39" w:rsidRPr="00816449" w:rsidRDefault="00335A39">
      <w:pPr>
        <w:pStyle w:val="afe"/>
      </w:pPr>
      <w:r>
        <w:rPr>
          <w:rFonts w:hint="eastAsia"/>
        </w:rPr>
        <w:t>以</w:t>
      </w:r>
      <w:r>
        <w:t>及与其它库或模块的</w:t>
      </w:r>
      <w:r>
        <w:rPr>
          <w:rFonts w:hint="eastAsia"/>
        </w:rPr>
        <w:t>协同</w:t>
      </w:r>
      <w:r>
        <w:t>关系。</w:t>
      </w:r>
    </w:p>
  </w:comment>
  <w:comment w:id="17" w:author="wangjianhua (C)" w:date="2018-11-24T16:24:00Z" w:initials="w(">
    <w:p w14:paraId="5FF4CC7C" w14:textId="7D42B237" w:rsidR="00335A39" w:rsidRDefault="00335A39">
      <w:pPr>
        <w:pStyle w:val="afe"/>
      </w:pPr>
      <w:r>
        <w:rPr>
          <w:rStyle w:val="afd"/>
        </w:rPr>
        <w:annotationRef/>
      </w:r>
      <w:r>
        <w:rPr>
          <w:rFonts w:hint="eastAsia"/>
        </w:rPr>
        <w:t>1.</w:t>
      </w:r>
      <w:r>
        <w:rPr>
          <w:rFonts w:hint="eastAsia"/>
        </w:rPr>
        <w:t>点、</w:t>
      </w:r>
      <w:r>
        <w:t>线、面三类元素的数据存储是否在同一张表？</w:t>
      </w:r>
      <w:r>
        <w:rPr>
          <w:rFonts w:hint="eastAsia"/>
        </w:rPr>
        <w:t>相应</w:t>
      </w:r>
      <w:r>
        <w:t>的编码</w:t>
      </w:r>
      <w:r>
        <w:rPr>
          <w:rFonts w:hint="eastAsia"/>
        </w:rPr>
        <w:t>数据</w:t>
      </w:r>
      <w:r>
        <w:t>的存储是否在同一张表？</w:t>
      </w:r>
      <w:r>
        <w:rPr>
          <w:rFonts w:hint="eastAsia"/>
        </w:rPr>
        <w:t>三</w:t>
      </w:r>
      <w:r>
        <w:t>类</w:t>
      </w:r>
      <w:r>
        <w:rPr>
          <w:rFonts w:hint="eastAsia"/>
        </w:rPr>
        <w:t>要</w:t>
      </w:r>
      <w:r>
        <w:t>素的</w:t>
      </w:r>
      <w:r>
        <w:rPr>
          <w:rFonts w:hint="eastAsia"/>
        </w:rPr>
        <w:t>元</w:t>
      </w:r>
      <w:r>
        <w:t>表是否在同一</w:t>
      </w:r>
      <w:r>
        <w:rPr>
          <w:rFonts w:hint="eastAsia"/>
        </w:rPr>
        <w:t>张</w:t>
      </w:r>
      <w:r>
        <w:t>表</w:t>
      </w:r>
      <w:r>
        <w:t>?</w:t>
      </w:r>
    </w:p>
  </w:comment>
  <w:comment w:id="19" w:author="wangjianhua (C)" w:date="2018-11-24T10:23:00Z" w:initials="w(">
    <w:p w14:paraId="4D9A4839" w14:textId="32D1A187" w:rsidR="00335A39" w:rsidRDefault="00335A39" w:rsidP="007E5B97">
      <w:pPr>
        <w:pStyle w:val="afe"/>
        <w:numPr>
          <w:ilvl w:val="0"/>
          <w:numId w:val="29"/>
        </w:numPr>
      </w:pPr>
      <w:r>
        <w:rPr>
          <w:rStyle w:val="afd"/>
        </w:rPr>
        <w:annotationRef/>
      </w:r>
      <w:r>
        <w:rPr>
          <w:rFonts w:hint="eastAsia"/>
        </w:rPr>
        <w:t>一次</w:t>
      </w:r>
      <w:r>
        <w:t>数据查询</w:t>
      </w:r>
      <w:r>
        <w:rPr>
          <w:rFonts w:hint="eastAsia"/>
        </w:rPr>
        <w:t>对</w:t>
      </w:r>
      <w:r>
        <w:t>编码表和数据表的访问是否两次都需要</w:t>
      </w:r>
      <w:r>
        <w:rPr>
          <w:rFonts w:hint="eastAsia"/>
        </w:rPr>
        <w:t>在</w:t>
      </w:r>
      <w:r>
        <w:rPr>
          <w:rFonts w:hint="eastAsia"/>
        </w:rPr>
        <w:t>HBASE</w:t>
      </w:r>
      <w:r>
        <w:rPr>
          <w:rFonts w:hint="eastAsia"/>
        </w:rPr>
        <w:t>中</w:t>
      </w:r>
      <w:r>
        <w:t>完成，时间</w:t>
      </w:r>
      <w:r>
        <w:rPr>
          <w:rFonts w:hint="eastAsia"/>
        </w:rPr>
        <w:t>延时</w:t>
      </w:r>
      <w:r>
        <w:t>是否有考虑</w:t>
      </w:r>
      <w:r>
        <w:rPr>
          <w:rFonts w:hint="eastAsia"/>
        </w:rPr>
        <w:t>？</w:t>
      </w:r>
    </w:p>
    <w:p w14:paraId="6D4A586E" w14:textId="26E2A586" w:rsidR="00335A39" w:rsidRDefault="00335A39" w:rsidP="007E5B97">
      <w:pPr>
        <w:pStyle w:val="afe"/>
        <w:numPr>
          <w:ilvl w:val="0"/>
          <w:numId w:val="29"/>
        </w:numPr>
      </w:pPr>
      <w:r>
        <w:rPr>
          <w:rFonts w:hint="eastAsia"/>
        </w:rPr>
        <w:t>数据</w:t>
      </w:r>
      <w:r>
        <w:t>表、编码表、以及元表之间的关系</w:t>
      </w:r>
      <w:r>
        <w:rPr>
          <w:rFonts w:hint="eastAsia"/>
        </w:rPr>
        <w:t>需要在</w:t>
      </w:r>
      <w:r>
        <w:t>图中体现。</w:t>
      </w:r>
    </w:p>
  </w:comment>
  <w:comment w:id="26" w:author="wangjianhua (C)" w:date="2018-11-24T17:00:00Z" w:initials="w(">
    <w:p w14:paraId="5196C475" w14:textId="4AC002C7" w:rsidR="00335A39" w:rsidRDefault="00335A39" w:rsidP="00BC1C4C">
      <w:pPr>
        <w:pStyle w:val="afe"/>
        <w:numPr>
          <w:ilvl w:val="0"/>
          <w:numId w:val="30"/>
        </w:numPr>
      </w:pPr>
      <w:r>
        <w:rPr>
          <w:rStyle w:val="afd"/>
        </w:rPr>
        <w:annotationRef/>
      </w:r>
      <w:r>
        <w:rPr>
          <w:rFonts w:hint="eastAsia"/>
        </w:rPr>
        <w:t>时空</w:t>
      </w:r>
      <w:r>
        <w:t>要素对象是否有对象集合的概念</w:t>
      </w:r>
      <w:r>
        <w:rPr>
          <w:rFonts w:hint="eastAsia"/>
        </w:rPr>
        <w:t>？</w:t>
      </w:r>
    </w:p>
    <w:p w14:paraId="2D3C2A41" w14:textId="5435B768" w:rsidR="00335A39" w:rsidRDefault="00335A39" w:rsidP="00BC1C4C">
      <w:pPr>
        <w:pStyle w:val="afe"/>
      </w:pPr>
      <w:r>
        <w:rPr>
          <w:rFonts w:hint="eastAsia"/>
        </w:rPr>
        <w:t>同类多个形成一个要素</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15DCAB7" w15:done="0"/>
  <w15:commentEx w15:paraId="5FF4CC7C" w15:done="0"/>
  <w15:commentEx w15:paraId="6D4A586E" w15:done="0"/>
  <w15:commentEx w15:paraId="2D3C2A4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15DCAB7" w16cid:durableId="1FA7D217"/>
  <w16cid:commentId w16cid:paraId="5FF4CC7C" w16cid:durableId="1FA7D219"/>
  <w16cid:commentId w16cid:paraId="6D4A586E" w16cid:durableId="1FA7D21A"/>
  <w16cid:commentId w16cid:paraId="2D3C2A41" w16cid:durableId="1FA7D21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68D922" w14:textId="77777777" w:rsidR="00C21A84" w:rsidRDefault="00C21A84" w:rsidP="0037049D">
      <w:pPr>
        <w:spacing w:line="240" w:lineRule="auto"/>
      </w:pPr>
      <w:r>
        <w:separator/>
      </w:r>
    </w:p>
  </w:endnote>
  <w:endnote w:type="continuationSeparator" w:id="0">
    <w:p w14:paraId="7AFB353F" w14:textId="77777777" w:rsidR="00C21A84" w:rsidRDefault="00C21A84" w:rsidP="003704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楷体_GB2312">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MS UI Gothic">
    <w:panose1 w:val="020B0600070205080204"/>
    <w:charset w:val="80"/>
    <w:family w:val="swiss"/>
    <w:pitch w:val="variable"/>
    <w:sig w:usb0="E00002FF" w:usb1="6AC7FDFB" w:usb2="08000012" w:usb3="00000000" w:csb0="0002009F" w:csb1="00000000"/>
  </w:font>
  <w:font w:name="DotumChe">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2BBFAC" w14:textId="77777777" w:rsidR="00335A39" w:rsidRDefault="00335A39">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Borders>
        <w:top w:val="single" w:sz="4" w:space="0" w:color="auto"/>
      </w:tblBorders>
      <w:tblLook w:val="01E0" w:firstRow="1" w:lastRow="1" w:firstColumn="1" w:lastColumn="1" w:noHBand="0" w:noVBand="0"/>
    </w:tblPr>
    <w:tblGrid>
      <w:gridCol w:w="2924"/>
      <w:gridCol w:w="2847"/>
      <w:gridCol w:w="2535"/>
    </w:tblGrid>
    <w:tr w:rsidR="00335A39" w14:paraId="1ACA04D6" w14:textId="77777777">
      <w:tc>
        <w:tcPr>
          <w:tcW w:w="1760" w:type="pct"/>
        </w:tcPr>
        <w:p w14:paraId="05E9FC94" w14:textId="57014C6A" w:rsidR="00335A39" w:rsidRDefault="00335A39" w:rsidP="00B0248E">
          <w:pPr>
            <w:pStyle w:val="a7"/>
          </w:pPr>
          <w:r>
            <w:fldChar w:fldCharType="begin"/>
          </w:r>
          <w:r>
            <w:instrText xml:space="preserve"> TIME \@ "yyyy-M-d" </w:instrText>
          </w:r>
          <w:r>
            <w:fldChar w:fldCharType="separate"/>
          </w:r>
          <w:r>
            <w:rPr>
              <w:noProof/>
            </w:rPr>
            <w:t>2019-1-8</w:t>
          </w:r>
          <w:r>
            <w:rPr>
              <w:noProof/>
            </w:rPr>
            <w:fldChar w:fldCharType="end"/>
          </w:r>
        </w:p>
      </w:tc>
      <w:tc>
        <w:tcPr>
          <w:tcW w:w="1714" w:type="pct"/>
        </w:tcPr>
        <w:p w14:paraId="7C8B7136" w14:textId="77777777" w:rsidR="00335A39" w:rsidRDefault="00335A39">
          <w:pPr>
            <w:pStyle w:val="a7"/>
          </w:pPr>
          <w:r>
            <w:rPr>
              <w:rFonts w:hint="eastAsia"/>
            </w:rPr>
            <w:t>华为保密信息</w:t>
          </w:r>
          <w:r>
            <w:rPr>
              <w:rFonts w:hint="eastAsia"/>
            </w:rPr>
            <w:t>,</w:t>
          </w:r>
          <w:r>
            <w:rPr>
              <w:rFonts w:hint="eastAsia"/>
            </w:rPr>
            <w:t>未经授权禁止扩散</w:t>
          </w:r>
        </w:p>
      </w:tc>
      <w:tc>
        <w:tcPr>
          <w:tcW w:w="1527" w:type="pct"/>
        </w:tcPr>
        <w:p w14:paraId="0C830E58" w14:textId="1AF9B3AD" w:rsidR="00335A39" w:rsidRDefault="00335A39">
          <w:pPr>
            <w:pStyle w:val="a7"/>
            <w:ind w:firstLine="360"/>
            <w:jc w:val="right"/>
          </w:pPr>
          <w:r>
            <w:rPr>
              <w:rFonts w:hint="eastAsia"/>
            </w:rPr>
            <w:t>第</w:t>
          </w:r>
          <w:r>
            <w:fldChar w:fldCharType="begin"/>
          </w:r>
          <w:r>
            <w:instrText>PAGE</w:instrText>
          </w:r>
          <w:r>
            <w:fldChar w:fldCharType="separate"/>
          </w:r>
          <w:r>
            <w:rPr>
              <w:noProof/>
            </w:rPr>
            <w:t>19</w:t>
          </w:r>
          <w:r>
            <w:rPr>
              <w:noProof/>
            </w:rPr>
            <w:fldChar w:fldCharType="end"/>
          </w:r>
          <w:r>
            <w:rPr>
              <w:rFonts w:hint="eastAsia"/>
            </w:rPr>
            <w:t>页</w:t>
          </w:r>
          <w:r>
            <w:t xml:space="preserve">, </w:t>
          </w:r>
          <w:r>
            <w:rPr>
              <w:rFonts w:hint="eastAsia"/>
            </w:rPr>
            <w:t>共</w:t>
          </w:r>
          <w:r>
            <w:rPr>
              <w:noProof/>
            </w:rPr>
            <w:fldChar w:fldCharType="begin"/>
          </w:r>
          <w:r>
            <w:rPr>
              <w:noProof/>
            </w:rPr>
            <w:instrText xml:space="preserve"> NUMPAGES  \* Arabic  \* MERGEFORMAT </w:instrText>
          </w:r>
          <w:r>
            <w:rPr>
              <w:noProof/>
            </w:rPr>
            <w:fldChar w:fldCharType="separate"/>
          </w:r>
          <w:r>
            <w:rPr>
              <w:noProof/>
            </w:rPr>
            <w:t>19</w:t>
          </w:r>
          <w:r>
            <w:rPr>
              <w:noProof/>
            </w:rPr>
            <w:fldChar w:fldCharType="end"/>
          </w:r>
          <w:r>
            <w:rPr>
              <w:rFonts w:hint="eastAsia"/>
            </w:rPr>
            <w:t>页</w:t>
          </w:r>
        </w:p>
      </w:tc>
    </w:tr>
  </w:tbl>
  <w:p w14:paraId="5328486D" w14:textId="77777777" w:rsidR="00335A39" w:rsidRDefault="00335A39">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BB5552" w14:textId="77777777" w:rsidR="00335A39" w:rsidRDefault="00335A39">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E34721" w14:textId="77777777" w:rsidR="00C21A84" w:rsidRDefault="00C21A84" w:rsidP="0037049D">
      <w:pPr>
        <w:spacing w:line="240" w:lineRule="auto"/>
      </w:pPr>
      <w:r>
        <w:separator/>
      </w:r>
    </w:p>
  </w:footnote>
  <w:footnote w:type="continuationSeparator" w:id="0">
    <w:p w14:paraId="240A3904" w14:textId="77777777" w:rsidR="00C21A84" w:rsidRDefault="00C21A84" w:rsidP="003704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123A6D" w14:textId="77777777" w:rsidR="00335A39" w:rsidRDefault="00335A39">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Borders>
        <w:bottom w:val="single" w:sz="4" w:space="0" w:color="auto"/>
      </w:tblBorders>
      <w:tblCellMar>
        <w:left w:w="57" w:type="dxa"/>
        <w:right w:w="57" w:type="dxa"/>
      </w:tblCellMar>
      <w:tblLook w:val="0000" w:firstRow="0" w:lastRow="0" w:firstColumn="0" w:lastColumn="0" w:noHBand="0" w:noVBand="0"/>
    </w:tblPr>
    <w:tblGrid>
      <w:gridCol w:w="831"/>
      <w:gridCol w:w="5814"/>
      <w:gridCol w:w="1661"/>
    </w:tblGrid>
    <w:tr w:rsidR="00335A39" w14:paraId="4465F707" w14:textId="77777777">
      <w:trPr>
        <w:cantSplit/>
        <w:trHeight w:hRule="exact" w:val="782"/>
      </w:trPr>
      <w:tc>
        <w:tcPr>
          <w:tcW w:w="500" w:type="pct"/>
        </w:tcPr>
        <w:p w14:paraId="2EF1FC63" w14:textId="77777777" w:rsidR="00335A39" w:rsidRDefault="00335A39">
          <w:pPr>
            <w:pStyle w:val="ac"/>
            <w:rPr>
              <w:rFonts w:ascii="Dotum" w:eastAsia="Dotum" w:hAnsi="Dotum"/>
            </w:rPr>
          </w:pPr>
          <w:r>
            <w:rPr>
              <w:rFonts w:ascii="Dotum" w:eastAsia="Dotum" w:hAnsi="Dotum"/>
              <w:noProof/>
              <w:snapToGrid/>
            </w:rPr>
            <w:drawing>
              <wp:inline distT="0" distB="0" distL="0" distR="0" wp14:anchorId="2F562643" wp14:editId="1706A37F">
                <wp:extent cx="419100" cy="419100"/>
                <wp:effectExtent l="19050" t="0" r="0" b="0"/>
                <wp:docPr id="1" name="图片 1" descr="HW_POS_RGB_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W_POS_RGB_Vertical"/>
                        <pic:cNvPicPr>
                          <a:picLocks noChangeAspect="1" noChangeArrowheads="1"/>
                        </pic:cNvPicPr>
                      </pic:nvPicPr>
                      <pic:blipFill>
                        <a:blip r:embed="rId1"/>
                        <a:srcRect/>
                        <a:stretch>
                          <a:fillRect/>
                        </a:stretch>
                      </pic:blipFill>
                      <pic:spPr bwMode="auto">
                        <a:xfrm>
                          <a:off x="0" y="0"/>
                          <a:ext cx="419100" cy="419100"/>
                        </a:xfrm>
                        <a:prstGeom prst="rect">
                          <a:avLst/>
                        </a:prstGeom>
                        <a:noFill/>
                        <a:ln w="9525">
                          <a:noFill/>
                          <a:miter lim="800000"/>
                          <a:headEnd/>
                          <a:tailEnd/>
                        </a:ln>
                      </pic:spPr>
                    </pic:pic>
                  </a:graphicData>
                </a:graphic>
              </wp:inline>
            </w:drawing>
          </w:r>
        </w:p>
        <w:p w14:paraId="146C3BF5" w14:textId="77777777" w:rsidR="00335A39" w:rsidRDefault="00335A39">
          <w:pPr>
            <w:rPr>
              <w:rFonts w:ascii="Dotum" w:eastAsia="Dotum" w:hAnsi="Dotum"/>
            </w:rPr>
          </w:pPr>
        </w:p>
      </w:tc>
      <w:tc>
        <w:tcPr>
          <w:tcW w:w="3500" w:type="pct"/>
          <w:vAlign w:val="bottom"/>
        </w:tcPr>
        <w:p w14:paraId="1744DF40" w14:textId="77777777" w:rsidR="00335A39" w:rsidRPr="00D65B7B" w:rsidRDefault="00335A39" w:rsidP="00D84510">
          <w:pPr>
            <w:pStyle w:val="a5"/>
            <w:ind w:firstLine="360"/>
            <w:rPr>
              <w:rFonts w:ascii="Dotum" w:eastAsiaTheme="minorEastAsia" w:hAnsi="Dotum"/>
            </w:rPr>
          </w:pPr>
          <w:r w:rsidRPr="00D84510">
            <w:rPr>
              <w:rFonts w:ascii="Dotum" w:eastAsiaTheme="minorEastAsia" w:hAnsi="Dotum" w:hint="eastAsia"/>
            </w:rPr>
            <w:t>时空计算</w:t>
          </w:r>
          <w:r>
            <w:rPr>
              <w:rFonts w:ascii="Dotum" w:eastAsiaTheme="minorEastAsia" w:hAnsi="Dotum"/>
            </w:rPr>
            <w:t xml:space="preserve"> V100R00</w:t>
          </w:r>
          <w:r>
            <w:rPr>
              <w:rFonts w:ascii="Dotum" w:eastAsiaTheme="minorEastAsia" w:hAnsi="Dotum" w:hint="eastAsia"/>
            </w:rPr>
            <w:t xml:space="preserve">1 </w:t>
          </w:r>
          <w:r>
            <w:rPr>
              <w:rFonts w:ascii="Dotum" w:eastAsiaTheme="minorEastAsia" w:hAnsi="Dotum" w:hint="eastAsia"/>
            </w:rPr>
            <w:t>技术</w:t>
          </w:r>
          <w:r>
            <w:rPr>
              <w:rFonts w:ascii="Dotum" w:eastAsiaTheme="minorEastAsia" w:hAnsi="Dotum"/>
            </w:rPr>
            <w:t>开发项目</w:t>
          </w:r>
          <w:r w:rsidRPr="004B1E94">
            <w:rPr>
              <w:rFonts w:ascii="Dotum" w:eastAsiaTheme="minorEastAsia" w:hAnsi="Dotum" w:hint="eastAsia"/>
            </w:rPr>
            <w:t>时空要素对象模型</w:t>
          </w:r>
          <w:r>
            <w:rPr>
              <w:rFonts w:ascii="Dotum" w:eastAsiaTheme="minorEastAsia" w:hAnsi="Dotum"/>
            </w:rPr>
            <w:t>设计文档</w:t>
          </w:r>
        </w:p>
      </w:tc>
      <w:tc>
        <w:tcPr>
          <w:tcW w:w="1000" w:type="pct"/>
          <w:vAlign w:val="bottom"/>
        </w:tcPr>
        <w:p w14:paraId="48356B66" w14:textId="77777777" w:rsidR="00335A39" w:rsidRDefault="00335A39" w:rsidP="00B0248E">
          <w:pPr>
            <w:pStyle w:val="a5"/>
            <w:rPr>
              <w:rFonts w:ascii="Dotum" w:eastAsia="Dotum" w:hAnsi="Dotum"/>
            </w:rPr>
          </w:pPr>
          <w:r>
            <w:rPr>
              <w:rFonts w:ascii="Dotum" w:eastAsia="Dotum" w:hAnsi="Dotum" w:hint="eastAsia"/>
            </w:rPr>
            <w:t>文</w:t>
          </w:r>
          <w:r>
            <w:rPr>
              <w:rFonts w:ascii="Dotum" w:eastAsia="MS UI Gothic" w:hAnsi="MS UI Gothic" w:hint="eastAsia"/>
            </w:rPr>
            <w:t>档</w:t>
          </w:r>
          <w:r>
            <w:rPr>
              <w:rFonts w:ascii="Dotum" w:eastAsia="Dotum" w:hAnsi="Dotum" w:hint="eastAsia"/>
            </w:rPr>
            <w:t>密</w:t>
          </w:r>
          <w:r>
            <w:rPr>
              <w:rFonts w:ascii="Dotum" w:hAnsi="MS UI Gothic" w:hint="eastAsia"/>
            </w:rPr>
            <w:t>级：</w:t>
          </w:r>
          <w:r>
            <w:rPr>
              <w:rFonts w:ascii="Dotum" w:hAnsi="MS UI Gothic"/>
            </w:rPr>
            <w:t>内部公开</w:t>
          </w:r>
        </w:p>
      </w:tc>
    </w:tr>
  </w:tbl>
  <w:p w14:paraId="16C2B29E" w14:textId="77777777" w:rsidR="00335A39" w:rsidRDefault="00335A39">
    <w:pPr>
      <w:pStyle w:val="a5"/>
      <w:rPr>
        <w:rFonts w:ascii="DotumChe" w:eastAsia="DotumChe" w:hAnsi="DotumCh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45C9A7" w14:textId="77777777" w:rsidR="00335A39" w:rsidRDefault="00335A39">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E1E58"/>
    <w:multiLevelType w:val="hybridMultilevel"/>
    <w:tmpl w:val="7ECA866E"/>
    <w:lvl w:ilvl="0" w:tplc="58E017DE">
      <w:start w:val="1"/>
      <w:numFmt w:val="decimal"/>
      <w:lvlText w:val="%1）"/>
      <w:lvlJc w:val="left"/>
      <w:pPr>
        <w:ind w:left="360" w:hanging="360"/>
      </w:pPr>
      <w:rPr>
        <w:rFonts w:hint="default"/>
      </w:rPr>
    </w:lvl>
    <w:lvl w:ilvl="1" w:tplc="04090011">
      <w:start w:val="1"/>
      <w:numFmt w:val="decimal"/>
      <w:lvlText w:val="%2)"/>
      <w:lvlJc w:val="left"/>
      <w:pPr>
        <w:ind w:left="840" w:hanging="420"/>
      </w:pPr>
    </w:lvl>
    <w:lvl w:ilvl="2" w:tplc="04090011">
      <w:start w:val="1"/>
      <w:numFmt w:val="decimal"/>
      <w:lvlText w:val="%3)"/>
      <w:lvlJc w:val="lef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1C3513C"/>
    <w:multiLevelType w:val="hybridMultilevel"/>
    <w:tmpl w:val="0C5A1BFE"/>
    <w:lvl w:ilvl="0" w:tplc="14323B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77D6BA3"/>
    <w:multiLevelType w:val="hybridMultilevel"/>
    <w:tmpl w:val="3252D22E"/>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091F2399"/>
    <w:multiLevelType w:val="hybridMultilevel"/>
    <w:tmpl w:val="D15C392E"/>
    <w:lvl w:ilvl="0" w:tplc="FFC83C6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BB3775B"/>
    <w:multiLevelType w:val="hybridMultilevel"/>
    <w:tmpl w:val="AA3E8780"/>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1337524"/>
    <w:multiLevelType w:val="hybridMultilevel"/>
    <w:tmpl w:val="DAEC09AA"/>
    <w:lvl w:ilvl="0" w:tplc="0409000F">
      <w:start w:val="1"/>
      <w:numFmt w:val="decimal"/>
      <w:lvlText w:val="%1."/>
      <w:lvlJc w:val="left"/>
      <w:pPr>
        <w:ind w:left="420" w:hanging="420"/>
      </w:pPr>
      <w:rPr>
        <w:rFont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18D718FB"/>
    <w:multiLevelType w:val="hybridMultilevel"/>
    <w:tmpl w:val="225A4CBA"/>
    <w:lvl w:ilvl="0" w:tplc="58E017DE">
      <w:start w:val="1"/>
      <w:numFmt w:val="decimal"/>
      <w:lvlText w:val="%1）"/>
      <w:lvlJc w:val="left"/>
      <w:pPr>
        <w:ind w:left="360" w:hanging="360"/>
      </w:pPr>
      <w:rPr>
        <w:rFonts w:hint="default"/>
      </w:rPr>
    </w:lvl>
    <w:lvl w:ilvl="1" w:tplc="04090011">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F384EC8"/>
    <w:multiLevelType w:val="hybridMultilevel"/>
    <w:tmpl w:val="DC9CF880"/>
    <w:lvl w:ilvl="0" w:tplc="17E8830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7BC19B2"/>
    <w:multiLevelType w:val="hybridMultilevel"/>
    <w:tmpl w:val="DE867A48"/>
    <w:lvl w:ilvl="0" w:tplc="04090011">
      <w:start w:val="1"/>
      <w:numFmt w:val="decimal"/>
      <w:lvlText w:val="%1)"/>
      <w:lvlJc w:val="left"/>
      <w:pPr>
        <w:ind w:left="1680" w:hanging="420"/>
      </w:p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9" w15:restartNumberingAfterBreak="0">
    <w:nsid w:val="2C1D0811"/>
    <w:multiLevelType w:val="hybridMultilevel"/>
    <w:tmpl w:val="4450431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F2E2696"/>
    <w:multiLevelType w:val="hybridMultilevel"/>
    <w:tmpl w:val="F5485162"/>
    <w:lvl w:ilvl="0" w:tplc="1F242F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45563A4"/>
    <w:multiLevelType w:val="hybridMultilevel"/>
    <w:tmpl w:val="906E4BF8"/>
    <w:lvl w:ilvl="0" w:tplc="58E017DE">
      <w:start w:val="1"/>
      <w:numFmt w:val="decimal"/>
      <w:lvlText w:val="%1）"/>
      <w:lvlJc w:val="left"/>
      <w:pPr>
        <w:ind w:left="360" w:hanging="360"/>
      </w:pPr>
      <w:rPr>
        <w:rFonts w:hint="default"/>
      </w:rPr>
    </w:lvl>
    <w:lvl w:ilvl="1" w:tplc="04090011">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5A24EC4"/>
    <w:multiLevelType w:val="hybridMultilevel"/>
    <w:tmpl w:val="23D4DF48"/>
    <w:lvl w:ilvl="0" w:tplc="6AD6344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7161758"/>
    <w:multiLevelType w:val="hybridMultilevel"/>
    <w:tmpl w:val="DBDABEBA"/>
    <w:lvl w:ilvl="0" w:tplc="A57637CE">
      <w:start w:val="1"/>
      <w:numFmt w:val="lowerLetter"/>
      <w:lvlText w:val="%1)"/>
      <w:lvlJc w:val="left"/>
      <w:pPr>
        <w:ind w:left="780" w:hanging="360"/>
      </w:pPr>
      <w:rPr>
        <w:rFonts w:hint="default"/>
      </w:rPr>
    </w:lvl>
    <w:lvl w:ilvl="1" w:tplc="8C5AB9DC">
      <w:start w:val="1"/>
      <w:numFmt w:val="decimal"/>
      <w:lvlText w:val="%2）"/>
      <w:lvlJc w:val="left"/>
      <w:pPr>
        <w:ind w:left="360" w:hanging="36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3AB27AA5"/>
    <w:multiLevelType w:val="hybridMultilevel"/>
    <w:tmpl w:val="C8EA40AA"/>
    <w:lvl w:ilvl="0" w:tplc="38AA282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0"/>
      <w:suff w:val="space"/>
      <w:lvlText w:val="表%9"/>
      <w:lvlJc w:val="center"/>
      <w:pPr>
        <w:ind w:left="0" w:firstLine="0"/>
      </w:pPr>
      <w:rPr>
        <w:rFonts w:ascii="Arial" w:eastAsia="黑体" w:hAnsi="Arial" w:hint="default"/>
        <w:b w:val="0"/>
        <w:i w:val="0"/>
        <w:sz w:val="18"/>
        <w:szCs w:val="18"/>
      </w:rPr>
    </w:lvl>
  </w:abstractNum>
  <w:abstractNum w:abstractNumId="16" w15:restartNumberingAfterBreak="0">
    <w:nsid w:val="43363F80"/>
    <w:multiLevelType w:val="hybridMultilevel"/>
    <w:tmpl w:val="3A30BDD4"/>
    <w:lvl w:ilvl="0" w:tplc="66A423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43B3D4F"/>
    <w:multiLevelType w:val="multilevel"/>
    <w:tmpl w:val="9E3CE8F0"/>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rPr>
        <w:rFonts w:ascii="Times New Roman" w:hAnsi="Times New Roman" w:cs="Times New Roman" w:hint="default"/>
      </w:r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8" w15:restartNumberingAfterBreak="0">
    <w:nsid w:val="45B274AF"/>
    <w:multiLevelType w:val="hybridMultilevel"/>
    <w:tmpl w:val="5972F826"/>
    <w:lvl w:ilvl="0" w:tplc="58E017DE">
      <w:start w:val="1"/>
      <w:numFmt w:val="decimal"/>
      <w:lvlText w:val="%1）"/>
      <w:lvlJc w:val="left"/>
      <w:pPr>
        <w:ind w:left="360" w:hanging="360"/>
      </w:pPr>
      <w:rPr>
        <w:rFonts w:hint="default"/>
      </w:rPr>
    </w:lvl>
    <w:lvl w:ilvl="1" w:tplc="04090011">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9DF33CD"/>
    <w:multiLevelType w:val="hybridMultilevel"/>
    <w:tmpl w:val="C6A422F8"/>
    <w:lvl w:ilvl="0" w:tplc="A044DE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DF66844"/>
    <w:multiLevelType w:val="hybridMultilevel"/>
    <w:tmpl w:val="B4E8DA36"/>
    <w:lvl w:ilvl="0" w:tplc="A86CBCE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609B5781"/>
    <w:multiLevelType w:val="hybridMultilevel"/>
    <w:tmpl w:val="7AB29802"/>
    <w:lvl w:ilvl="0" w:tplc="9B22DDC2">
      <w:start w:val="1"/>
      <w:numFmt w:val="decimal"/>
      <w:lvlText w:val="%1."/>
      <w:lvlJc w:val="left"/>
      <w:pPr>
        <w:ind w:left="360" w:hanging="360"/>
      </w:pPr>
      <w:rPr>
        <w:rFonts w:hint="default"/>
      </w:rPr>
    </w:lvl>
    <w:lvl w:ilvl="1" w:tplc="04090011">
      <w:start w:val="1"/>
      <w:numFmt w:val="decimal"/>
      <w:lvlText w:val="%2)"/>
      <w:lvlJc w:val="left"/>
      <w:pPr>
        <w:ind w:left="840" w:hanging="420"/>
      </w:pPr>
    </w:lvl>
    <w:lvl w:ilvl="2" w:tplc="93D858E8">
      <w:start w:val="1"/>
      <w:numFmt w:val="decimal"/>
      <w:lvlText w:val="%3、"/>
      <w:lvlJc w:val="left"/>
      <w:pPr>
        <w:ind w:left="1200" w:hanging="360"/>
      </w:pPr>
      <w:rPr>
        <w:rFonts w:hAnsi="Times New Roman" w:cs="Times New Roman" w:hint="default"/>
        <w:color w:val="auto"/>
        <w:sz w:val="21"/>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0B0022D"/>
    <w:multiLevelType w:val="hybridMultilevel"/>
    <w:tmpl w:val="C08650E4"/>
    <w:lvl w:ilvl="0" w:tplc="49E2E2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38521DC"/>
    <w:multiLevelType w:val="hybridMultilevel"/>
    <w:tmpl w:val="6D82AEC2"/>
    <w:lvl w:ilvl="0" w:tplc="04090011">
      <w:start w:val="1"/>
      <w:numFmt w:val="decimal"/>
      <w:lvlText w:val="%1)"/>
      <w:lvlJc w:val="left"/>
      <w:pPr>
        <w:ind w:left="780" w:hanging="420"/>
      </w:pPr>
    </w:lvl>
    <w:lvl w:ilvl="1" w:tplc="04090011">
      <w:start w:val="1"/>
      <w:numFmt w:val="decimal"/>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4" w15:restartNumberingAfterBreak="0">
    <w:nsid w:val="6C0016D2"/>
    <w:multiLevelType w:val="hybridMultilevel"/>
    <w:tmpl w:val="8190ED88"/>
    <w:lvl w:ilvl="0" w:tplc="F8766B26">
      <w:start w:val="1"/>
      <w:numFmt w:val="decimal"/>
      <w:pStyle w:val="TableDescription"/>
      <w:lvlText w:val="表%1 "/>
      <w:lvlJc w:val="left"/>
      <w:pPr>
        <w:tabs>
          <w:tab w:val="num" w:pos="0"/>
        </w:tabs>
        <w:ind w:left="0" w:firstLine="0"/>
      </w:pPr>
      <w:rPr>
        <w:rFonts w:ascii="Arial" w:eastAsia="宋体" w:hAnsi="Arial" w:cs="Times New Roman" w:hint="default"/>
        <w:kern w:val="0"/>
        <w:sz w:val="18"/>
        <w:szCs w:val="18"/>
        <w:lang w:val="en-US"/>
      </w:rPr>
    </w:lvl>
    <w:lvl w:ilvl="1" w:tplc="04090003">
      <w:start w:val="1"/>
      <w:numFmt w:val="lowerLetter"/>
      <w:lvlText w:val="%2)"/>
      <w:lvlJc w:val="left"/>
      <w:pPr>
        <w:tabs>
          <w:tab w:val="num" w:pos="840"/>
        </w:tabs>
        <w:ind w:left="840" w:hanging="420"/>
      </w:pPr>
    </w:lvl>
    <w:lvl w:ilvl="2" w:tplc="04090005">
      <w:start w:val="1"/>
      <w:numFmt w:val="lowerRoman"/>
      <w:lvlText w:val="%3."/>
      <w:lvlJc w:val="right"/>
      <w:pPr>
        <w:tabs>
          <w:tab w:val="num" w:pos="1260"/>
        </w:tabs>
        <w:ind w:left="1260" w:hanging="420"/>
      </w:pPr>
    </w:lvl>
    <w:lvl w:ilvl="3" w:tplc="04090001">
      <w:start w:val="1"/>
      <w:numFmt w:val="decimal"/>
      <w:lvlText w:val="%4."/>
      <w:lvlJc w:val="left"/>
      <w:pPr>
        <w:tabs>
          <w:tab w:val="num" w:pos="1680"/>
        </w:tabs>
        <w:ind w:left="1680" w:hanging="420"/>
      </w:pPr>
    </w:lvl>
    <w:lvl w:ilvl="4" w:tplc="04090003">
      <w:start w:val="1"/>
      <w:numFmt w:val="lowerLetter"/>
      <w:lvlText w:val="%5)"/>
      <w:lvlJc w:val="left"/>
      <w:pPr>
        <w:tabs>
          <w:tab w:val="num" w:pos="2100"/>
        </w:tabs>
        <w:ind w:left="2100" w:hanging="420"/>
      </w:pPr>
    </w:lvl>
    <w:lvl w:ilvl="5" w:tplc="04090005">
      <w:start w:val="1"/>
      <w:numFmt w:val="lowerRoman"/>
      <w:lvlText w:val="%6."/>
      <w:lvlJc w:val="right"/>
      <w:pPr>
        <w:tabs>
          <w:tab w:val="num" w:pos="2520"/>
        </w:tabs>
        <w:ind w:left="2520" w:hanging="420"/>
      </w:pPr>
    </w:lvl>
    <w:lvl w:ilvl="6" w:tplc="04090001">
      <w:start w:val="1"/>
      <w:numFmt w:val="decimal"/>
      <w:lvlText w:val="%7."/>
      <w:lvlJc w:val="left"/>
      <w:pPr>
        <w:tabs>
          <w:tab w:val="num" w:pos="2940"/>
        </w:tabs>
        <w:ind w:left="2940" w:hanging="420"/>
      </w:pPr>
    </w:lvl>
    <w:lvl w:ilvl="7" w:tplc="04090003">
      <w:start w:val="1"/>
      <w:numFmt w:val="lowerLetter"/>
      <w:lvlText w:val="%8)"/>
      <w:lvlJc w:val="left"/>
      <w:pPr>
        <w:tabs>
          <w:tab w:val="num" w:pos="3360"/>
        </w:tabs>
        <w:ind w:left="3360" w:hanging="420"/>
      </w:pPr>
    </w:lvl>
    <w:lvl w:ilvl="8" w:tplc="04090005">
      <w:start w:val="1"/>
      <w:numFmt w:val="lowerRoman"/>
      <w:lvlText w:val="%9."/>
      <w:lvlJc w:val="right"/>
      <w:pPr>
        <w:tabs>
          <w:tab w:val="num" w:pos="3780"/>
        </w:tabs>
        <w:ind w:left="3780" w:hanging="420"/>
      </w:pPr>
    </w:lvl>
  </w:abstractNum>
  <w:abstractNum w:abstractNumId="25" w15:restartNumberingAfterBreak="0">
    <w:nsid w:val="76F846EC"/>
    <w:multiLevelType w:val="hybridMultilevel"/>
    <w:tmpl w:val="20C22BB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76FC7C31"/>
    <w:multiLevelType w:val="hybridMultilevel"/>
    <w:tmpl w:val="65282578"/>
    <w:lvl w:ilvl="0" w:tplc="04090001">
      <w:start w:val="1"/>
      <w:numFmt w:val="bullet"/>
      <w:lvlText w:val=""/>
      <w:lvlJc w:val="left"/>
      <w:pPr>
        <w:ind w:left="420" w:hanging="420"/>
      </w:pPr>
      <w:rPr>
        <w:rFonts w:ascii="Wingdings" w:hAnsi="Wingdings" w:hint="default"/>
      </w:rPr>
    </w:lvl>
    <w:lvl w:ilvl="1" w:tplc="04090011">
      <w:start w:val="1"/>
      <w:numFmt w:val="decimal"/>
      <w:lvlText w:val="%2)"/>
      <w:lvlJc w:val="left"/>
      <w:pPr>
        <w:ind w:left="840" w:hanging="420"/>
      </w:pPr>
      <w:rPr>
        <w:rFont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7B287A9F"/>
    <w:multiLevelType w:val="hybridMultilevel"/>
    <w:tmpl w:val="DD6C0E3A"/>
    <w:lvl w:ilvl="0" w:tplc="133895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C731F3B"/>
    <w:multiLevelType w:val="hybridMultilevel"/>
    <w:tmpl w:val="B6D4899A"/>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9" w15:restartNumberingAfterBreak="0">
    <w:nsid w:val="7E8D3963"/>
    <w:multiLevelType w:val="hybridMultilevel"/>
    <w:tmpl w:val="32C4E66E"/>
    <w:lvl w:ilvl="0" w:tplc="04090011">
      <w:start w:val="1"/>
      <w:numFmt w:val="decimal"/>
      <w:lvlText w:val="%1)"/>
      <w:lvlJc w:val="left"/>
      <w:pPr>
        <w:ind w:left="840" w:hanging="420"/>
      </w:pPr>
    </w:lvl>
    <w:lvl w:ilvl="1" w:tplc="04090011">
      <w:start w:val="1"/>
      <w:numFmt w:val="decimal"/>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7"/>
  </w:num>
  <w:num w:numId="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8"/>
  </w:num>
  <w:num w:numId="5">
    <w:abstractNumId w:val="2"/>
  </w:num>
  <w:num w:numId="6">
    <w:abstractNumId w:val="7"/>
  </w:num>
  <w:num w:numId="7">
    <w:abstractNumId w:val="25"/>
  </w:num>
  <w:num w:numId="8">
    <w:abstractNumId w:val="4"/>
  </w:num>
  <w:num w:numId="9">
    <w:abstractNumId w:val="27"/>
  </w:num>
  <w:num w:numId="10">
    <w:abstractNumId w:val="22"/>
  </w:num>
  <w:num w:numId="11">
    <w:abstractNumId w:val="19"/>
  </w:num>
  <w:num w:numId="12">
    <w:abstractNumId w:val="13"/>
  </w:num>
  <w:num w:numId="13">
    <w:abstractNumId w:val="8"/>
  </w:num>
  <w:num w:numId="14">
    <w:abstractNumId w:val="14"/>
  </w:num>
  <w:num w:numId="15">
    <w:abstractNumId w:val="11"/>
  </w:num>
  <w:num w:numId="16">
    <w:abstractNumId w:val="23"/>
  </w:num>
  <w:num w:numId="17">
    <w:abstractNumId w:val="0"/>
  </w:num>
  <w:num w:numId="18">
    <w:abstractNumId w:val="18"/>
  </w:num>
  <w:num w:numId="19">
    <w:abstractNumId w:val="6"/>
  </w:num>
  <w:num w:numId="20">
    <w:abstractNumId w:val="9"/>
  </w:num>
  <w:num w:numId="21">
    <w:abstractNumId w:val="29"/>
  </w:num>
  <w:num w:numId="22">
    <w:abstractNumId w:val="21"/>
  </w:num>
  <w:num w:numId="23">
    <w:abstractNumId w:val="1"/>
  </w:num>
  <w:num w:numId="24">
    <w:abstractNumId w:val="5"/>
  </w:num>
  <w:num w:numId="25">
    <w:abstractNumId w:val="26"/>
  </w:num>
  <w:num w:numId="26">
    <w:abstractNumId w:val="12"/>
  </w:num>
  <w:num w:numId="27">
    <w:abstractNumId w:val="20"/>
  </w:num>
  <w:num w:numId="28">
    <w:abstractNumId w:val="3"/>
  </w:num>
  <w:num w:numId="29">
    <w:abstractNumId w:val="10"/>
  </w:num>
  <w:num w:numId="30">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xc">
    <w15:presenceInfo w15:providerId="None" w15:userId="xc"/>
  </w15:person>
  <w15:person w15:author="Yu Liebing">
    <w15:presenceInfo w15:providerId="Windows Live" w15:userId="933bfd067d2010cb"/>
  </w15:person>
  <w15:person w15:author="wangjianhua (C)">
    <w15:presenceInfo w15:providerId="AD" w15:userId="S-1-5-21-147214757-305610072-1517763936-4693380"/>
  </w15:person>
  <w15:person w15:author="39334073@qq.com">
    <w15:presenceInfo w15:providerId="Windows Live" w15:userId="07c2dcdfb1c287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06B"/>
    <w:rsid w:val="00000FFB"/>
    <w:rsid w:val="00025E7D"/>
    <w:rsid w:val="000613DE"/>
    <w:rsid w:val="00090152"/>
    <w:rsid w:val="001610EB"/>
    <w:rsid w:val="001C0E40"/>
    <w:rsid w:val="001F657E"/>
    <w:rsid w:val="00260C44"/>
    <w:rsid w:val="002B2684"/>
    <w:rsid w:val="002B62AC"/>
    <w:rsid w:val="00335A39"/>
    <w:rsid w:val="003457BD"/>
    <w:rsid w:val="003633DA"/>
    <w:rsid w:val="0037049D"/>
    <w:rsid w:val="003D2BEE"/>
    <w:rsid w:val="00402DF6"/>
    <w:rsid w:val="00442928"/>
    <w:rsid w:val="00451FA2"/>
    <w:rsid w:val="00467B9A"/>
    <w:rsid w:val="00485769"/>
    <w:rsid w:val="00490C7B"/>
    <w:rsid w:val="004B1E94"/>
    <w:rsid w:val="004C2257"/>
    <w:rsid w:val="004F66C4"/>
    <w:rsid w:val="00504FFF"/>
    <w:rsid w:val="005620B3"/>
    <w:rsid w:val="005935EA"/>
    <w:rsid w:val="005E21E9"/>
    <w:rsid w:val="005F601E"/>
    <w:rsid w:val="006C4541"/>
    <w:rsid w:val="006E148E"/>
    <w:rsid w:val="007068B8"/>
    <w:rsid w:val="00722F2A"/>
    <w:rsid w:val="007712C7"/>
    <w:rsid w:val="007B5394"/>
    <w:rsid w:val="007E5B97"/>
    <w:rsid w:val="00802302"/>
    <w:rsid w:val="00816449"/>
    <w:rsid w:val="00833155"/>
    <w:rsid w:val="0085716E"/>
    <w:rsid w:val="00862E24"/>
    <w:rsid w:val="00870A84"/>
    <w:rsid w:val="00894651"/>
    <w:rsid w:val="008F25C0"/>
    <w:rsid w:val="00906C1C"/>
    <w:rsid w:val="0091209D"/>
    <w:rsid w:val="009A2FD7"/>
    <w:rsid w:val="009C2E1E"/>
    <w:rsid w:val="00A05216"/>
    <w:rsid w:val="00A1020D"/>
    <w:rsid w:val="00A20511"/>
    <w:rsid w:val="00A303A0"/>
    <w:rsid w:val="00A35715"/>
    <w:rsid w:val="00A8053D"/>
    <w:rsid w:val="00A9644C"/>
    <w:rsid w:val="00AA7645"/>
    <w:rsid w:val="00AD4C52"/>
    <w:rsid w:val="00B00A4B"/>
    <w:rsid w:val="00B0248E"/>
    <w:rsid w:val="00B146AD"/>
    <w:rsid w:val="00B42CD5"/>
    <w:rsid w:val="00B52C4B"/>
    <w:rsid w:val="00B62C43"/>
    <w:rsid w:val="00BA27C5"/>
    <w:rsid w:val="00BC1C4C"/>
    <w:rsid w:val="00C21A84"/>
    <w:rsid w:val="00C24304"/>
    <w:rsid w:val="00C70986"/>
    <w:rsid w:val="00CC0B86"/>
    <w:rsid w:val="00CC14C6"/>
    <w:rsid w:val="00D23894"/>
    <w:rsid w:val="00D655EB"/>
    <w:rsid w:val="00D84510"/>
    <w:rsid w:val="00DC606B"/>
    <w:rsid w:val="00E723AA"/>
    <w:rsid w:val="00E913E8"/>
    <w:rsid w:val="00EB0864"/>
    <w:rsid w:val="00EE64EC"/>
    <w:rsid w:val="00F03AF7"/>
    <w:rsid w:val="00F0444E"/>
    <w:rsid w:val="00F510D4"/>
    <w:rsid w:val="00F52CEB"/>
    <w:rsid w:val="00F602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E6BDA1"/>
  <w15:chartTrackingRefBased/>
  <w15:docId w15:val="{296B777C-8DBD-4A23-BB25-E823C8A7D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iPriority="0"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iPriority="0" w:unhideWhenUsed="1"/>
    <w:lsdException w:name="Table Web 2"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37049D"/>
    <w:pPr>
      <w:widowControl w:val="0"/>
      <w:autoSpaceDE w:val="0"/>
      <w:autoSpaceDN w:val="0"/>
      <w:adjustRightInd w:val="0"/>
      <w:spacing w:line="360" w:lineRule="auto"/>
    </w:pPr>
    <w:rPr>
      <w:rFonts w:ascii="Times New Roman" w:eastAsia="宋体" w:hAnsi="Times New Roman" w:cs="Times New Roman"/>
      <w:snapToGrid w:val="0"/>
      <w:kern w:val="0"/>
      <w:szCs w:val="21"/>
    </w:rPr>
  </w:style>
  <w:style w:type="paragraph" w:styleId="1">
    <w:name w:val="heading 1"/>
    <w:next w:val="2"/>
    <w:link w:val="10"/>
    <w:qFormat/>
    <w:rsid w:val="0037049D"/>
    <w:pPr>
      <w:keepNext/>
      <w:numPr>
        <w:numId w:val="2"/>
      </w:numPr>
      <w:spacing w:before="240" w:after="240"/>
      <w:jc w:val="both"/>
      <w:outlineLvl w:val="0"/>
    </w:pPr>
    <w:rPr>
      <w:rFonts w:ascii="Arial" w:eastAsia="黑体" w:hAnsi="Arial" w:cs="Times New Roman"/>
      <w:b/>
      <w:kern w:val="0"/>
      <w:sz w:val="32"/>
      <w:szCs w:val="32"/>
    </w:rPr>
  </w:style>
  <w:style w:type="paragraph" w:styleId="2">
    <w:name w:val="heading 2"/>
    <w:next w:val="a1"/>
    <w:link w:val="20"/>
    <w:qFormat/>
    <w:rsid w:val="0037049D"/>
    <w:pPr>
      <w:keepNext/>
      <w:numPr>
        <w:ilvl w:val="1"/>
        <w:numId w:val="2"/>
      </w:numPr>
      <w:spacing w:before="240" w:after="240"/>
      <w:jc w:val="both"/>
      <w:outlineLvl w:val="1"/>
    </w:pPr>
    <w:rPr>
      <w:rFonts w:ascii="Arial" w:eastAsia="黑体" w:hAnsi="Arial" w:cs="Times New Roman"/>
      <w:kern w:val="0"/>
      <w:sz w:val="24"/>
      <w:szCs w:val="24"/>
    </w:rPr>
  </w:style>
  <w:style w:type="paragraph" w:styleId="3">
    <w:name w:val="heading 3"/>
    <w:basedOn w:val="a1"/>
    <w:next w:val="a1"/>
    <w:link w:val="30"/>
    <w:qFormat/>
    <w:rsid w:val="0037049D"/>
    <w:pPr>
      <w:keepNext/>
      <w:keepLines/>
      <w:numPr>
        <w:ilvl w:val="2"/>
        <w:numId w:val="2"/>
      </w:numPr>
      <w:autoSpaceDE/>
      <w:autoSpaceDN/>
      <w:adjustRightInd/>
      <w:spacing w:before="260" w:after="260" w:line="416" w:lineRule="auto"/>
      <w:jc w:val="both"/>
      <w:outlineLvl w:val="2"/>
    </w:pPr>
    <w:rPr>
      <w:rFonts w:eastAsia="黑体"/>
      <w:bCs/>
      <w:kern w:val="2"/>
      <w:sz w:val="24"/>
      <w:szCs w:val="32"/>
    </w:rPr>
  </w:style>
  <w:style w:type="paragraph" w:styleId="4">
    <w:name w:val="heading 4"/>
    <w:basedOn w:val="a1"/>
    <w:next w:val="a1"/>
    <w:link w:val="40"/>
    <w:unhideWhenUsed/>
    <w:qFormat/>
    <w:rsid w:val="0037049D"/>
    <w:pPr>
      <w:keepNext/>
      <w:keepLines/>
      <w:numPr>
        <w:ilvl w:val="3"/>
        <w:numId w:val="2"/>
      </w:numPr>
      <w:spacing w:before="280" w:after="290" w:line="376" w:lineRule="auto"/>
      <w:outlineLvl w:val="3"/>
    </w:pPr>
    <w:rPr>
      <w:rFonts w:asciiTheme="majorHAnsi" w:eastAsiaTheme="majorEastAsia" w:hAnsiTheme="majorHAnsi" w:cstheme="majorBidi"/>
      <w:bCs/>
      <w:sz w:val="24"/>
      <w:szCs w:val="28"/>
    </w:rPr>
  </w:style>
  <w:style w:type="paragraph" w:styleId="5">
    <w:name w:val="heading 5"/>
    <w:basedOn w:val="a1"/>
    <w:next w:val="a1"/>
    <w:link w:val="50"/>
    <w:unhideWhenUsed/>
    <w:qFormat/>
    <w:rsid w:val="0037049D"/>
    <w:pPr>
      <w:keepNext/>
      <w:keepLines/>
      <w:numPr>
        <w:ilvl w:val="4"/>
        <w:numId w:val="2"/>
      </w:numPr>
      <w:spacing w:before="280" w:after="290" w:line="376" w:lineRule="auto"/>
      <w:outlineLvl w:val="4"/>
    </w:pPr>
    <w:rPr>
      <w:b/>
      <w:bCs/>
      <w:sz w:val="28"/>
      <w:szCs w:val="28"/>
    </w:rPr>
  </w:style>
  <w:style w:type="paragraph" w:styleId="6">
    <w:name w:val="heading 6"/>
    <w:basedOn w:val="a1"/>
    <w:next w:val="a1"/>
    <w:link w:val="60"/>
    <w:semiHidden/>
    <w:unhideWhenUsed/>
    <w:qFormat/>
    <w:rsid w:val="0037049D"/>
    <w:pPr>
      <w:keepNext/>
      <w:keepLines/>
      <w:numPr>
        <w:ilvl w:val="5"/>
        <w:numId w:val="2"/>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1"/>
    <w:next w:val="a1"/>
    <w:link w:val="70"/>
    <w:semiHidden/>
    <w:unhideWhenUsed/>
    <w:qFormat/>
    <w:rsid w:val="0037049D"/>
    <w:pPr>
      <w:keepNext/>
      <w:keepLines/>
      <w:numPr>
        <w:ilvl w:val="6"/>
        <w:numId w:val="2"/>
      </w:numPr>
      <w:spacing w:before="240" w:after="64" w:line="320" w:lineRule="auto"/>
      <w:outlineLvl w:val="6"/>
    </w:pPr>
    <w:rPr>
      <w:b/>
      <w:bCs/>
      <w:sz w:val="24"/>
      <w:szCs w:val="24"/>
    </w:rPr>
  </w:style>
  <w:style w:type="paragraph" w:styleId="8">
    <w:name w:val="heading 8"/>
    <w:basedOn w:val="a1"/>
    <w:next w:val="a1"/>
    <w:link w:val="80"/>
    <w:semiHidden/>
    <w:unhideWhenUsed/>
    <w:qFormat/>
    <w:rsid w:val="0037049D"/>
    <w:pPr>
      <w:keepNext/>
      <w:keepLines/>
      <w:numPr>
        <w:ilvl w:val="7"/>
        <w:numId w:val="2"/>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1"/>
    <w:next w:val="a1"/>
    <w:link w:val="90"/>
    <w:semiHidden/>
    <w:unhideWhenUsed/>
    <w:qFormat/>
    <w:rsid w:val="0037049D"/>
    <w:pPr>
      <w:keepNext/>
      <w:keepLines/>
      <w:numPr>
        <w:ilvl w:val="8"/>
        <w:numId w:val="2"/>
      </w:numPr>
      <w:spacing w:before="240" w:after="64" w:line="320" w:lineRule="auto"/>
      <w:outlineLvl w:val="8"/>
    </w:pPr>
    <w:rPr>
      <w:rFonts w:asciiTheme="majorHAnsi" w:eastAsiaTheme="majorEastAsia" w:hAnsiTheme="majorHAnsi" w:cstheme="majorBidi"/>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nhideWhenUsed/>
    <w:rsid w:val="0037049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2"/>
    <w:link w:val="a5"/>
    <w:rsid w:val="0037049D"/>
    <w:rPr>
      <w:sz w:val="18"/>
      <w:szCs w:val="18"/>
    </w:rPr>
  </w:style>
  <w:style w:type="paragraph" w:styleId="a7">
    <w:name w:val="footer"/>
    <w:basedOn w:val="a1"/>
    <w:link w:val="a8"/>
    <w:unhideWhenUsed/>
    <w:rsid w:val="0037049D"/>
    <w:pPr>
      <w:tabs>
        <w:tab w:val="center" w:pos="4153"/>
        <w:tab w:val="right" w:pos="8306"/>
      </w:tabs>
      <w:snapToGrid w:val="0"/>
    </w:pPr>
    <w:rPr>
      <w:sz w:val="18"/>
      <w:szCs w:val="18"/>
    </w:rPr>
  </w:style>
  <w:style w:type="character" w:customStyle="1" w:styleId="a8">
    <w:name w:val="页脚 字符"/>
    <w:basedOn w:val="a2"/>
    <w:link w:val="a7"/>
    <w:rsid w:val="0037049D"/>
    <w:rPr>
      <w:sz w:val="18"/>
      <w:szCs w:val="18"/>
    </w:rPr>
  </w:style>
  <w:style w:type="character" w:customStyle="1" w:styleId="10">
    <w:name w:val="标题 1 字符"/>
    <w:basedOn w:val="a2"/>
    <w:link w:val="1"/>
    <w:rsid w:val="0037049D"/>
    <w:rPr>
      <w:rFonts w:ascii="Arial" w:eastAsia="黑体" w:hAnsi="Arial" w:cs="Times New Roman"/>
      <w:b/>
      <w:kern w:val="0"/>
      <w:sz w:val="32"/>
      <w:szCs w:val="32"/>
    </w:rPr>
  </w:style>
  <w:style w:type="character" w:customStyle="1" w:styleId="20">
    <w:name w:val="标题 2 字符"/>
    <w:basedOn w:val="a2"/>
    <w:link w:val="2"/>
    <w:rsid w:val="0037049D"/>
    <w:rPr>
      <w:rFonts w:ascii="Arial" w:eastAsia="黑体" w:hAnsi="Arial" w:cs="Times New Roman"/>
      <w:kern w:val="0"/>
      <w:sz w:val="24"/>
      <w:szCs w:val="24"/>
    </w:rPr>
  </w:style>
  <w:style w:type="character" w:customStyle="1" w:styleId="30">
    <w:name w:val="标题 3 字符"/>
    <w:basedOn w:val="a2"/>
    <w:link w:val="3"/>
    <w:rsid w:val="0037049D"/>
    <w:rPr>
      <w:rFonts w:ascii="Times New Roman" w:eastAsia="黑体" w:hAnsi="Times New Roman" w:cs="Times New Roman"/>
      <w:bCs/>
      <w:snapToGrid w:val="0"/>
      <w:sz w:val="24"/>
      <w:szCs w:val="32"/>
    </w:rPr>
  </w:style>
  <w:style w:type="character" w:customStyle="1" w:styleId="40">
    <w:name w:val="标题 4 字符"/>
    <w:basedOn w:val="a2"/>
    <w:link w:val="4"/>
    <w:rsid w:val="0037049D"/>
    <w:rPr>
      <w:rFonts w:asciiTheme="majorHAnsi" w:eastAsiaTheme="majorEastAsia" w:hAnsiTheme="majorHAnsi" w:cstheme="majorBidi"/>
      <w:bCs/>
      <w:snapToGrid w:val="0"/>
      <w:kern w:val="0"/>
      <w:sz w:val="24"/>
      <w:szCs w:val="28"/>
    </w:rPr>
  </w:style>
  <w:style w:type="character" w:customStyle="1" w:styleId="50">
    <w:name w:val="标题 5 字符"/>
    <w:basedOn w:val="a2"/>
    <w:link w:val="5"/>
    <w:rsid w:val="0037049D"/>
    <w:rPr>
      <w:rFonts w:ascii="Times New Roman" w:eastAsia="宋体" w:hAnsi="Times New Roman" w:cs="Times New Roman"/>
      <w:b/>
      <w:bCs/>
      <w:snapToGrid w:val="0"/>
      <w:kern w:val="0"/>
      <w:sz w:val="28"/>
      <w:szCs w:val="28"/>
    </w:rPr>
  </w:style>
  <w:style w:type="character" w:customStyle="1" w:styleId="60">
    <w:name w:val="标题 6 字符"/>
    <w:basedOn w:val="a2"/>
    <w:link w:val="6"/>
    <w:semiHidden/>
    <w:rsid w:val="0037049D"/>
    <w:rPr>
      <w:rFonts w:asciiTheme="majorHAnsi" w:eastAsiaTheme="majorEastAsia" w:hAnsiTheme="majorHAnsi" w:cstheme="majorBidi"/>
      <w:b/>
      <w:bCs/>
      <w:snapToGrid w:val="0"/>
      <w:kern w:val="0"/>
      <w:sz w:val="24"/>
      <w:szCs w:val="24"/>
    </w:rPr>
  </w:style>
  <w:style w:type="character" w:customStyle="1" w:styleId="70">
    <w:name w:val="标题 7 字符"/>
    <w:basedOn w:val="a2"/>
    <w:link w:val="7"/>
    <w:semiHidden/>
    <w:rsid w:val="0037049D"/>
    <w:rPr>
      <w:rFonts w:ascii="Times New Roman" w:eastAsia="宋体" w:hAnsi="Times New Roman" w:cs="Times New Roman"/>
      <w:b/>
      <w:bCs/>
      <w:snapToGrid w:val="0"/>
      <w:kern w:val="0"/>
      <w:sz w:val="24"/>
      <w:szCs w:val="24"/>
    </w:rPr>
  </w:style>
  <w:style w:type="character" w:customStyle="1" w:styleId="80">
    <w:name w:val="标题 8 字符"/>
    <w:basedOn w:val="a2"/>
    <w:link w:val="8"/>
    <w:semiHidden/>
    <w:rsid w:val="0037049D"/>
    <w:rPr>
      <w:rFonts w:asciiTheme="majorHAnsi" w:eastAsiaTheme="majorEastAsia" w:hAnsiTheme="majorHAnsi" w:cstheme="majorBidi"/>
      <w:snapToGrid w:val="0"/>
      <w:kern w:val="0"/>
      <w:sz w:val="24"/>
      <w:szCs w:val="24"/>
    </w:rPr>
  </w:style>
  <w:style w:type="character" w:customStyle="1" w:styleId="90">
    <w:name w:val="标题 9 字符"/>
    <w:basedOn w:val="a2"/>
    <w:link w:val="9"/>
    <w:semiHidden/>
    <w:rsid w:val="0037049D"/>
    <w:rPr>
      <w:rFonts w:asciiTheme="majorHAnsi" w:eastAsiaTheme="majorEastAsia" w:hAnsiTheme="majorHAnsi" w:cstheme="majorBidi"/>
      <w:snapToGrid w:val="0"/>
      <w:kern w:val="0"/>
      <w:szCs w:val="21"/>
    </w:rPr>
  </w:style>
  <w:style w:type="paragraph" w:customStyle="1" w:styleId="a0">
    <w:name w:val="表格题注"/>
    <w:next w:val="a1"/>
    <w:rsid w:val="0037049D"/>
    <w:pPr>
      <w:keepLines/>
      <w:numPr>
        <w:ilvl w:val="8"/>
        <w:numId w:val="1"/>
      </w:numPr>
      <w:spacing w:beforeLines="100"/>
      <w:ind w:left="1089" w:hanging="369"/>
      <w:jc w:val="center"/>
    </w:pPr>
    <w:rPr>
      <w:rFonts w:ascii="Arial" w:eastAsia="宋体" w:hAnsi="Arial" w:cs="Times New Roman"/>
      <w:kern w:val="0"/>
      <w:sz w:val="18"/>
      <w:szCs w:val="18"/>
    </w:rPr>
  </w:style>
  <w:style w:type="paragraph" w:customStyle="1" w:styleId="a9">
    <w:name w:val="表格文本"/>
    <w:link w:val="Char"/>
    <w:rsid w:val="0037049D"/>
    <w:pPr>
      <w:tabs>
        <w:tab w:val="decimal" w:pos="0"/>
      </w:tabs>
    </w:pPr>
    <w:rPr>
      <w:rFonts w:ascii="Arial" w:eastAsia="宋体" w:hAnsi="Arial" w:cs="Times New Roman"/>
      <w:noProof/>
      <w:kern w:val="0"/>
      <w:szCs w:val="21"/>
    </w:rPr>
  </w:style>
  <w:style w:type="paragraph" w:customStyle="1" w:styleId="aa">
    <w:name w:val="表头文本"/>
    <w:rsid w:val="0037049D"/>
    <w:pPr>
      <w:jc w:val="center"/>
    </w:pPr>
    <w:rPr>
      <w:rFonts w:ascii="Arial" w:eastAsia="宋体" w:hAnsi="Arial" w:cs="Times New Roman"/>
      <w:b/>
      <w:kern w:val="0"/>
      <w:szCs w:val="21"/>
    </w:rPr>
  </w:style>
  <w:style w:type="table" w:customStyle="1" w:styleId="ab">
    <w:name w:val="表样式"/>
    <w:basedOn w:val="a3"/>
    <w:rsid w:val="0037049D"/>
    <w:pPr>
      <w:jc w:val="both"/>
    </w:pPr>
    <w:rPr>
      <w:rFonts w:ascii="Times New Roman" w:eastAsia="宋体" w:hAnsi="Times New Roman" w:cs="Times New Roman"/>
      <w:kern w:val="0"/>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style>
  <w:style w:type="paragraph" w:customStyle="1" w:styleId="a">
    <w:name w:val="插图题注"/>
    <w:next w:val="a1"/>
    <w:rsid w:val="0037049D"/>
    <w:pPr>
      <w:numPr>
        <w:ilvl w:val="7"/>
        <w:numId w:val="1"/>
      </w:numPr>
      <w:spacing w:afterLines="100"/>
      <w:ind w:left="1089" w:hanging="369"/>
      <w:jc w:val="center"/>
    </w:pPr>
    <w:rPr>
      <w:rFonts w:ascii="Arial" w:eastAsia="宋体" w:hAnsi="Arial" w:cs="Times New Roman"/>
      <w:kern w:val="0"/>
      <w:sz w:val="18"/>
      <w:szCs w:val="18"/>
    </w:rPr>
  </w:style>
  <w:style w:type="paragraph" w:customStyle="1" w:styleId="ac">
    <w:name w:val="图样式"/>
    <w:basedOn w:val="a1"/>
    <w:rsid w:val="0037049D"/>
    <w:pPr>
      <w:keepNext/>
      <w:widowControl/>
      <w:spacing w:before="80" w:after="80"/>
      <w:jc w:val="center"/>
    </w:pPr>
  </w:style>
  <w:style w:type="paragraph" w:customStyle="1" w:styleId="ad">
    <w:name w:val="文档标题"/>
    <w:basedOn w:val="a1"/>
    <w:rsid w:val="0037049D"/>
    <w:pPr>
      <w:tabs>
        <w:tab w:val="left" w:pos="0"/>
      </w:tabs>
      <w:spacing w:before="300" w:after="300"/>
      <w:jc w:val="center"/>
    </w:pPr>
    <w:rPr>
      <w:rFonts w:ascii="Arial" w:eastAsia="黑体" w:hAnsi="Arial"/>
      <w:sz w:val="36"/>
      <w:szCs w:val="36"/>
    </w:rPr>
  </w:style>
  <w:style w:type="paragraph" w:customStyle="1" w:styleId="ae">
    <w:name w:val="正文（首行不缩进）"/>
    <w:basedOn w:val="a1"/>
    <w:rsid w:val="0037049D"/>
  </w:style>
  <w:style w:type="paragraph" w:customStyle="1" w:styleId="af">
    <w:name w:val="注示头"/>
    <w:basedOn w:val="a1"/>
    <w:rsid w:val="0037049D"/>
    <w:pPr>
      <w:pBdr>
        <w:top w:val="single" w:sz="4" w:space="1" w:color="000000"/>
      </w:pBdr>
      <w:jc w:val="both"/>
    </w:pPr>
    <w:rPr>
      <w:rFonts w:ascii="Arial" w:eastAsia="黑体" w:hAnsi="Arial"/>
      <w:sz w:val="18"/>
    </w:rPr>
  </w:style>
  <w:style w:type="paragraph" w:customStyle="1" w:styleId="af0">
    <w:name w:val="注示文本"/>
    <w:basedOn w:val="a1"/>
    <w:rsid w:val="0037049D"/>
    <w:pPr>
      <w:pBdr>
        <w:bottom w:val="single" w:sz="4" w:space="1" w:color="000000"/>
      </w:pBdr>
      <w:ind w:firstLine="360"/>
      <w:jc w:val="both"/>
    </w:pPr>
    <w:rPr>
      <w:rFonts w:ascii="Arial" w:eastAsia="楷体_GB2312" w:hAnsi="Arial"/>
      <w:sz w:val="18"/>
      <w:szCs w:val="18"/>
    </w:rPr>
  </w:style>
  <w:style w:type="paragraph" w:customStyle="1" w:styleId="af1">
    <w:name w:val="编写建议"/>
    <w:basedOn w:val="a1"/>
    <w:rsid w:val="0037049D"/>
    <w:pPr>
      <w:ind w:firstLine="420"/>
    </w:pPr>
    <w:rPr>
      <w:rFonts w:ascii="Arial" w:hAnsi="Arial" w:cs="Arial"/>
      <w:i/>
      <w:color w:val="0000FF"/>
    </w:rPr>
  </w:style>
  <w:style w:type="table" w:styleId="af2">
    <w:name w:val="Table Grid"/>
    <w:basedOn w:val="a3"/>
    <w:uiPriority w:val="39"/>
    <w:rsid w:val="0037049D"/>
    <w:pPr>
      <w:widowControl w:val="0"/>
      <w:autoSpaceDE w:val="0"/>
      <w:autoSpaceDN w:val="0"/>
      <w:adjustRightInd w:val="0"/>
      <w:spacing w:line="360" w:lineRule="auto"/>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3">
    <w:name w:val="样式一"/>
    <w:basedOn w:val="a2"/>
    <w:rsid w:val="0037049D"/>
    <w:rPr>
      <w:rFonts w:ascii="宋体" w:hAnsi="宋体"/>
      <w:b/>
      <w:bCs/>
      <w:color w:val="000000"/>
      <w:sz w:val="36"/>
    </w:rPr>
  </w:style>
  <w:style w:type="character" w:customStyle="1" w:styleId="af4">
    <w:name w:val="样式二"/>
    <w:basedOn w:val="af3"/>
    <w:rsid w:val="0037049D"/>
    <w:rPr>
      <w:rFonts w:ascii="宋体" w:hAnsi="宋体"/>
      <w:b/>
      <w:bCs/>
      <w:color w:val="000000"/>
      <w:sz w:val="36"/>
    </w:rPr>
  </w:style>
  <w:style w:type="paragraph" w:styleId="af5">
    <w:name w:val="Balloon Text"/>
    <w:basedOn w:val="a1"/>
    <w:link w:val="af6"/>
    <w:rsid w:val="0037049D"/>
    <w:pPr>
      <w:spacing w:line="240" w:lineRule="auto"/>
    </w:pPr>
    <w:rPr>
      <w:sz w:val="18"/>
      <w:szCs w:val="18"/>
    </w:rPr>
  </w:style>
  <w:style w:type="character" w:customStyle="1" w:styleId="af6">
    <w:name w:val="批注框文本 字符"/>
    <w:basedOn w:val="a2"/>
    <w:link w:val="af5"/>
    <w:rsid w:val="0037049D"/>
    <w:rPr>
      <w:rFonts w:ascii="Times New Roman" w:eastAsia="宋体" w:hAnsi="Times New Roman" w:cs="Times New Roman"/>
      <w:snapToGrid w:val="0"/>
      <w:kern w:val="0"/>
      <w:sz w:val="18"/>
      <w:szCs w:val="18"/>
    </w:rPr>
  </w:style>
  <w:style w:type="paragraph" w:styleId="af7">
    <w:name w:val="Title"/>
    <w:basedOn w:val="a1"/>
    <w:next w:val="a1"/>
    <w:link w:val="af8"/>
    <w:qFormat/>
    <w:rsid w:val="0037049D"/>
    <w:pPr>
      <w:spacing w:before="240" w:after="60"/>
      <w:jc w:val="center"/>
      <w:outlineLvl w:val="0"/>
    </w:pPr>
    <w:rPr>
      <w:rFonts w:asciiTheme="majorHAnsi" w:hAnsiTheme="majorHAnsi" w:cstheme="majorBidi"/>
      <w:b/>
      <w:bCs/>
      <w:sz w:val="32"/>
      <w:szCs w:val="32"/>
    </w:rPr>
  </w:style>
  <w:style w:type="character" w:customStyle="1" w:styleId="af8">
    <w:name w:val="标题 字符"/>
    <w:basedOn w:val="a2"/>
    <w:link w:val="af7"/>
    <w:rsid w:val="0037049D"/>
    <w:rPr>
      <w:rFonts w:asciiTheme="majorHAnsi" w:eastAsia="宋体" w:hAnsiTheme="majorHAnsi" w:cstheme="majorBidi"/>
      <w:b/>
      <w:bCs/>
      <w:snapToGrid w:val="0"/>
      <w:kern w:val="0"/>
      <w:sz w:val="32"/>
      <w:szCs w:val="32"/>
    </w:rPr>
  </w:style>
  <w:style w:type="paragraph" w:styleId="af9">
    <w:name w:val="Document Map"/>
    <w:basedOn w:val="a1"/>
    <w:link w:val="afa"/>
    <w:rsid w:val="0037049D"/>
    <w:rPr>
      <w:rFonts w:ascii="宋体"/>
      <w:sz w:val="18"/>
      <w:szCs w:val="18"/>
    </w:rPr>
  </w:style>
  <w:style w:type="character" w:customStyle="1" w:styleId="afa">
    <w:name w:val="文档结构图 字符"/>
    <w:basedOn w:val="a2"/>
    <w:link w:val="af9"/>
    <w:rsid w:val="0037049D"/>
    <w:rPr>
      <w:rFonts w:ascii="宋体" w:eastAsia="宋体" w:hAnsi="Times New Roman" w:cs="Times New Roman"/>
      <w:snapToGrid w:val="0"/>
      <w:kern w:val="0"/>
      <w:sz w:val="18"/>
      <w:szCs w:val="18"/>
    </w:rPr>
  </w:style>
  <w:style w:type="paragraph" w:styleId="afb">
    <w:name w:val="List Paragraph"/>
    <w:basedOn w:val="a1"/>
    <w:uiPriority w:val="34"/>
    <w:qFormat/>
    <w:rsid w:val="0037049D"/>
    <w:pPr>
      <w:ind w:firstLineChars="200" w:firstLine="420"/>
    </w:pPr>
  </w:style>
  <w:style w:type="character" w:styleId="afc">
    <w:name w:val="Hyperlink"/>
    <w:basedOn w:val="a2"/>
    <w:uiPriority w:val="99"/>
    <w:rsid w:val="0037049D"/>
    <w:rPr>
      <w:color w:val="0563C1" w:themeColor="hyperlink"/>
      <w:u w:val="single"/>
    </w:rPr>
  </w:style>
  <w:style w:type="character" w:styleId="afd">
    <w:name w:val="annotation reference"/>
    <w:basedOn w:val="a2"/>
    <w:rsid w:val="0037049D"/>
    <w:rPr>
      <w:sz w:val="21"/>
      <w:szCs w:val="21"/>
    </w:rPr>
  </w:style>
  <w:style w:type="paragraph" w:styleId="afe">
    <w:name w:val="annotation text"/>
    <w:basedOn w:val="a1"/>
    <w:link w:val="aff"/>
    <w:rsid w:val="0037049D"/>
  </w:style>
  <w:style w:type="character" w:customStyle="1" w:styleId="aff">
    <w:name w:val="批注文字 字符"/>
    <w:basedOn w:val="a2"/>
    <w:link w:val="afe"/>
    <w:rsid w:val="0037049D"/>
    <w:rPr>
      <w:rFonts w:ascii="Times New Roman" w:eastAsia="宋体" w:hAnsi="Times New Roman" w:cs="Times New Roman"/>
      <w:snapToGrid w:val="0"/>
      <w:kern w:val="0"/>
      <w:szCs w:val="21"/>
    </w:rPr>
  </w:style>
  <w:style w:type="paragraph" w:styleId="aff0">
    <w:name w:val="annotation subject"/>
    <w:basedOn w:val="afe"/>
    <w:next w:val="afe"/>
    <w:link w:val="aff1"/>
    <w:rsid w:val="0037049D"/>
    <w:rPr>
      <w:b/>
      <w:bCs/>
    </w:rPr>
  </w:style>
  <w:style w:type="character" w:customStyle="1" w:styleId="aff1">
    <w:name w:val="批注主题 字符"/>
    <w:basedOn w:val="aff"/>
    <w:link w:val="aff0"/>
    <w:rsid w:val="0037049D"/>
    <w:rPr>
      <w:rFonts w:ascii="Times New Roman" w:eastAsia="宋体" w:hAnsi="Times New Roman" w:cs="Times New Roman"/>
      <w:b/>
      <w:bCs/>
      <w:snapToGrid w:val="0"/>
      <w:kern w:val="0"/>
      <w:szCs w:val="21"/>
    </w:rPr>
  </w:style>
  <w:style w:type="paragraph" w:styleId="aff2">
    <w:name w:val="Normal (Web)"/>
    <w:basedOn w:val="a1"/>
    <w:uiPriority w:val="99"/>
    <w:unhideWhenUsed/>
    <w:rsid w:val="0037049D"/>
    <w:pPr>
      <w:widowControl/>
      <w:autoSpaceDE/>
      <w:autoSpaceDN/>
      <w:adjustRightInd/>
      <w:spacing w:before="100" w:beforeAutospacing="1" w:after="100" w:afterAutospacing="1" w:line="240" w:lineRule="auto"/>
    </w:pPr>
    <w:rPr>
      <w:rFonts w:ascii="宋体" w:hAnsi="宋体" w:cs="宋体"/>
      <w:snapToGrid/>
      <w:sz w:val="24"/>
      <w:szCs w:val="24"/>
    </w:rPr>
  </w:style>
  <w:style w:type="table" w:customStyle="1" w:styleId="-11">
    <w:name w:val="浅色列表 - 强调文字颜色 11"/>
    <w:basedOn w:val="a3"/>
    <w:uiPriority w:val="61"/>
    <w:rsid w:val="0037049D"/>
    <w:rPr>
      <w:rFonts w:ascii="Times New Roman" w:eastAsia="宋体" w:hAnsi="Times New Roman" w:cs="Times New Roman"/>
      <w:kern w:val="0"/>
      <w:sz w:val="20"/>
      <w:szCs w:val="20"/>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3-1">
    <w:name w:val="Medium Grid 3 Accent 1"/>
    <w:basedOn w:val="a3"/>
    <w:uiPriority w:val="69"/>
    <w:rsid w:val="0037049D"/>
    <w:rPr>
      <w:rFonts w:ascii="Times New Roman" w:eastAsia="宋体" w:hAnsi="Times New Roman" w:cs="Times New Roman"/>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3-3">
    <w:name w:val="Medium Grid 3 Accent 3"/>
    <w:basedOn w:val="a3"/>
    <w:uiPriority w:val="69"/>
    <w:rsid w:val="0037049D"/>
    <w:rPr>
      <w:rFonts w:ascii="Times New Roman" w:eastAsia="宋体" w:hAnsi="Times New Roman" w:cs="Times New Roman"/>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11">
    <w:name w:val="Table Grid 1"/>
    <w:basedOn w:val="a3"/>
    <w:rsid w:val="0037049D"/>
    <w:pPr>
      <w:widowControl w:val="0"/>
      <w:autoSpaceDE w:val="0"/>
      <w:autoSpaceDN w:val="0"/>
      <w:adjustRightInd w:val="0"/>
      <w:spacing w:line="360" w:lineRule="auto"/>
    </w:pPr>
    <w:rPr>
      <w:rFonts w:ascii="Times New Roman" w:eastAsia="宋体" w:hAnsi="Times New Roman" w:cs="Times New Roman"/>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12">
    <w:name w:val="Table Web 1"/>
    <w:basedOn w:val="a3"/>
    <w:rsid w:val="0037049D"/>
    <w:pPr>
      <w:widowControl w:val="0"/>
      <w:autoSpaceDE w:val="0"/>
      <w:autoSpaceDN w:val="0"/>
      <w:adjustRightInd w:val="0"/>
      <w:spacing w:line="360" w:lineRule="auto"/>
    </w:pPr>
    <w:rPr>
      <w:rFonts w:ascii="Times New Roman" w:eastAsia="宋体" w:hAnsi="Times New Roman" w:cs="Times New Roman"/>
      <w:kern w:val="0"/>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51">
    <w:name w:val="Table Grid 5"/>
    <w:basedOn w:val="a3"/>
    <w:rsid w:val="0037049D"/>
    <w:pPr>
      <w:widowControl w:val="0"/>
      <w:autoSpaceDE w:val="0"/>
      <w:autoSpaceDN w:val="0"/>
      <w:adjustRightInd w:val="0"/>
      <w:spacing w:line="360" w:lineRule="auto"/>
    </w:pPr>
    <w:rPr>
      <w:rFonts w:ascii="Times New Roman" w:eastAsia="宋体" w:hAnsi="Times New Roman" w:cs="Times New Roman"/>
      <w:kern w:val="0"/>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character" w:customStyle="1" w:styleId="apple-converted-space">
    <w:name w:val="apple-converted-space"/>
    <w:basedOn w:val="a2"/>
    <w:rsid w:val="0037049D"/>
  </w:style>
  <w:style w:type="paragraph" w:styleId="TOC">
    <w:name w:val="TOC Heading"/>
    <w:basedOn w:val="1"/>
    <w:next w:val="a1"/>
    <w:uiPriority w:val="39"/>
    <w:unhideWhenUsed/>
    <w:qFormat/>
    <w:rsid w:val="0037049D"/>
    <w:pPr>
      <w:keepLines/>
      <w:numPr>
        <w:numId w:val="0"/>
      </w:numPr>
      <w:spacing w:after="0" w:line="259" w:lineRule="auto"/>
      <w:jc w:val="left"/>
      <w:outlineLvl w:val="9"/>
    </w:pPr>
    <w:rPr>
      <w:rFonts w:asciiTheme="majorHAnsi" w:eastAsiaTheme="majorEastAsia" w:hAnsiTheme="majorHAnsi" w:cstheme="majorBidi"/>
      <w:b w:val="0"/>
      <w:color w:val="2E74B5" w:themeColor="accent1" w:themeShade="BF"/>
    </w:rPr>
  </w:style>
  <w:style w:type="paragraph" w:styleId="TOC1">
    <w:name w:val="toc 1"/>
    <w:basedOn w:val="a1"/>
    <w:next w:val="a1"/>
    <w:autoRedefine/>
    <w:uiPriority w:val="39"/>
    <w:unhideWhenUsed/>
    <w:qFormat/>
    <w:rsid w:val="0037049D"/>
  </w:style>
  <w:style w:type="paragraph" w:styleId="TOC2">
    <w:name w:val="toc 2"/>
    <w:basedOn w:val="a1"/>
    <w:next w:val="a1"/>
    <w:autoRedefine/>
    <w:uiPriority w:val="39"/>
    <w:unhideWhenUsed/>
    <w:qFormat/>
    <w:rsid w:val="0037049D"/>
    <w:pPr>
      <w:ind w:leftChars="200" w:left="420"/>
    </w:pPr>
  </w:style>
  <w:style w:type="paragraph" w:styleId="TOC3">
    <w:name w:val="toc 3"/>
    <w:basedOn w:val="a1"/>
    <w:next w:val="a1"/>
    <w:autoRedefine/>
    <w:uiPriority w:val="39"/>
    <w:unhideWhenUsed/>
    <w:qFormat/>
    <w:rsid w:val="0037049D"/>
    <w:pPr>
      <w:ind w:leftChars="400" w:left="840"/>
    </w:pPr>
  </w:style>
  <w:style w:type="paragraph" w:styleId="aff3">
    <w:name w:val="Subtitle"/>
    <w:basedOn w:val="a1"/>
    <w:next w:val="a1"/>
    <w:link w:val="aff4"/>
    <w:qFormat/>
    <w:rsid w:val="0037049D"/>
    <w:pPr>
      <w:spacing w:before="240" w:after="60" w:line="312" w:lineRule="auto"/>
      <w:jc w:val="center"/>
      <w:outlineLvl w:val="1"/>
    </w:pPr>
    <w:rPr>
      <w:rFonts w:asciiTheme="majorHAnsi" w:hAnsiTheme="majorHAnsi" w:cstheme="majorBidi"/>
      <w:b/>
      <w:bCs/>
      <w:kern w:val="28"/>
      <w:sz w:val="32"/>
      <w:szCs w:val="32"/>
    </w:rPr>
  </w:style>
  <w:style w:type="character" w:customStyle="1" w:styleId="aff4">
    <w:name w:val="副标题 字符"/>
    <w:basedOn w:val="a2"/>
    <w:link w:val="aff3"/>
    <w:rsid w:val="0037049D"/>
    <w:rPr>
      <w:rFonts w:asciiTheme="majorHAnsi" w:eastAsia="宋体" w:hAnsiTheme="majorHAnsi" w:cstheme="majorBidi"/>
      <w:b/>
      <w:bCs/>
      <w:snapToGrid w:val="0"/>
      <w:kern w:val="28"/>
      <w:sz w:val="32"/>
      <w:szCs w:val="32"/>
    </w:rPr>
  </w:style>
  <w:style w:type="paragraph" w:styleId="HTML">
    <w:name w:val="HTML Preformatted"/>
    <w:basedOn w:val="a1"/>
    <w:link w:val="HTML0"/>
    <w:uiPriority w:val="99"/>
    <w:semiHidden/>
    <w:unhideWhenUsed/>
    <w:rsid w:val="0037049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pPr>
    <w:rPr>
      <w:rFonts w:ascii="宋体" w:hAnsi="宋体" w:cs="宋体"/>
      <w:snapToGrid/>
      <w:sz w:val="24"/>
      <w:szCs w:val="24"/>
    </w:rPr>
  </w:style>
  <w:style w:type="character" w:customStyle="1" w:styleId="HTML0">
    <w:name w:val="HTML 预设格式 字符"/>
    <w:basedOn w:val="a2"/>
    <w:link w:val="HTML"/>
    <w:uiPriority w:val="99"/>
    <w:semiHidden/>
    <w:rsid w:val="0037049D"/>
    <w:rPr>
      <w:rFonts w:ascii="宋体" w:eastAsia="宋体" w:hAnsi="宋体" w:cs="宋体"/>
      <w:kern w:val="0"/>
      <w:sz w:val="24"/>
      <w:szCs w:val="24"/>
    </w:rPr>
  </w:style>
  <w:style w:type="character" w:customStyle="1" w:styleId="kd">
    <w:name w:val="kd"/>
    <w:basedOn w:val="a2"/>
    <w:rsid w:val="0037049D"/>
  </w:style>
  <w:style w:type="character" w:customStyle="1" w:styleId="nx">
    <w:name w:val="nx"/>
    <w:basedOn w:val="a2"/>
    <w:rsid w:val="0037049D"/>
  </w:style>
  <w:style w:type="character" w:customStyle="1" w:styleId="o">
    <w:name w:val="o"/>
    <w:basedOn w:val="a2"/>
    <w:rsid w:val="0037049D"/>
  </w:style>
  <w:style w:type="character" w:customStyle="1" w:styleId="p">
    <w:name w:val="p"/>
    <w:basedOn w:val="a2"/>
    <w:rsid w:val="0037049D"/>
  </w:style>
  <w:style w:type="character" w:customStyle="1" w:styleId="s1">
    <w:name w:val="s1"/>
    <w:basedOn w:val="a2"/>
    <w:rsid w:val="0037049D"/>
  </w:style>
  <w:style w:type="character" w:customStyle="1" w:styleId="c1">
    <w:name w:val="c1"/>
    <w:basedOn w:val="a2"/>
    <w:rsid w:val="0037049D"/>
  </w:style>
  <w:style w:type="character" w:customStyle="1" w:styleId="mi">
    <w:name w:val="mi"/>
    <w:basedOn w:val="a2"/>
    <w:rsid w:val="0037049D"/>
  </w:style>
  <w:style w:type="character" w:customStyle="1" w:styleId="k">
    <w:name w:val="k"/>
    <w:basedOn w:val="a2"/>
    <w:rsid w:val="0037049D"/>
  </w:style>
  <w:style w:type="paragraph" w:customStyle="1" w:styleId="aff5">
    <w:name w:val="表格列标题"/>
    <w:basedOn w:val="a1"/>
    <w:rsid w:val="0037049D"/>
    <w:pPr>
      <w:keepNext/>
      <w:spacing w:line="240" w:lineRule="auto"/>
      <w:jc w:val="center"/>
    </w:pPr>
    <w:rPr>
      <w:b/>
      <w:snapToGrid/>
      <w:szCs w:val="20"/>
    </w:rPr>
  </w:style>
  <w:style w:type="paragraph" w:customStyle="1" w:styleId="TableDescription">
    <w:name w:val="Table Description"/>
    <w:basedOn w:val="a1"/>
    <w:next w:val="aff6"/>
    <w:rsid w:val="0037049D"/>
    <w:pPr>
      <w:keepNext/>
      <w:widowControl/>
      <w:numPr>
        <w:numId w:val="3"/>
      </w:numPr>
      <w:autoSpaceDE/>
      <w:autoSpaceDN/>
      <w:adjustRightInd/>
      <w:spacing w:before="240" w:line="240" w:lineRule="auto"/>
      <w:jc w:val="center"/>
    </w:pPr>
    <w:rPr>
      <w:rFonts w:ascii="Arial" w:hAnsi="Arial"/>
      <w:snapToGrid/>
      <w:sz w:val="18"/>
      <w:szCs w:val="18"/>
    </w:rPr>
  </w:style>
  <w:style w:type="paragraph" w:customStyle="1" w:styleId="aff7">
    <w:name w:val="编写建议 + 首行缩进"/>
    <w:basedOn w:val="a1"/>
    <w:next w:val="a1"/>
    <w:rsid w:val="0037049D"/>
    <w:pPr>
      <w:ind w:left="284" w:firstLineChars="200" w:firstLine="420"/>
    </w:pPr>
    <w:rPr>
      <w:rFonts w:cs="宋体"/>
      <w:i/>
      <w:iCs/>
      <w:snapToGrid/>
      <w:color w:val="0000FF"/>
      <w:szCs w:val="20"/>
    </w:rPr>
  </w:style>
  <w:style w:type="paragraph" w:styleId="aff6">
    <w:name w:val="Normal Indent"/>
    <w:basedOn w:val="a1"/>
    <w:semiHidden/>
    <w:unhideWhenUsed/>
    <w:rsid w:val="0037049D"/>
    <w:pPr>
      <w:ind w:firstLineChars="200" w:firstLine="420"/>
    </w:pPr>
  </w:style>
  <w:style w:type="paragraph" w:styleId="aff8">
    <w:name w:val="Body Text"/>
    <w:basedOn w:val="a1"/>
    <w:link w:val="aff9"/>
    <w:semiHidden/>
    <w:unhideWhenUsed/>
    <w:rsid w:val="0037049D"/>
    <w:pPr>
      <w:spacing w:after="120"/>
    </w:pPr>
  </w:style>
  <w:style w:type="character" w:customStyle="1" w:styleId="aff9">
    <w:name w:val="正文文本 字符"/>
    <w:basedOn w:val="a2"/>
    <w:link w:val="aff8"/>
    <w:semiHidden/>
    <w:rsid w:val="0037049D"/>
    <w:rPr>
      <w:rFonts w:ascii="Times New Roman" w:eastAsia="宋体" w:hAnsi="Times New Roman" w:cs="Times New Roman"/>
      <w:snapToGrid w:val="0"/>
      <w:kern w:val="0"/>
      <w:szCs w:val="21"/>
    </w:rPr>
  </w:style>
  <w:style w:type="paragraph" w:styleId="affa">
    <w:name w:val="Body Text First Indent"/>
    <w:aliases w:val="正文首行缩进 Char2,正文首行缩进 Char Char Char,正文首行缩进 Char1 Char Char Char Char Char Char Char Char,正文首行缩进 Char1 Char Char Char Char Char,正文首行缩进 Char Char,正文首行缩进 Char1 Char Char Char Char Char Char,正文首行缩进 Char1 Char,正文首行缩进 Char2 Char Char"/>
    <w:basedOn w:val="a1"/>
    <w:link w:val="affb"/>
    <w:rsid w:val="0037049D"/>
    <w:pPr>
      <w:ind w:firstLineChars="200" w:firstLine="420"/>
      <w:jc w:val="both"/>
    </w:pPr>
    <w:rPr>
      <w:snapToGrid/>
      <w:szCs w:val="20"/>
    </w:rPr>
  </w:style>
  <w:style w:type="character" w:customStyle="1" w:styleId="affb">
    <w:name w:val="正文文本首行缩进 字符"/>
    <w:aliases w:val="正文首行缩进 Char2 字符,正文首行缩进 Char Char Char 字符,正文首行缩进 Char1 Char Char Char Char Char Char Char Char 字符,正文首行缩进 Char1 Char Char Char Char Char 字符,正文首行缩进 Char Char 字符,正文首行缩进 Char1 Char Char Char Char Char Char 字符,正文首行缩进 Char1 Char 字符"/>
    <w:basedOn w:val="aff9"/>
    <w:link w:val="affa"/>
    <w:rsid w:val="0037049D"/>
    <w:rPr>
      <w:rFonts w:ascii="Times New Roman" w:eastAsia="宋体" w:hAnsi="Times New Roman" w:cs="Times New Roman"/>
      <w:snapToGrid/>
      <w:kern w:val="0"/>
      <w:szCs w:val="20"/>
    </w:rPr>
  </w:style>
  <w:style w:type="paragraph" w:styleId="TOC4">
    <w:name w:val="toc 4"/>
    <w:basedOn w:val="a1"/>
    <w:next w:val="a1"/>
    <w:autoRedefine/>
    <w:uiPriority w:val="39"/>
    <w:unhideWhenUsed/>
    <w:rsid w:val="0037049D"/>
    <w:pPr>
      <w:autoSpaceDE/>
      <w:autoSpaceDN/>
      <w:adjustRightInd/>
      <w:spacing w:line="240" w:lineRule="auto"/>
      <w:ind w:leftChars="600" w:left="1260"/>
      <w:jc w:val="both"/>
    </w:pPr>
    <w:rPr>
      <w:rFonts w:asciiTheme="minorHAnsi" w:eastAsiaTheme="minorEastAsia" w:hAnsiTheme="minorHAnsi" w:cstheme="minorBidi"/>
      <w:snapToGrid/>
      <w:kern w:val="2"/>
      <w:szCs w:val="22"/>
    </w:rPr>
  </w:style>
  <w:style w:type="paragraph" w:styleId="TOC5">
    <w:name w:val="toc 5"/>
    <w:basedOn w:val="a1"/>
    <w:next w:val="a1"/>
    <w:autoRedefine/>
    <w:uiPriority w:val="39"/>
    <w:unhideWhenUsed/>
    <w:rsid w:val="0037049D"/>
    <w:pPr>
      <w:autoSpaceDE/>
      <w:autoSpaceDN/>
      <w:adjustRightInd/>
      <w:spacing w:line="240" w:lineRule="auto"/>
      <w:ind w:leftChars="800" w:left="1680"/>
      <w:jc w:val="both"/>
    </w:pPr>
    <w:rPr>
      <w:rFonts w:asciiTheme="minorHAnsi" w:eastAsiaTheme="minorEastAsia" w:hAnsiTheme="minorHAnsi" w:cstheme="minorBidi"/>
      <w:snapToGrid/>
      <w:kern w:val="2"/>
      <w:szCs w:val="22"/>
    </w:rPr>
  </w:style>
  <w:style w:type="paragraph" w:styleId="TOC6">
    <w:name w:val="toc 6"/>
    <w:basedOn w:val="a1"/>
    <w:next w:val="a1"/>
    <w:autoRedefine/>
    <w:uiPriority w:val="39"/>
    <w:unhideWhenUsed/>
    <w:rsid w:val="0037049D"/>
    <w:pPr>
      <w:autoSpaceDE/>
      <w:autoSpaceDN/>
      <w:adjustRightInd/>
      <w:spacing w:line="240" w:lineRule="auto"/>
      <w:ind w:leftChars="1000" w:left="2100"/>
      <w:jc w:val="both"/>
    </w:pPr>
    <w:rPr>
      <w:rFonts w:asciiTheme="minorHAnsi" w:eastAsiaTheme="minorEastAsia" w:hAnsiTheme="minorHAnsi" w:cstheme="minorBidi"/>
      <w:snapToGrid/>
      <w:kern w:val="2"/>
      <w:szCs w:val="22"/>
    </w:rPr>
  </w:style>
  <w:style w:type="paragraph" w:styleId="TOC7">
    <w:name w:val="toc 7"/>
    <w:basedOn w:val="a1"/>
    <w:next w:val="a1"/>
    <w:autoRedefine/>
    <w:uiPriority w:val="39"/>
    <w:unhideWhenUsed/>
    <w:rsid w:val="0037049D"/>
    <w:pPr>
      <w:autoSpaceDE/>
      <w:autoSpaceDN/>
      <w:adjustRightInd/>
      <w:spacing w:line="240" w:lineRule="auto"/>
      <w:ind w:leftChars="1200" w:left="2520"/>
      <w:jc w:val="both"/>
    </w:pPr>
    <w:rPr>
      <w:rFonts w:asciiTheme="minorHAnsi" w:eastAsiaTheme="minorEastAsia" w:hAnsiTheme="minorHAnsi" w:cstheme="minorBidi"/>
      <w:snapToGrid/>
      <w:kern w:val="2"/>
      <w:szCs w:val="22"/>
    </w:rPr>
  </w:style>
  <w:style w:type="paragraph" w:styleId="TOC8">
    <w:name w:val="toc 8"/>
    <w:basedOn w:val="a1"/>
    <w:next w:val="a1"/>
    <w:autoRedefine/>
    <w:uiPriority w:val="39"/>
    <w:unhideWhenUsed/>
    <w:rsid w:val="0037049D"/>
    <w:pPr>
      <w:autoSpaceDE/>
      <w:autoSpaceDN/>
      <w:adjustRightInd/>
      <w:spacing w:line="240" w:lineRule="auto"/>
      <w:ind w:leftChars="1400" w:left="2940"/>
      <w:jc w:val="both"/>
    </w:pPr>
    <w:rPr>
      <w:rFonts w:asciiTheme="minorHAnsi" w:eastAsiaTheme="minorEastAsia" w:hAnsiTheme="minorHAnsi" w:cstheme="minorBidi"/>
      <w:snapToGrid/>
      <w:kern w:val="2"/>
      <w:szCs w:val="22"/>
    </w:rPr>
  </w:style>
  <w:style w:type="paragraph" w:styleId="TOC9">
    <w:name w:val="toc 9"/>
    <w:basedOn w:val="a1"/>
    <w:next w:val="a1"/>
    <w:autoRedefine/>
    <w:uiPriority w:val="39"/>
    <w:unhideWhenUsed/>
    <w:rsid w:val="0037049D"/>
    <w:pPr>
      <w:autoSpaceDE/>
      <w:autoSpaceDN/>
      <w:adjustRightInd/>
      <w:spacing w:line="240" w:lineRule="auto"/>
      <w:ind w:leftChars="1600" w:left="3360"/>
      <w:jc w:val="both"/>
    </w:pPr>
    <w:rPr>
      <w:rFonts w:asciiTheme="minorHAnsi" w:eastAsiaTheme="minorEastAsia" w:hAnsiTheme="minorHAnsi" w:cstheme="minorBidi"/>
      <w:snapToGrid/>
      <w:kern w:val="2"/>
      <w:szCs w:val="22"/>
    </w:rPr>
  </w:style>
  <w:style w:type="character" w:customStyle="1" w:styleId="Char">
    <w:name w:val="表格文本 Char"/>
    <w:basedOn w:val="a2"/>
    <w:link w:val="a9"/>
    <w:rsid w:val="0037049D"/>
    <w:rPr>
      <w:rFonts w:ascii="Arial" w:eastAsia="宋体" w:hAnsi="Arial" w:cs="Times New Roman"/>
      <w:noProof/>
      <w:kern w:val="0"/>
      <w:szCs w:val="21"/>
    </w:rPr>
  </w:style>
  <w:style w:type="paragraph" w:customStyle="1" w:styleId="affc">
    <w:name w:val="封面华为技术"/>
    <w:basedOn w:val="a1"/>
    <w:autoRedefine/>
    <w:rsid w:val="0037049D"/>
    <w:pPr>
      <w:jc w:val="center"/>
    </w:pPr>
    <w:rPr>
      <w:rFonts w:ascii="Arial" w:eastAsia="黑体" w:hAnsi="Arial"/>
      <w:snapToGrid/>
      <w:sz w:val="32"/>
      <w:szCs w:val="32"/>
    </w:rPr>
  </w:style>
  <w:style w:type="paragraph" w:customStyle="1" w:styleId="affd">
    <w:name w:val="封面表格文本"/>
    <w:basedOn w:val="a1"/>
    <w:autoRedefine/>
    <w:rsid w:val="0037049D"/>
    <w:pPr>
      <w:jc w:val="center"/>
    </w:pPr>
    <w:rPr>
      <w:rFonts w:ascii="Tahoma" w:hAnsi="Tahoma"/>
      <w:snapToGrid/>
    </w:rPr>
  </w:style>
  <w:style w:type="paragraph" w:customStyle="1" w:styleId="affe">
    <w:name w:val="封面文档标题"/>
    <w:basedOn w:val="a1"/>
    <w:autoRedefine/>
    <w:rsid w:val="0037049D"/>
    <w:pPr>
      <w:jc w:val="center"/>
    </w:pPr>
    <w:rPr>
      <w:rFonts w:ascii="Arial" w:eastAsia="黑体" w:hAnsi="Arial"/>
      <w:bCs/>
      <w:snapToGrid/>
      <w:sz w:val="44"/>
      <w:szCs w:val="44"/>
    </w:rPr>
  </w:style>
  <w:style w:type="paragraph" w:customStyle="1" w:styleId="afff">
    <w:name w:val="缺省文本"/>
    <w:basedOn w:val="a1"/>
    <w:link w:val="Char0"/>
    <w:rsid w:val="0037049D"/>
    <w:rPr>
      <w:rFonts w:ascii="Arial" w:hAnsi="Arial"/>
      <w:snapToGrid/>
    </w:rPr>
  </w:style>
  <w:style w:type="character" w:customStyle="1" w:styleId="Char0">
    <w:name w:val="缺省文本 Char"/>
    <w:basedOn w:val="a2"/>
    <w:link w:val="afff"/>
    <w:rsid w:val="0037049D"/>
    <w:rPr>
      <w:rFonts w:ascii="Arial" w:eastAsia="宋体" w:hAnsi="Arial" w:cs="Times New Roman"/>
      <w:kern w:val="0"/>
      <w:szCs w:val="21"/>
    </w:rPr>
  </w:style>
  <w:style w:type="paragraph" w:styleId="afff0">
    <w:name w:val="Revision"/>
    <w:hidden/>
    <w:uiPriority w:val="99"/>
    <w:semiHidden/>
    <w:rsid w:val="0037049D"/>
    <w:rPr>
      <w:rFonts w:ascii="Times New Roman" w:eastAsia="宋体" w:hAnsi="Times New Roman" w:cs="Times New Roman"/>
      <w:snapToGrid w:val="0"/>
      <w:kern w:val="0"/>
      <w:szCs w:val="21"/>
    </w:rPr>
  </w:style>
  <w:style w:type="character" w:styleId="afff1">
    <w:name w:val="Strong"/>
    <w:basedOn w:val="a2"/>
    <w:uiPriority w:val="22"/>
    <w:qFormat/>
    <w:rsid w:val="0037049D"/>
    <w:rPr>
      <w:b/>
      <w:bCs/>
    </w:rPr>
  </w:style>
  <w:style w:type="character" w:customStyle="1" w:styleId="math">
    <w:name w:val="math"/>
    <w:basedOn w:val="a2"/>
    <w:rsid w:val="0037049D"/>
  </w:style>
  <w:style w:type="character" w:customStyle="1" w:styleId="mjxassistivemathml">
    <w:name w:val="mjx_assistive_mathml"/>
    <w:basedOn w:val="a2"/>
    <w:rsid w:val="0037049D"/>
  </w:style>
  <w:style w:type="character" w:customStyle="1" w:styleId="msubsup">
    <w:name w:val="msubsup"/>
    <w:basedOn w:val="a2"/>
    <w:rsid w:val="0037049D"/>
  </w:style>
  <w:style w:type="character" w:customStyle="1" w:styleId="mn">
    <w:name w:val="mn"/>
    <w:basedOn w:val="a2"/>
    <w:rsid w:val="0037049D"/>
  </w:style>
  <w:style w:type="character" w:customStyle="1" w:styleId="mo">
    <w:name w:val="mo"/>
    <w:basedOn w:val="a2"/>
    <w:rsid w:val="003704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package" Target="embeddings/Microsoft_Visio_Drawing3.vsdx"/><Relationship Id="rId26" Type="http://schemas.openxmlformats.org/officeDocument/2006/relationships/package" Target="embeddings/Microsoft_Visio_Drawing6.vsdx"/><Relationship Id="rId39" Type="http://schemas.openxmlformats.org/officeDocument/2006/relationships/footer" Target="footer3.xml"/><Relationship Id="rId21" Type="http://schemas.openxmlformats.org/officeDocument/2006/relationships/image" Target="media/image7.jpeg"/><Relationship Id="rId34" Type="http://schemas.openxmlformats.org/officeDocument/2006/relationships/header" Target="header1.xml"/><Relationship Id="rId42"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package" Target="embeddings/Microsoft_Visio_Drawing2.vsdx"/><Relationship Id="rId20" Type="http://schemas.openxmlformats.org/officeDocument/2006/relationships/package" Target="embeddings/Microsoft_Visio_Drawing4.vsdx"/><Relationship Id="rId29" Type="http://schemas.openxmlformats.org/officeDocument/2006/relationships/image" Target="media/image12.emf"/><Relationship Id="rId41"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24" Type="http://schemas.openxmlformats.org/officeDocument/2006/relationships/package" Target="embeddings/Microsoft_Visio_Drawing5.vsdx"/><Relationship Id="rId32" Type="http://schemas.openxmlformats.org/officeDocument/2006/relationships/image" Target="media/image14.emf"/><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emf"/><Relationship Id="rId23" Type="http://schemas.openxmlformats.org/officeDocument/2006/relationships/image" Target="media/image9.emf"/><Relationship Id="rId28" Type="http://schemas.openxmlformats.org/officeDocument/2006/relationships/package" Target="embeddings/Microsoft_Visio_Drawing7.vsdx"/><Relationship Id="rId36"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image" Target="media/image6.emf"/><Relationship Id="rId31"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package" Target="embeddings/Microsoft_Visio_Drawing.vsdx"/><Relationship Id="rId14" Type="http://schemas.openxmlformats.org/officeDocument/2006/relationships/package" Target="embeddings/Microsoft_Visio_Drawing1.vsdx"/><Relationship Id="rId22" Type="http://schemas.openxmlformats.org/officeDocument/2006/relationships/image" Target="media/image8.jpeg"/><Relationship Id="rId27" Type="http://schemas.openxmlformats.org/officeDocument/2006/relationships/image" Target="media/image11.emf"/><Relationship Id="rId30" Type="http://schemas.openxmlformats.org/officeDocument/2006/relationships/package" Target="embeddings/Microsoft_Visio_Drawing8.vsdx"/><Relationship Id="rId35" Type="http://schemas.openxmlformats.org/officeDocument/2006/relationships/header" Target="header2.xml"/><Relationship Id="rId8" Type="http://schemas.openxmlformats.org/officeDocument/2006/relationships/image" Target="media/image2.emf"/><Relationship Id="rId3" Type="http://schemas.openxmlformats.org/officeDocument/2006/relationships/settings" Target="settings.xml"/><Relationship Id="rId12" Type="http://schemas.microsoft.com/office/2016/09/relationships/commentsIds" Target="commentsIds.xml"/><Relationship Id="rId17" Type="http://schemas.openxmlformats.org/officeDocument/2006/relationships/image" Target="media/image5.emf"/><Relationship Id="rId25" Type="http://schemas.openxmlformats.org/officeDocument/2006/relationships/image" Target="media/image10.emf"/><Relationship Id="rId33" Type="http://schemas.openxmlformats.org/officeDocument/2006/relationships/package" Target="embeddings/Microsoft_Visio_Drawing9.vsdx"/><Relationship Id="rId38"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TotalTime>
  <Pages>1</Pages>
  <Words>1633</Words>
  <Characters>9310</Characters>
  <Application>Microsoft Office Word</Application>
  <DocSecurity>0</DocSecurity>
  <Lines>77</Lines>
  <Paragraphs>21</Paragraphs>
  <ScaleCrop>false</ScaleCrop>
  <Company>Huawei Technologies Co.,Ltd.</Company>
  <LinksUpToDate>false</LinksUpToDate>
  <CharactersWithSpaces>10922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wangjianhua (C)</dc:creator>
  <cp:keywords/>
  <dc:description/>
  <cp:lastModifiedBy>xc</cp:lastModifiedBy>
  <cp:revision>31</cp:revision>
  <dcterms:created xsi:type="dcterms:W3CDTF">2018-11-21T02:46:00Z</dcterms:created>
  <dcterms:modified xsi:type="dcterms:W3CDTF">2019-01-08T02:48:00Z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(2)AbkBOZ2CDorXc6ii24rKhEI3XHJyKT8gxXSOAqVsB+Ax2k+EWnOQG1M2N2MvfhtKcsjRdh0o
pJ9qoYqaCnjyH5cjtmc3w58Qm9cB5qpRD1+QoteRY08cYqOt3HrxYJF8f4R+6W+4SagkvLzh
AY4yMzUlnUSw0C3j/8wF6nUDBkbgG+dA0K7jX3kvnQUzqSFjLleX7rQs/uL1I49QN9HWEESH
wf5Ebd+8h7VL0dsjc9</vt:lpwstr>
  </property>
  <property fmtid="{D5CDD505-2E9C-101B-9397-08002B2CF9AE}" pid="3" name="_2015_ms_pID_7253431">
    <vt:lpwstr>eFB8A2bDIzG/FI3h6WADf/4ceQDEiacMWnWIx5WQuYrkeeIwADLa1K
v8msjjInR+Vz//u4mnToAzLg3+o+IKIFiCmUvNY4M65Rc9/NO6dKU/86QL3WlofQUk6MPhkE
DoGXrYL4EBwd8x850Aypxqfs7DpmAaLEAmurTrueXfMp5kTDpMHAAYkh53Pop665A40=</vt:lpwstr>
  </property>
</Properties>
</file>