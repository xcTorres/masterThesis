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C44" w:rsidRDefault="006C1C44"/>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测绘工程</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2016286190093 </w:t>
      </w:r>
      <w:r w:rsidR="00927EE4"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Pr>
          <w:rFonts w:eastAsia="仿宋_GB2312" w:hint="eastAsia"/>
          <w:sz w:val="28"/>
          <w:u w:val="single"/>
        </w:rPr>
        <w:t>周炜轩</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吴华意</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sidRPr="00D45696">
        <w:rPr>
          <w:rFonts w:eastAsia="仿宋_GB2312" w:hint="eastAsia"/>
          <w:sz w:val="28"/>
          <w:u w:val="single"/>
        </w:rPr>
        <w:t>教</w:t>
      </w:r>
      <w:r w:rsidR="00927EE4" w:rsidRPr="00D45696">
        <w:rPr>
          <w:rFonts w:eastAsia="仿宋_GB2312" w:hint="eastAsia"/>
          <w:sz w:val="28"/>
          <w:u w:val="single"/>
        </w:rPr>
        <w:t xml:space="preserve">   </w:t>
      </w:r>
      <w:r w:rsidR="00927EE4" w:rsidRPr="00D45696">
        <w:rPr>
          <w:rFonts w:eastAsia="仿宋_GB2312" w:hint="eastAsia"/>
          <w:sz w:val="28"/>
          <w:u w:val="single"/>
        </w:rPr>
        <w:t>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8"/>
        <w:gridCol w:w="520"/>
        <w:gridCol w:w="1372"/>
        <w:gridCol w:w="915"/>
        <w:gridCol w:w="168"/>
        <w:gridCol w:w="1251"/>
        <w:gridCol w:w="761"/>
        <w:gridCol w:w="1252"/>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840B1C">
            <w:pPr>
              <w:spacing w:line="280" w:lineRule="exact"/>
              <w:jc w:val="center"/>
            </w:pPr>
            <w:r>
              <w:rPr>
                <w:rFonts w:hint="eastAsia"/>
              </w:rPr>
              <w:t>周炜轩</w:t>
            </w:r>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840B1C">
            <w:pPr>
              <w:spacing w:line="280" w:lineRule="exact"/>
              <w:jc w:val="center"/>
            </w:pPr>
            <w:r>
              <w:rPr>
                <w:rFonts w:hint="eastAsia"/>
              </w:rPr>
              <w:t>测绘工程</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吴华意</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840B1C">
              <w:rPr>
                <w:rFonts w:hint="eastAsia"/>
              </w:rPr>
              <w:t>基于多维度聚合金字塔的时空大数据可视化框架</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840B1C" w:rsidRPr="00840B1C" w:rsidRDefault="00840B1C" w:rsidP="00947628">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840B1C" w:rsidRPr="000A1881" w:rsidRDefault="00B73D19" w:rsidP="000A1881">
            <w:pPr>
              <w:pStyle w:val="a7"/>
              <w:spacing w:line="360" w:lineRule="auto"/>
              <w:ind w:leftChars="28" w:left="59"/>
              <w:rPr>
                <w:szCs w:val="24"/>
              </w:rPr>
            </w:pPr>
            <w:r w:rsidRPr="000717B6">
              <w:rPr>
                <w:rFonts w:hint="eastAsia"/>
                <w:szCs w:val="24"/>
              </w:rPr>
              <w:t>现如今</w:t>
            </w:r>
            <w:r w:rsidR="00CE5016" w:rsidRPr="000717B6">
              <w:rPr>
                <w:rFonts w:hint="eastAsia"/>
                <w:szCs w:val="24"/>
              </w:rPr>
              <w:t>，数据的</w:t>
            </w:r>
            <w:r w:rsidR="00F31597" w:rsidRPr="000717B6">
              <w:rPr>
                <w:rFonts w:hint="eastAsia"/>
                <w:szCs w:val="24"/>
              </w:rPr>
              <w:t>采集、获取手段趋于多样化，</w:t>
            </w:r>
            <w:r w:rsidR="0026723C">
              <w:rPr>
                <w:rFonts w:hint="eastAsia"/>
                <w:szCs w:val="24"/>
              </w:rPr>
              <w:t>如</w:t>
            </w:r>
            <w:r w:rsidR="00850C92">
              <w:rPr>
                <w:rFonts w:hint="eastAsia"/>
                <w:szCs w:val="24"/>
              </w:rPr>
              <w:t>监控浮动车的实时位置，记录</w:t>
            </w:r>
            <w:r w:rsidR="00CE5016" w:rsidRPr="000717B6">
              <w:rPr>
                <w:rFonts w:hint="eastAsia"/>
                <w:szCs w:val="24"/>
              </w:rPr>
              <w:t>微博、</w:t>
            </w:r>
            <w:r w:rsidR="000717B6" w:rsidRPr="000717B6">
              <w:rPr>
                <w:rFonts w:hint="eastAsia"/>
                <w:szCs w:val="24"/>
              </w:rPr>
              <w:t>Twitter</w:t>
            </w:r>
            <w:r w:rsidR="00CE5016" w:rsidRPr="000717B6">
              <w:rPr>
                <w:rFonts w:hint="eastAsia"/>
                <w:szCs w:val="24"/>
              </w:rPr>
              <w:t>的签到数据</w:t>
            </w:r>
            <w:r w:rsidR="00850C92">
              <w:rPr>
                <w:rFonts w:hint="eastAsia"/>
                <w:szCs w:val="24"/>
              </w:rPr>
              <w:t>等</w:t>
            </w:r>
            <w:r w:rsidR="008821B2">
              <w:rPr>
                <w:rFonts w:hint="eastAsia"/>
                <w:szCs w:val="24"/>
              </w:rPr>
              <w:t>，数据源</w:t>
            </w:r>
            <w:r w:rsidR="00593462">
              <w:rPr>
                <w:rFonts w:hint="eastAsia"/>
                <w:szCs w:val="24"/>
              </w:rPr>
              <w:t>丰富。</w:t>
            </w:r>
            <w:r w:rsidR="008821B2">
              <w:rPr>
                <w:rFonts w:hint="eastAsia"/>
                <w:szCs w:val="24"/>
              </w:rPr>
              <w:t>这些</w:t>
            </w:r>
            <w:r w:rsidR="00593462">
              <w:rPr>
                <w:rFonts w:hint="eastAsia"/>
                <w:szCs w:val="24"/>
              </w:rPr>
              <w:t>体量</w:t>
            </w:r>
            <w:r w:rsidR="000A1881">
              <w:rPr>
                <w:rFonts w:hint="eastAsia"/>
                <w:szCs w:val="24"/>
              </w:rPr>
              <w:t>巨大</w:t>
            </w:r>
            <w:r w:rsidR="00593462">
              <w:rPr>
                <w:rFonts w:hint="eastAsia"/>
                <w:szCs w:val="24"/>
              </w:rPr>
              <w:t>、产生速度快、类型</w:t>
            </w:r>
            <w:r w:rsidR="000A1881">
              <w:rPr>
                <w:rFonts w:hint="eastAsia"/>
                <w:szCs w:val="24"/>
              </w:rPr>
              <w:t>众</w:t>
            </w:r>
            <w:r w:rsidR="00593462">
              <w:rPr>
                <w:rFonts w:hint="eastAsia"/>
                <w:szCs w:val="24"/>
              </w:rPr>
              <w:t>多</w:t>
            </w:r>
            <w:r w:rsidR="000A1881">
              <w:rPr>
                <w:rFonts w:hint="eastAsia"/>
                <w:szCs w:val="24"/>
              </w:rPr>
              <w:t>、蕴含价值（</w:t>
            </w:r>
            <w:r w:rsidR="000A1881">
              <w:rPr>
                <w:rFonts w:hint="eastAsia"/>
                <w:szCs w:val="24"/>
              </w:rPr>
              <w:t>5V</w:t>
            </w:r>
            <w:r w:rsidR="000A1881">
              <w:rPr>
                <w:rFonts w:hint="eastAsia"/>
                <w:szCs w:val="24"/>
              </w:rPr>
              <w:t>）的大数据，同时也兼具有</w:t>
            </w:r>
            <w:r w:rsidR="00593462">
              <w:rPr>
                <w:rFonts w:hint="eastAsia"/>
                <w:szCs w:val="24"/>
              </w:rPr>
              <w:t>时空特征和高维特征</w:t>
            </w:r>
            <w:r w:rsidR="000A1881">
              <w:rPr>
                <w:rFonts w:hint="eastAsia"/>
                <w:szCs w:val="24"/>
              </w:rPr>
              <w:t>。</w:t>
            </w:r>
            <w:r w:rsidR="000A1881" w:rsidRPr="000A1881">
              <w:rPr>
                <w:rFonts w:hint="eastAsia"/>
                <w:szCs w:val="24"/>
              </w:rPr>
              <w:t>时空特征，是指</w:t>
            </w:r>
            <w:r w:rsidR="000A1881">
              <w:rPr>
                <w:rFonts w:hint="eastAsia"/>
                <w:szCs w:val="24"/>
              </w:rPr>
              <w:t>大数据都</w:t>
            </w:r>
            <w:r w:rsidR="000A1881" w:rsidRPr="000A1881">
              <w:rPr>
                <w:rFonts w:hint="eastAsia"/>
                <w:szCs w:val="24"/>
              </w:rPr>
              <w:t>带有空间位置和时间标签或者能体现二者的特征属性；高维特征</w:t>
            </w:r>
            <w:r w:rsidR="000A1881">
              <w:rPr>
                <w:rFonts w:hint="eastAsia"/>
                <w:szCs w:val="24"/>
              </w:rPr>
              <w:t>，</w:t>
            </w:r>
            <w:r w:rsidR="000A1881" w:rsidRPr="000A1881">
              <w:rPr>
                <w:rFonts w:hint="eastAsia"/>
                <w:szCs w:val="24"/>
              </w:rPr>
              <w:t>是指数据一般会携带多个维度的属性，而这些属性所能反映出的信息规律往往让研究者更感兴趣。</w:t>
            </w:r>
            <w:r w:rsidR="008821B2">
              <w:rPr>
                <w:rFonts w:hint="eastAsia"/>
                <w:szCs w:val="24"/>
              </w:rPr>
              <w:t>其中尤以点状数据</w:t>
            </w:r>
            <w:r w:rsidR="00593462">
              <w:rPr>
                <w:rFonts w:hint="eastAsia"/>
                <w:szCs w:val="24"/>
              </w:rPr>
              <w:t>体现</w:t>
            </w:r>
            <w:r w:rsidR="000A1881">
              <w:rPr>
                <w:rFonts w:hint="eastAsia"/>
                <w:szCs w:val="24"/>
              </w:rPr>
              <w:t>得</w:t>
            </w:r>
            <w:r w:rsidR="00593462">
              <w:rPr>
                <w:rFonts w:hint="eastAsia"/>
                <w:szCs w:val="24"/>
              </w:rPr>
              <w:t>最为明显</w:t>
            </w:r>
            <w:r w:rsidR="000A1881">
              <w:rPr>
                <w:rFonts w:hint="eastAsia"/>
                <w:szCs w:val="24"/>
              </w:rPr>
              <w:t>，最为典型，例如广泛应用的</w:t>
            </w:r>
            <w:r w:rsidR="000A1881">
              <w:rPr>
                <w:rFonts w:hint="eastAsia"/>
                <w:szCs w:val="24"/>
              </w:rPr>
              <w:t>POI</w:t>
            </w:r>
            <w:r w:rsidR="000A1881">
              <w:rPr>
                <w:rFonts w:hint="eastAsia"/>
                <w:szCs w:val="24"/>
              </w:rPr>
              <w:t>数据等。</w:t>
            </w:r>
            <w:r w:rsidR="00593462">
              <w:rPr>
                <w:rFonts w:hint="eastAsia"/>
                <w:szCs w:val="24"/>
              </w:rPr>
              <w:t xml:space="preserve">   </w:t>
            </w:r>
          </w:p>
          <w:p w:rsidR="008238FC" w:rsidRPr="00751D96" w:rsidDel="00DF5ED4" w:rsidRDefault="000A1881" w:rsidP="00DF5ED4">
            <w:pPr>
              <w:pStyle w:val="a7"/>
              <w:spacing w:line="360" w:lineRule="auto"/>
              <w:ind w:leftChars="28" w:left="59"/>
              <w:rPr>
                <w:del w:id="0" w:author="kwan关雪峰" w:date="2018-01-08T11:36:00Z"/>
                <w:szCs w:val="24"/>
              </w:rPr>
              <w:pPrChange w:id="1" w:author="kwan关雪峰" w:date="2018-01-08T11:36:00Z">
                <w:pPr>
                  <w:pStyle w:val="a7"/>
                  <w:spacing w:line="360" w:lineRule="auto"/>
                  <w:ind w:leftChars="28" w:left="59"/>
                </w:pPr>
              </w:pPrChange>
            </w:pPr>
            <w:r>
              <w:rPr>
                <w:rFonts w:hint="eastAsia"/>
                <w:szCs w:val="24"/>
              </w:rPr>
              <w:t>面对</w:t>
            </w:r>
            <w:r w:rsidR="00230D31">
              <w:rPr>
                <w:rFonts w:hint="eastAsia"/>
                <w:szCs w:val="24"/>
              </w:rPr>
              <w:t>具备此特征的</w:t>
            </w:r>
            <w:r>
              <w:rPr>
                <w:rFonts w:hint="eastAsia"/>
                <w:szCs w:val="24"/>
              </w:rPr>
              <w:t>大数据</w:t>
            </w:r>
            <w:r w:rsidR="008238FC" w:rsidRPr="000717B6">
              <w:rPr>
                <w:rFonts w:hint="eastAsia"/>
                <w:szCs w:val="24"/>
              </w:rPr>
              <w:t>，可视化无疑是</w:t>
            </w:r>
            <w:r w:rsidR="00230D31">
              <w:rPr>
                <w:rFonts w:hint="eastAsia"/>
                <w:szCs w:val="24"/>
              </w:rPr>
              <w:t>挖掘和</w:t>
            </w:r>
            <w:r w:rsidR="008238FC" w:rsidRPr="000717B6">
              <w:rPr>
                <w:rFonts w:hint="eastAsia"/>
                <w:szCs w:val="24"/>
              </w:rPr>
              <w:t>分析大数据的一种重要</w:t>
            </w:r>
            <w:r w:rsidR="00230D31">
              <w:rPr>
                <w:rFonts w:hint="eastAsia"/>
                <w:szCs w:val="24"/>
              </w:rPr>
              <w:t>步骤和</w:t>
            </w:r>
            <w:r w:rsidR="00230D31" w:rsidRPr="000717B6">
              <w:rPr>
                <w:rFonts w:hint="eastAsia"/>
                <w:szCs w:val="24"/>
              </w:rPr>
              <w:t>手段</w:t>
            </w:r>
            <w:r w:rsidR="008238FC" w:rsidRPr="000717B6">
              <w:rPr>
                <w:rFonts w:hint="eastAsia"/>
                <w:szCs w:val="24"/>
              </w:rPr>
              <w:t>，其能够直白</w:t>
            </w:r>
            <w:r w:rsidR="00BB6B3B" w:rsidRPr="000717B6">
              <w:rPr>
                <w:rFonts w:hint="eastAsia"/>
                <w:szCs w:val="24"/>
              </w:rPr>
              <w:t>地</w:t>
            </w:r>
            <w:r w:rsidR="008238FC" w:rsidRPr="000717B6">
              <w:rPr>
                <w:rFonts w:hint="eastAsia"/>
                <w:szCs w:val="24"/>
              </w:rPr>
              <w:t>反映出数据</w:t>
            </w:r>
            <w:r w:rsidR="00BB6B3B" w:rsidRPr="000717B6">
              <w:rPr>
                <w:rFonts w:hint="eastAsia"/>
                <w:szCs w:val="24"/>
              </w:rPr>
              <w:t>中</w:t>
            </w:r>
            <w:r w:rsidR="00CD1301">
              <w:rPr>
                <w:rFonts w:hint="eastAsia"/>
                <w:szCs w:val="24"/>
              </w:rPr>
              <w:t>蕴含</w:t>
            </w:r>
            <w:r w:rsidR="008238FC" w:rsidRPr="000717B6">
              <w:rPr>
                <w:rFonts w:hint="eastAsia"/>
                <w:szCs w:val="24"/>
              </w:rPr>
              <w:t>的模式和规律。但随着数据规模的不断增大，</w:t>
            </w:r>
            <w:del w:id="2" w:author="kwan关雪峰" w:date="2018-01-08T11:31:00Z">
              <w:r w:rsidR="008238FC" w:rsidRPr="000717B6" w:rsidDel="00DF5ED4">
                <w:rPr>
                  <w:rFonts w:hint="eastAsia"/>
                  <w:szCs w:val="24"/>
                </w:rPr>
                <w:delText>传统</w:delText>
              </w:r>
            </w:del>
            <w:ins w:id="3" w:author="kwan关雪峰" w:date="2018-01-08T11:31:00Z">
              <w:r w:rsidR="00DF5ED4">
                <w:rPr>
                  <w:rFonts w:hint="eastAsia"/>
                  <w:szCs w:val="24"/>
                </w:rPr>
                <w:t>过去</w:t>
              </w:r>
            </w:ins>
            <w:del w:id="4" w:author="kwan关雪峰" w:date="2018-01-08T11:31:00Z">
              <w:r w:rsidR="008238FC" w:rsidRPr="000717B6" w:rsidDel="00DF5ED4">
                <w:rPr>
                  <w:rFonts w:hint="eastAsia"/>
                  <w:szCs w:val="24"/>
                </w:rPr>
                <w:delText>的</w:delText>
              </w:r>
            </w:del>
            <w:ins w:id="5" w:author="kwan关雪峰" w:date="2018-01-08T11:31:00Z">
              <w:r w:rsidR="00DF5ED4">
                <w:rPr>
                  <w:rFonts w:hint="eastAsia"/>
                  <w:szCs w:val="24"/>
                </w:rPr>
                <w:t>常规的</w:t>
              </w:r>
            </w:ins>
            <w:r w:rsidR="008238FC" w:rsidRPr="000717B6">
              <w:rPr>
                <w:rFonts w:hint="eastAsia"/>
                <w:szCs w:val="24"/>
              </w:rPr>
              <w:t>数据可视化方法和工具已经越来越不适用于</w:t>
            </w:r>
            <w:del w:id="6" w:author="kwan关雪峰" w:date="2018-01-08T11:31:00Z">
              <w:r w:rsidR="008238FC" w:rsidRPr="000717B6" w:rsidDel="00DF5ED4">
                <w:rPr>
                  <w:rFonts w:hint="eastAsia"/>
                  <w:szCs w:val="24"/>
                </w:rPr>
                <w:delText>处理这类</w:delText>
              </w:r>
            </w:del>
            <w:r w:rsidR="008238FC" w:rsidRPr="000717B6">
              <w:rPr>
                <w:rFonts w:hint="eastAsia"/>
                <w:szCs w:val="24"/>
              </w:rPr>
              <w:t>大数据。</w:t>
            </w:r>
            <w:r w:rsidR="00E73DD1" w:rsidRPr="000717B6">
              <w:rPr>
                <w:rFonts w:hint="eastAsia"/>
                <w:szCs w:val="24"/>
              </w:rPr>
              <w:t>以显示单纯的点状数据为例，如果对</w:t>
            </w:r>
            <w:r w:rsidR="00230D31">
              <w:rPr>
                <w:rFonts w:hint="eastAsia"/>
                <w:szCs w:val="24"/>
              </w:rPr>
              <w:t>每一数据点都进行可视化，海量的数据不但容易造成数据与数据间的堆叠</w:t>
            </w:r>
            <w:r w:rsidR="00E73DD1" w:rsidRPr="000717B6">
              <w:rPr>
                <w:rFonts w:hint="eastAsia"/>
                <w:szCs w:val="24"/>
              </w:rPr>
              <w:t>覆盖，而且对于用户的感知和认知能力来说也难以承受</w:t>
            </w:r>
            <w:r w:rsidR="00DD17CB" w:rsidRPr="000717B6">
              <w:rPr>
                <w:szCs w:val="24"/>
                <w:vertAlign w:val="superscript"/>
              </w:rPr>
              <w:t>[1]</w:t>
            </w:r>
            <w:r w:rsidR="00230D31">
              <w:rPr>
                <w:rFonts w:hint="eastAsia"/>
                <w:szCs w:val="24"/>
              </w:rPr>
              <w:t>，加之硬件设施负载有限，导致用户体验不佳</w:t>
            </w:r>
            <w:r w:rsidR="00E73DD1" w:rsidRPr="000717B6">
              <w:rPr>
                <w:rFonts w:hint="eastAsia"/>
                <w:szCs w:val="24"/>
              </w:rPr>
              <w:t>。</w:t>
            </w:r>
            <w:del w:id="7" w:author="kwan关雪峰" w:date="2018-01-08T11:30:00Z">
              <w:r w:rsidR="00230D31" w:rsidDel="00DF5ED4">
                <w:rPr>
                  <w:rFonts w:hint="eastAsia"/>
                  <w:szCs w:val="24"/>
                </w:rPr>
                <w:delText>尽管</w:delText>
              </w:r>
              <w:r w:rsidR="00751D96" w:rsidDel="00DF5ED4">
                <w:rPr>
                  <w:rFonts w:hint="eastAsia"/>
                  <w:szCs w:val="24"/>
                </w:rPr>
                <w:delText>也出现</w:delText>
              </w:r>
              <w:r w:rsidR="00230D31" w:rsidDel="00DF5ED4">
                <w:rPr>
                  <w:rFonts w:hint="eastAsia"/>
                  <w:szCs w:val="24"/>
                </w:rPr>
                <w:delText>很多针对</w:delText>
              </w:r>
            </w:del>
            <w:ins w:id="8" w:author="kwan关雪峰" w:date="2018-01-08T11:30:00Z">
              <w:r w:rsidR="00DF5ED4">
                <w:rPr>
                  <w:rFonts w:hint="eastAsia"/>
                  <w:szCs w:val="24"/>
                </w:rPr>
                <w:t>现有</w:t>
              </w:r>
            </w:ins>
            <w:del w:id="9" w:author="kwan关雪峰" w:date="2018-01-08T11:31:00Z">
              <w:r w:rsidR="00230D31" w:rsidDel="00DF5ED4">
                <w:rPr>
                  <w:rFonts w:hint="eastAsia"/>
                  <w:szCs w:val="24"/>
                </w:rPr>
                <w:delText>快速</w:delText>
              </w:r>
            </w:del>
            <w:ins w:id="10" w:author="kwan关雪峰" w:date="2018-01-08T11:31:00Z">
              <w:r w:rsidR="00DF5ED4">
                <w:rPr>
                  <w:rFonts w:hint="eastAsia"/>
                  <w:szCs w:val="24"/>
                </w:rPr>
                <w:t>大数据</w:t>
              </w:r>
            </w:ins>
            <w:r w:rsidR="00230D31">
              <w:rPr>
                <w:rFonts w:hint="eastAsia"/>
                <w:szCs w:val="24"/>
              </w:rPr>
              <w:t>可视化</w:t>
            </w:r>
            <w:del w:id="11" w:author="kwan关雪峰" w:date="2018-01-08T11:31:00Z">
              <w:r w:rsidR="00230D31" w:rsidDel="00DF5ED4">
                <w:rPr>
                  <w:rFonts w:hint="eastAsia"/>
                  <w:szCs w:val="24"/>
                </w:rPr>
                <w:delText>的</w:delText>
              </w:r>
            </w:del>
            <w:r w:rsidR="00230D31">
              <w:rPr>
                <w:rFonts w:hint="eastAsia"/>
                <w:szCs w:val="24"/>
              </w:rPr>
              <w:t>解决方案</w:t>
            </w:r>
            <w:r w:rsidR="00751D96">
              <w:rPr>
                <w:rFonts w:hint="eastAsia"/>
                <w:szCs w:val="24"/>
              </w:rPr>
              <w:t>，</w:t>
            </w:r>
            <w:del w:id="12" w:author="kwan关雪峰" w:date="2018-01-08T11:31:00Z">
              <w:r w:rsidR="00751D96" w:rsidDel="00DF5ED4">
                <w:rPr>
                  <w:rFonts w:hint="eastAsia"/>
                  <w:szCs w:val="24"/>
                </w:rPr>
                <w:delText>但这些方案要么</w:delText>
              </w:r>
            </w:del>
            <w:ins w:id="13" w:author="kwan关雪峰" w:date="2018-01-08T11:31:00Z">
              <w:r w:rsidR="00DF5ED4">
                <w:rPr>
                  <w:rFonts w:hint="eastAsia"/>
                  <w:szCs w:val="24"/>
                </w:rPr>
                <w:t>一是</w:t>
              </w:r>
            </w:ins>
            <w:ins w:id="14" w:author="kwan关雪峰" w:date="2018-01-08T11:34:00Z">
              <w:r w:rsidR="00DF5ED4">
                <w:rPr>
                  <w:rFonts w:hint="eastAsia"/>
                  <w:szCs w:val="24"/>
                </w:rPr>
                <w:t>采用</w:t>
              </w:r>
            </w:ins>
            <w:ins w:id="15" w:author="kwan关雪峰" w:date="2018-01-08T11:31:00Z">
              <w:r w:rsidR="00DF5ED4">
                <w:rPr>
                  <w:rFonts w:hint="eastAsia"/>
                  <w:szCs w:val="24"/>
                </w:rPr>
                <w:t>高性能硬件环境</w:t>
              </w:r>
            </w:ins>
            <w:ins w:id="16" w:author="kwan关雪峰" w:date="2018-01-08T11:32:00Z">
              <w:r w:rsidR="00DF5ED4">
                <w:rPr>
                  <w:rFonts w:hint="eastAsia"/>
                  <w:szCs w:val="24"/>
                </w:rPr>
                <w:t>提升</w:t>
              </w:r>
            </w:ins>
            <w:ins w:id="17" w:author="kwan关雪峰" w:date="2018-01-08T11:34:00Z">
              <w:r w:rsidR="00DF5ED4">
                <w:rPr>
                  <w:rFonts w:hint="eastAsia"/>
                  <w:szCs w:val="24"/>
                </w:rPr>
                <w:t>可视化</w:t>
              </w:r>
            </w:ins>
            <w:ins w:id="18" w:author="kwan关雪峰" w:date="2018-01-08T11:32:00Z">
              <w:r w:rsidR="00DF5ED4">
                <w:rPr>
                  <w:rFonts w:hint="eastAsia"/>
                  <w:szCs w:val="24"/>
                </w:rPr>
                <w:t>效率</w:t>
              </w:r>
            </w:ins>
            <w:ins w:id="19" w:author="kwan关雪峰" w:date="2018-01-08T11:31:00Z">
              <w:r w:rsidR="00DF5ED4">
                <w:rPr>
                  <w:rFonts w:hint="eastAsia"/>
                  <w:szCs w:val="24"/>
                </w:rPr>
                <w:t>，二</w:t>
              </w:r>
            </w:ins>
            <w:ins w:id="20" w:author="kwan关雪峰" w:date="2018-01-08T11:32:00Z">
              <w:r w:rsidR="00DF5ED4">
                <w:rPr>
                  <w:rFonts w:hint="eastAsia"/>
                  <w:szCs w:val="24"/>
                </w:rPr>
                <w:t>是基于预处理</w:t>
              </w:r>
            </w:ins>
            <w:ins w:id="21" w:author="kwan关雪峰" w:date="2018-01-08T11:34:00Z">
              <w:r w:rsidR="00DF5ED4">
                <w:rPr>
                  <w:rFonts w:hint="eastAsia"/>
                  <w:szCs w:val="24"/>
                </w:rPr>
                <w:t>中间</w:t>
              </w:r>
            </w:ins>
            <w:ins w:id="22" w:author="kwan关雪峰" w:date="2018-01-08T11:32:00Z">
              <w:r w:rsidR="00DF5ED4">
                <w:rPr>
                  <w:rFonts w:hint="eastAsia"/>
                  <w:szCs w:val="24"/>
                </w:rPr>
                <w:t>结果可视化方案。</w:t>
              </w:r>
            </w:ins>
            <w:ins w:id="23" w:author="kwan关雪峰" w:date="2018-01-08T11:34:00Z">
              <w:r w:rsidR="00DF5ED4">
                <w:rPr>
                  <w:rFonts w:hint="eastAsia"/>
                  <w:szCs w:val="24"/>
                </w:rPr>
                <w:t>前者</w:t>
              </w:r>
            </w:ins>
            <w:ins w:id="24" w:author="kwan关雪峰" w:date="2018-01-08T11:35:00Z">
              <w:r w:rsidR="00DF5ED4">
                <w:rPr>
                  <w:rFonts w:hint="eastAsia"/>
                  <w:szCs w:val="24"/>
                </w:rPr>
                <w:t>往往硬件</w:t>
              </w:r>
            </w:ins>
            <w:ins w:id="25" w:author="kwan关雪峰" w:date="2018-01-08T11:34:00Z">
              <w:r w:rsidR="00DF5ED4">
                <w:rPr>
                  <w:rFonts w:hint="eastAsia"/>
                  <w:szCs w:val="24"/>
                </w:rPr>
                <w:t>成本</w:t>
              </w:r>
            </w:ins>
            <w:r w:rsidR="00751D96">
              <w:rPr>
                <w:rFonts w:hint="eastAsia"/>
                <w:szCs w:val="24"/>
              </w:rPr>
              <w:t>代价不菲，</w:t>
            </w:r>
            <w:ins w:id="26" w:author="kwan关雪峰" w:date="2018-01-08T11:35:00Z">
              <w:r w:rsidR="00DF5ED4">
                <w:rPr>
                  <w:rFonts w:hint="eastAsia"/>
                  <w:szCs w:val="24"/>
                </w:rPr>
                <w:t>内外</w:t>
              </w:r>
            </w:ins>
            <w:del w:id="27" w:author="kwan关雪峰" w:date="2018-01-08T11:34:00Z">
              <w:r w:rsidR="00751D96" w:rsidDel="00DF5ED4">
                <w:rPr>
                  <w:rFonts w:hint="eastAsia"/>
                  <w:szCs w:val="24"/>
                </w:rPr>
                <w:delText>要么</w:delText>
              </w:r>
            </w:del>
            <w:r w:rsidR="00751D96">
              <w:rPr>
                <w:rFonts w:hint="eastAsia"/>
                <w:szCs w:val="24"/>
              </w:rPr>
              <w:t>存储空间消耗巨大</w:t>
            </w:r>
            <w:del w:id="28" w:author="kwan关雪峰" w:date="2018-01-08T11:35:00Z">
              <w:r w:rsidR="00751D96" w:rsidDel="00DF5ED4">
                <w:rPr>
                  <w:rFonts w:hint="eastAsia"/>
                  <w:szCs w:val="24"/>
                </w:rPr>
                <w:delText>，</w:delText>
              </w:r>
            </w:del>
            <w:ins w:id="29" w:author="kwan关雪峰" w:date="2018-01-08T11:35:00Z">
              <w:r w:rsidR="00DF5ED4">
                <w:rPr>
                  <w:rFonts w:hint="eastAsia"/>
                  <w:szCs w:val="24"/>
                </w:rPr>
                <w:t>。后者将</w:t>
              </w:r>
              <w:r w:rsidR="00DF5ED4" w:rsidRPr="000717B6">
                <w:rPr>
                  <w:rFonts w:hint="eastAsia"/>
                  <w:szCs w:val="24"/>
                </w:rPr>
                <w:t>结构化的数据（每个数据点可映射成数据表的每一项）映射为可视化元素，形象直观地来显示复杂的资源内容，然后通过视图变换将这种可视化结构根据位置、比例、大小等做可视化输出</w:t>
              </w:r>
            </w:ins>
            <w:ins w:id="30" w:author="kwan关雪峰" w:date="2018-01-08T11:36:00Z">
              <w:r w:rsidR="00DF5ED4">
                <w:rPr>
                  <w:rFonts w:hint="eastAsia"/>
                  <w:szCs w:val="24"/>
                </w:rPr>
                <w:t>，但现有方案</w:t>
              </w:r>
            </w:ins>
            <w:r w:rsidR="00751D96">
              <w:rPr>
                <w:rFonts w:hint="eastAsia"/>
                <w:szCs w:val="24"/>
              </w:rPr>
              <w:t>要么对大数据的时空、高维特征支持不够，要么难以扩展存储。</w:t>
            </w:r>
            <w:r w:rsidR="00FE5431" w:rsidRPr="00751D96">
              <w:rPr>
                <w:rFonts w:hint="eastAsia"/>
                <w:szCs w:val="24"/>
              </w:rPr>
              <w:t>因此，如何高效渲染、表达时空大数据的可视化内容，兼顾大数据的</w:t>
            </w:r>
            <w:del w:id="31" w:author="kwan关雪峰" w:date="2018-01-08T11:36:00Z">
              <w:r w:rsidR="00FE5431" w:rsidRPr="00751D96" w:rsidDel="00DF5ED4">
                <w:rPr>
                  <w:rFonts w:hint="eastAsia"/>
                  <w:szCs w:val="24"/>
                </w:rPr>
                <w:delText>多个</w:delText>
              </w:r>
            </w:del>
            <w:ins w:id="32" w:author="kwan关雪峰" w:date="2018-01-08T11:36:00Z">
              <w:r w:rsidR="00DF5ED4">
                <w:rPr>
                  <w:rFonts w:hint="eastAsia"/>
                  <w:szCs w:val="24"/>
                </w:rPr>
                <w:t>高</w:t>
              </w:r>
            </w:ins>
            <w:r w:rsidR="00FE5431" w:rsidRPr="00751D96">
              <w:rPr>
                <w:rFonts w:hint="eastAsia"/>
                <w:szCs w:val="24"/>
              </w:rPr>
              <w:t>维度信息，使人们</w:t>
            </w:r>
            <w:r w:rsidR="00CD1301">
              <w:rPr>
                <w:rFonts w:hint="eastAsia"/>
                <w:szCs w:val="24"/>
              </w:rPr>
              <w:t>能</w:t>
            </w:r>
            <w:r w:rsidR="00FE5431" w:rsidRPr="00751D96">
              <w:rPr>
                <w:rFonts w:hint="eastAsia"/>
                <w:szCs w:val="24"/>
              </w:rPr>
              <w:t>直观地感受其</w:t>
            </w:r>
            <w:r w:rsidR="00CD1301">
              <w:rPr>
                <w:rFonts w:hint="eastAsia"/>
                <w:szCs w:val="24"/>
              </w:rPr>
              <w:t>折射</w:t>
            </w:r>
            <w:r w:rsidR="00FE5431" w:rsidRPr="00751D96">
              <w:rPr>
                <w:rFonts w:hint="eastAsia"/>
                <w:szCs w:val="24"/>
              </w:rPr>
              <w:t>的信息内容，是时空大数据可视化研究的一大难点。</w:t>
            </w:r>
          </w:p>
          <w:p w:rsidR="0025530F" w:rsidRPr="000717B6" w:rsidRDefault="00FE5431" w:rsidP="00743732">
            <w:pPr>
              <w:pStyle w:val="a7"/>
              <w:spacing w:line="360" w:lineRule="auto"/>
              <w:ind w:leftChars="28" w:left="59"/>
              <w:rPr>
                <w:szCs w:val="24"/>
              </w:rPr>
            </w:pPr>
            <w:del w:id="33" w:author="kwan关雪峰" w:date="2018-01-08T11:36:00Z">
              <w:r w:rsidRPr="000717B6" w:rsidDel="00DF5ED4">
                <w:rPr>
                  <w:rFonts w:hint="eastAsia"/>
                  <w:szCs w:val="24"/>
                </w:rPr>
                <w:delText>现在更</w:delText>
              </w:r>
              <w:r w:rsidR="000D35FC" w:rsidRPr="000717B6" w:rsidDel="00DF5ED4">
                <w:rPr>
                  <w:rFonts w:hint="eastAsia"/>
                  <w:szCs w:val="24"/>
                </w:rPr>
                <w:delText>经典</w:delText>
              </w:r>
              <w:r w:rsidRPr="000717B6" w:rsidDel="00DF5ED4">
                <w:rPr>
                  <w:rFonts w:hint="eastAsia"/>
                  <w:szCs w:val="24"/>
                </w:rPr>
                <w:delText>合理的可视化方法，</w:delText>
              </w:r>
              <w:r w:rsidR="000D35FC" w:rsidRPr="000717B6" w:rsidDel="00DF5ED4">
                <w:rPr>
                  <w:rFonts w:hint="eastAsia"/>
                  <w:szCs w:val="24"/>
                </w:rPr>
                <w:delText>是从原始数据到可视化形式再到人的感知认知系统的可调节的一系列转换过程</w:delText>
              </w:r>
              <w:r w:rsidR="00DD17CB" w:rsidRPr="000717B6" w:rsidDel="00DF5ED4">
                <w:rPr>
                  <w:szCs w:val="24"/>
                  <w:vertAlign w:val="superscript"/>
                </w:rPr>
                <w:delText>[2]</w:delText>
              </w:r>
              <w:r w:rsidR="000D35FC" w:rsidRPr="000717B6" w:rsidDel="00DF5ED4">
                <w:rPr>
                  <w:rFonts w:hint="eastAsia"/>
                  <w:szCs w:val="24"/>
                </w:rPr>
                <w:delText>。</w:delText>
              </w:r>
              <w:r w:rsidR="00230D31" w:rsidDel="00DF5ED4">
                <w:rPr>
                  <w:rFonts w:hint="eastAsia"/>
                  <w:szCs w:val="24"/>
                </w:rPr>
                <w:delText>这种思想</w:delText>
              </w:r>
              <w:r w:rsidR="001C4234" w:rsidRPr="000717B6" w:rsidDel="00DF5ED4">
                <w:rPr>
                  <w:rFonts w:hint="eastAsia"/>
                  <w:szCs w:val="24"/>
                </w:rPr>
                <w:delText>即</w:delText>
              </w:r>
              <w:r w:rsidR="00230D31" w:rsidDel="00DF5ED4">
                <w:rPr>
                  <w:rFonts w:hint="eastAsia"/>
                  <w:szCs w:val="24"/>
                </w:rPr>
                <w:delText>是</w:delText>
              </w:r>
              <w:r w:rsidRPr="000717B6" w:rsidDel="00DF5ED4">
                <w:rPr>
                  <w:rFonts w:hint="eastAsia"/>
                  <w:szCs w:val="24"/>
                </w:rPr>
                <w:delText>将</w:delText>
              </w:r>
            </w:del>
            <w:del w:id="34" w:author="kwan关雪峰" w:date="2018-01-08T11:35:00Z">
              <w:r w:rsidRPr="000717B6" w:rsidDel="00DF5ED4">
                <w:rPr>
                  <w:rFonts w:hint="eastAsia"/>
                  <w:szCs w:val="24"/>
                </w:rPr>
                <w:delText>结构化的数据</w:delText>
              </w:r>
              <w:r w:rsidR="001C4234" w:rsidRPr="000717B6" w:rsidDel="00DF5ED4">
                <w:rPr>
                  <w:rFonts w:hint="eastAsia"/>
                  <w:szCs w:val="24"/>
                </w:rPr>
                <w:delText>（</w:delText>
              </w:r>
              <w:r w:rsidRPr="000717B6" w:rsidDel="00DF5ED4">
                <w:rPr>
                  <w:rFonts w:hint="eastAsia"/>
                  <w:szCs w:val="24"/>
                </w:rPr>
                <w:delText>每个数据点</w:delText>
              </w:r>
              <w:r w:rsidR="001C4234" w:rsidRPr="000717B6" w:rsidDel="00DF5ED4">
                <w:rPr>
                  <w:rFonts w:hint="eastAsia"/>
                  <w:szCs w:val="24"/>
                </w:rPr>
                <w:delText>可</w:delText>
              </w:r>
              <w:r w:rsidRPr="000717B6" w:rsidDel="00DF5ED4">
                <w:rPr>
                  <w:rFonts w:hint="eastAsia"/>
                  <w:szCs w:val="24"/>
                </w:rPr>
                <w:delText>映射</w:delText>
              </w:r>
              <w:r w:rsidR="001C4234" w:rsidRPr="000717B6" w:rsidDel="00DF5ED4">
                <w:rPr>
                  <w:rFonts w:hint="eastAsia"/>
                  <w:szCs w:val="24"/>
                </w:rPr>
                <w:delText>成</w:delText>
              </w:r>
              <w:r w:rsidRPr="000717B6" w:rsidDel="00DF5ED4">
                <w:rPr>
                  <w:rFonts w:hint="eastAsia"/>
                  <w:szCs w:val="24"/>
                </w:rPr>
                <w:delText>数据表</w:delText>
              </w:r>
              <w:r w:rsidR="001C4234" w:rsidRPr="000717B6" w:rsidDel="00DF5ED4">
                <w:rPr>
                  <w:rFonts w:hint="eastAsia"/>
                  <w:szCs w:val="24"/>
                </w:rPr>
                <w:delText>的每一项）</w:delText>
              </w:r>
              <w:r w:rsidRPr="000717B6" w:rsidDel="00DF5ED4">
                <w:rPr>
                  <w:rFonts w:hint="eastAsia"/>
                  <w:szCs w:val="24"/>
                </w:rPr>
                <w:delText>映射为可视化元素，形象直观地来显示复杂的资源内容，然后通过视图变换将这种可视化结构根据位置、比例、大小等做可视化输出</w:delText>
              </w:r>
            </w:del>
            <w:del w:id="35" w:author="kwan关雪峰" w:date="2018-01-08T11:36:00Z">
              <w:r w:rsidRPr="000717B6" w:rsidDel="00DF5ED4">
                <w:rPr>
                  <w:rFonts w:hint="eastAsia"/>
                  <w:szCs w:val="24"/>
                </w:rPr>
                <w:delText>。</w:delText>
              </w:r>
            </w:del>
          </w:p>
          <w:p w:rsidR="00235EC1" w:rsidRPr="000717B6" w:rsidRDefault="00751D96" w:rsidP="0025530F">
            <w:pPr>
              <w:pStyle w:val="a7"/>
              <w:spacing w:line="360" w:lineRule="auto"/>
              <w:ind w:leftChars="28" w:left="59"/>
              <w:rPr>
                <w:szCs w:val="24"/>
              </w:rPr>
            </w:pPr>
            <w:r>
              <w:rPr>
                <w:rFonts w:hint="eastAsia"/>
                <w:szCs w:val="24"/>
              </w:rPr>
              <w:t>因此，针对以上提到的情况和问题，</w:t>
            </w:r>
            <w:r w:rsidR="001C4234" w:rsidRPr="000717B6">
              <w:rPr>
                <w:rFonts w:hint="eastAsia"/>
                <w:szCs w:val="24"/>
              </w:rPr>
              <w:t>本文拟以点状数据（如出租车点位数据、签到数据等）为可视化对象，</w:t>
            </w:r>
            <w:ins w:id="36" w:author="kwan关雪峰" w:date="2018-01-08T11:42:00Z">
              <w:r w:rsidR="00743732">
                <w:rPr>
                  <w:rFonts w:hint="eastAsia"/>
                  <w:szCs w:val="24"/>
                </w:rPr>
                <w:t>提出</w:t>
              </w:r>
            </w:ins>
            <w:del w:id="37" w:author="kwan关雪峰" w:date="2018-01-08T11:42:00Z">
              <w:r w:rsidR="00F57484" w:rsidRPr="000717B6" w:rsidDel="00743732">
                <w:rPr>
                  <w:rFonts w:hint="eastAsia"/>
                  <w:szCs w:val="24"/>
                </w:rPr>
                <w:delText>以地图</w:delText>
              </w:r>
              <w:r w:rsidR="001021CD" w:rsidDel="00743732">
                <w:rPr>
                  <w:rFonts w:hint="eastAsia"/>
                  <w:szCs w:val="24"/>
                </w:rPr>
                <w:delText>的像素</w:delText>
              </w:r>
              <w:r w:rsidR="00F57484" w:rsidRPr="000717B6" w:rsidDel="00743732">
                <w:rPr>
                  <w:rFonts w:hint="eastAsia"/>
                  <w:szCs w:val="24"/>
                </w:rPr>
                <w:delText>瓦片为可视化单位</w:delText>
              </w:r>
            </w:del>
            <w:ins w:id="38" w:author="kwan关雪峰" w:date="2018-01-08T11:42:00Z">
              <w:r w:rsidR="00743732">
                <w:rPr>
                  <w:rFonts w:hint="eastAsia"/>
                  <w:szCs w:val="24"/>
                </w:rPr>
                <w:t>一种多维度聚合金字塔数据组织模型</w:t>
              </w:r>
            </w:ins>
            <w:r w:rsidR="00F57484" w:rsidRPr="000717B6">
              <w:rPr>
                <w:rFonts w:hint="eastAsia"/>
                <w:szCs w:val="24"/>
              </w:rPr>
              <w:t>，兼顾</w:t>
            </w:r>
            <w:r w:rsidR="001021CD">
              <w:rPr>
                <w:rFonts w:hint="eastAsia"/>
                <w:szCs w:val="24"/>
              </w:rPr>
              <w:t>时空和多</w:t>
            </w:r>
            <w:r w:rsidR="00C52030" w:rsidRPr="000717B6">
              <w:rPr>
                <w:rFonts w:hint="eastAsia"/>
                <w:szCs w:val="24"/>
              </w:rPr>
              <w:t>维度属性以及</w:t>
            </w:r>
            <w:r w:rsidR="00F57484" w:rsidRPr="000717B6">
              <w:rPr>
                <w:rFonts w:hint="eastAsia"/>
                <w:szCs w:val="24"/>
              </w:rPr>
              <w:t>地图的层级尺度，</w:t>
            </w:r>
            <w:r w:rsidR="001021CD">
              <w:rPr>
                <w:rFonts w:hint="eastAsia"/>
                <w:szCs w:val="24"/>
              </w:rPr>
              <w:t>设计一套面向点状</w:t>
            </w:r>
            <w:r w:rsidR="00C52030" w:rsidRPr="000717B6">
              <w:rPr>
                <w:rFonts w:hint="eastAsia"/>
                <w:szCs w:val="24"/>
              </w:rPr>
              <w:t>时空大数据的</w:t>
            </w:r>
            <w:r>
              <w:rPr>
                <w:rFonts w:hint="eastAsia"/>
                <w:szCs w:val="24"/>
              </w:rPr>
              <w:t>开源可视化框架，以期解决</w:t>
            </w:r>
            <w:r w:rsidR="00D80B4B">
              <w:rPr>
                <w:rFonts w:hint="eastAsia"/>
                <w:szCs w:val="24"/>
              </w:rPr>
              <w:t>大数据可视化时</w:t>
            </w:r>
            <w:del w:id="39" w:author="kwan关雪峰" w:date="2018-01-08T11:43:00Z">
              <w:r w:rsidR="00D80B4B" w:rsidDel="00743732">
                <w:rPr>
                  <w:rFonts w:hint="eastAsia"/>
                  <w:szCs w:val="24"/>
                </w:rPr>
                <w:delText>，数据重叠</w:delText>
              </w:r>
            </w:del>
            <w:ins w:id="40" w:author="kwan关雪峰" w:date="2018-01-08T11:43:00Z">
              <w:r w:rsidR="00743732">
                <w:rPr>
                  <w:rFonts w:hint="eastAsia"/>
                  <w:szCs w:val="24"/>
                </w:rPr>
                <w:t>扩展性不佳</w:t>
              </w:r>
            </w:ins>
            <w:r w:rsidR="00D80B4B">
              <w:rPr>
                <w:rFonts w:hint="eastAsia"/>
                <w:szCs w:val="24"/>
              </w:rPr>
              <w:t>、查询性能低</w:t>
            </w:r>
            <w:del w:id="41" w:author="kwan关雪峰" w:date="2018-01-08T11:43:00Z">
              <w:r w:rsidR="00D80B4B" w:rsidDel="00743732">
                <w:rPr>
                  <w:rFonts w:hint="eastAsia"/>
                  <w:szCs w:val="24"/>
                </w:rPr>
                <w:delText>及</w:delText>
              </w:r>
            </w:del>
            <w:ins w:id="42" w:author="kwan关雪峰" w:date="2018-01-08T11:43:00Z">
              <w:r w:rsidR="00743732">
                <w:rPr>
                  <w:rFonts w:hint="eastAsia"/>
                  <w:szCs w:val="24"/>
                </w:rPr>
                <w:t>、</w:t>
              </w:r>
            </w:ins>
            <w:r w:rsidR="00D80B4B">
              <w:rPr>
                <w:rFonts w:hint="eastAsia"/>
                <w:szCs w:val="24"/>
              </w:rPr>
              <w:t>时空</w:t>
            </w:r>
            <w:del w:id="43" w:author="kwan关雪峰" w:date="2018-01-08T11:43:00Z">
              <w:r w:rsidR="00D80B4B" w:rsidDel="00743732">
                <w:rPr>
                  <w:rFonts w:hint="eastAsia"/>
                  <w:szCs w:val="24"/>
                </w:rPr>
                <w:delText>、</w:delText>
              </w:r>
            </w:del>
            <w:ins w:id="44" w:author="kwan关雪峰" w:date="2018-01-08T11:43:00Z">
              <w:r w:rsidR="00743732">
                <w:rPr>
                  <w:rFonts w:hint="eastAsia"/>
                  <w:szCs w:val="24"/>
                </w:rPr>
                <w:t>/</w:t>
              </w:r>
            </w:ins>
            <w:r w:rsidR="00D80B4B">
              <w:rPr>
                <w:rFonts w:hint="eastAsia"/>
                <w:szCs w:val="24"/>
              </w:rPr>
              <w:t>高维支撑不足的</w:t>
            </w:r>
            <w:r w:rsidR="00CD1301">
              <w:rPr>
                <w:rFonts w:hint="eastAsia"/>
                <w:szCs w:val="24"/>
              </w:rPr>
              <w:t>难题</w:t>
            </w:r>
            <w:r w:rsidR="001021CD">
              <w:rPr>
                <w:rFonts w:hint="eastAsia"/>
                <w:szCs w:val="24"/>
              </w:rPr>
              <w:t>，达到快速查询可视化的</w:t>
            </w:r>
            <w:r w:rsidR="006B6003" w:rsidRPr="000717B6">
              <w:rPr>
                <w:rFonts w:hint="eastAsia"/>
                <w:szCs w:val="24"/>
              </w:rPr>
              <w:t>效果</w:t>
            </w:r>
            <w:r w:rsidR="0026723C">
              <w:rPr>
                <w:rFonts w:hint="eastAsia"/>
                <w:szCs w:val="24"/>
              </w:rPr>
              <w:t>。</w:t>
            </w:r>
          </w:p>
          <w:p w:rsidR="00840B1C" w:rsidRPr="008056F7" w:rsidRDefault="00840B1C" w:rsidP="00947628">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国内外研究现状</w:t>
            </w:r>
          </w:p>
          <w:p w:rsidR="00BF7261" w:rsidRDefault="00BF7261" w:rsidP="00BF7261">
            <w:pPr>
              <w:pStyle w:val="a7"/>
              <w:spacing w:line="360" w:lineRule="auto"/>
              <w:ind w:leftChars="28" w:left="59"/>
              <w:rPr>
                <w:szCs w:val="24"/>
              </w:rPr>
            </w:pPr>
            <w:r w:rsidRPr="00BF7261">
              <w:rPr>
                <w:rFonts w:hint="eastAsia"/>
                <w:szCs w:val="24"/>
              </w:rPr>
              <w:t>现有</w:t>
            </w:r>
            <w:r w:rsidR="00C54596">
              <w:rPr>
                <w:rFonts w:hint="eastAsia"/>
                <w:szCs w:val="24"/>
              </w:rPr>
              <w:t>比较成熟的</w:t>
            </w:r>
            <w:r w:rsidRPr="00BF7261">
              <w:rPr>
                <w:rFonts w:hint="eastAsia"/>
                <w:szCs w:val="24"/>
              </w:rPr>
              <w:t>解决方案，根据可视化查询返回结果的类型一般分为</w:t>
            </w:r>
            <w:r w:rsidRPr="00BF7261">
              <w:rPr>
                <w:rFonts w:hint="eastAsia"/>
                <w:szCs w:val="24"/>
              </w:rPr>
              <w:t>2</w:t>
            </w:r>
            <w:r w:rsidRPr="00BF7261">
              <w:rPr>
                <w:rFonts w:hint="eastAsia"/>
                <w:szCs w:val="24"/>
              </w:rPr>
              <w:t>种</w:t>
            </w:r>
            <w:r w:rsidR="00C54596">
              <w:rPr>
                <w:rFonts w:hint="eastAsia"/>
                <w:szCs w:val="24"/>
              </w:rPr>
              <w:t>：</w:t>
            </w:r>
            <w:r w:rsidR="004229D9">
              <w:rPr>
                <w:rFonts w:hint="eastAsia"/>
                <w:szCs w:val="24"/>
              </w:rPr>
              <w:t>一种</w:t>
            </w:r>
            <w:r w:rsidRPr="00BF7261">
              <w:rPr>
                <w:rFonts w:hint="eastAsia"/>
                <w:szCs w:val="24"/>
              </w:rPr>
              <w:t>返回原始数据记录，</w:t>
            </w:r>
            <w:r w:rsidR="00C54596">
              <w:rPr>
                <w:rFonts w:hint="eastAsia"/>
                <w:szCs w:val="24"/>
              </w:rPr>
              <w:t>如</w:t>
            </w:r>
            <w:r w:rsidR="00C54596">
              <w:rPr>
                <w:rFonts w:hint="eastAsia"/>
                <w:szCs w:val="24"/>
              </w:rPr>
              <w:t>G</w:t>
            </w:r>
            <w:r w:rsidRPr="00BF7261">
              <w:rPr>
                <w:rFonts w:hint="eastAsia"/>
                <w:szCs w:val="24"/>
              </w:rPr>
              <w:t>oogle</w:t>
            </w:r>
            <w:r w:rsidRPr="00BF7261">
              <w:rPr>
                <w:rFonts w:hint="eastAsia"/>
                <w:szCs w:val="24"/>
              </w:rPr>
              <w:t>的</w:t>
            </w:r>
            <w:r w:rsidR="00C54596">
              <w:rPr>
                <w:rFonts w:hint="eastAsia"/>
                <w:szCs w:val="24"/>
              </w:rPr>
              <w:t>B</w:t>
            </w:r>
            <w:r w:rsidRPr="00BF7261">
              <w:rPr>
                <w:rFonts w:hint="eastAsia"/>
                <w:szCs w:val="24"/>
              </w:rPr>
              <w:t>ig query</w:t>
            </w:r>
            <w:r w:rsidR="00785D22">
              <w:rPr>
                <w:rFonts w:hint="eastAsia"/>
                <w:szCs w:val="24"/>
              </w:rPr>
              <w:t>，</w:t>
            </w:r>
            <w:r w:rsidRPr="00BF7261">
              <w:rPr>
                <w:rFonts w:hint="eastAsia"/>
                <w:szCs w:val="24"/>
              </w:rPr>
              <w:t>开源的</w:t>
            </w:r>
            <w:proofErr w:type="spellStart"/>
            <w:r w:rsidR="00480BD7">
              <w:rPr>
                <w:rFonts w:hint="eastAsia"/>
                <w:szCs w:val="24"/>
              </w:rPr>
              <w:t>MapD</w:t>
            </w:r>
            <w:proofErr w:type="spellEnd"/>
            <w:r w:rsidR="00D80B4B">
              <w:rPr>
                <w:rFonts w:hint="eastAsia"/>
                <w:szCs w:val="24"/>
              </w:rPr>
              <w:t>，</w:t>
            </w:r>
            <w:r w:rsidRPr="00BF7261">
              <w:rPr>
                <w:rFonts w:hint="eastAsia"/>
                <w:szCs w:val="24"/>
              </w:rPr>
              <w:t>以及</w:t>
            </w:r>
            <w:r w:rsidR="00C54596" w:rsidRPr="00BF7261">
              <w:rPr>
                <w:rFonts w:hint="eastAsia"/>
                <w:szCs w:val="24"/>
              </w:rPr>
              <w:t>面向商务智能</w:t>
            </w:r>
            <w:r w:rsidR="00C54596" w:rsidRPr="00BF7261">
              <w:rPr>
                <w:rFonts w:hint="eastAsia"/>
                <w:szCs w:val="24"/>
              </w:rPr>
              <w:t>BI</w:t>
            </w:r>
            <w:r w:rsidR="00C54596" w:rsidRPr="00BF7261">
              <w:rPr>
                <w:rFonts w:hint="eastAsia"/>
                <w:szCs w:val="24"/>
              </w:rPr>
              <w:t>的</w:t>
            </w:r>
            <w:proofErr w:type="spellStart"/>
            <w:r w:rsidRPr="00BF7261">
              <w:rPr>
                <w:rFonts w:hint="eastAsia"/>
                <w:szCs w:val="24"/>
              </w:rPr>
              <w:t>CartoDB</w:t>
            </w:r>
            <w:proofErr w:type="spellEnd"/>
            <w:r w:rsidR="00C54596">
              <w:rPr>
                <w:rFonts w:hint="eastAsia"/>
                <w:szCs w:val="24"/>
              </w:rPr>
              <w:t>等</w:t>
            </w:r>
            <w:r w:rsidRPr="00BF7261">
              <w:rPr>
                <w:rFonts w:hint="eastAsia"/>
                <w:szCs w:val="24"/>
              </w:rPr>
              <w:t>。另一种是经过预处理的数据，典型的有数据立方体，</w:t>
            </w:r>
            <w:r w:rsidRPr="00BF7261">
              <w:rPr>
                <w:rFonts w:hint="eastAsia"/>
                <w:szCs w:val="24"/>
              </w:rPr>
              <w:t>Dwarf</w:t>
            </w:r>
            <w:r w:rsidRPr="00BF7261">
              <w:rPr>
                <w:rFonts w:hint="eastAsia"/>
                <w:szCs w:val="24"/>
              </w:rPr>
              <w:t>，</w:t>
            </w:r>
            <w:proofErr w:type="spellStart"/>
            <w:r w:rsidRPr="00BF7261">
              <w:rPr>
                <w:rFonts w:hint="eastAsia"/>
                <w:szCs w:val="24"/>
              </w:rPr>
              <w:t>Nanocubes</w:t>
            </w:r>
            <w:proofErr w:type="spellEnd"/>
            <w:r w:rsidRPr="00BF7261">
              <w:rPr>
                <w:rFonts w:hint="eastAsia"/>
                <w:szCs w:val="24"/>
              </w:rPr>
              <w:t>，</w:t>
            </w:r>
            <w:proofErr w:type="spellStart"/>
            <w:r w:rsidRPr="00BF7261">
              <w:rPr>
                <w:rFonts w:hint="eastAsia"/>
                <w:szCs w:val="24"/>
              </w:rPr>
              <w:t>ImMens</w:t>
            </w:r>
            <w:proofErr w:type="spellEnd"/>
            <w:r w:rsidR="00C54596">
              <w:rPr>
                <w:rFonts w:hint="eastAsia"/>
                <w:szCs w:val="24"/>
              </w:rPr>
              <w:t>等。</w:t>
            </w:r>
          </w:p>
          <w:p w:rsidR="00C54596" w:rsidRPr="00C54596" w:rsidRDefault="00C54596" w:rsidP="00C54596">
            <w:pPr>
              <w:spacing w:line="360" w:lineRule="auto"/>
              <w:rPr>
                <w:b/>
                <w:szCs w:val="24"/>
              </w:rPr>
            </w:pPr>
            <w:r w:rsidRPr="00C54596">
              <w:rPr>
                <w:rFonts w:hint="eastAsia"/>
                <w:b/>
                <w:szCs w:val="24"/>
              </w:rPr>
              <w:lastRenderedPageBreak/>
              <w:t>2.</w:t>
            </w:r>
            <w:r w:rsidRPr="00C54596">
              <w:rPr>
                <w:b/>
                <w:szCs w:val="24"/>
              </w:rPr>
              <w:t xml:space="preserve">1 </w:t>
            </w:r>
            <w:r>
              <w:rPr>
                <w:rFonts w:hint="eastAsia"/>
                <w:b/>
                <w:szCs w:val="24"/>
              </w:rPr>
              <w:t>以</w:t>
            </w:r>
            <w:r w:rsidRPr="00C54596">
              <w:rPr>
                <w:rFonts w:hint="eastAsia"/>
                <w:b/>
                <w:szCs w:val="24"/>
              </w:rPr>
              <w:t>原始数据</w:t>
            </w:r>
            <w:r>
              <w:rPr>
                <w:rFonts w:hint="eastAsia"/>
                <w:b/>
                <w:szCs w:val="24"/>
              </w:rPr>
              <w:t>作为返回类型</w:t>
            </w:r>
          </w:p>
          <w:p w:rsidR="00D759EE" w:rsidRPr="00D759EE" w:rsidRDefault="00D759EE" w:rsidP="00D759EE">
            <w:pPr>
              <w:pStyle w:val="a7"/>
              <w:spacing w:line="360" w:lineRule="auto"/>
              <w:ind w:leftChars="28" w:left="59" w:firstLine="422"/>
              <w:rPr>
                <w:b/>
                <w:szCs w:val="24"/>
              </w:rPr>
            </w:pPr>
            <w:r w:rsidRPr="00D759EE">
              <w:rPr>
                <w:rFonts w:hint="eastAsia"/>
                <w:b/>
                <w:szCs w:val="24"/>
              </w:rPr>
              <w:t>BigQuery</w:t>
            </w:r>
          </w:p>
          <w:p w:rsidR="00D759EE" w:rsidRDefault="00BF7261" w:rsidP="00D759EE">
            <w:pPr>
              <w:pStyle w:val="a7"/>
              <w:spacing w:line="360" w:lineRule="auto"/>
              <w:ind w:leftChars="28" w:left="59"/>
              <w:rPr>
                <w:szCs w:val="24"/>
              </w:rPr>
            </w:pPr>
            <w:proofErr w:type="gramStart"/>
            <w:r w:rsidRPr="00BF7261">
              <w:rPr>
                <w:rFonts w:hint="eastAsia"/>
                <w:szCs w:val="24"/>
              </w:rPr>
              <w:t>谷歌的</w:t>
            </w:r>
            <w:proofErr w:type="gramEnd"/>
            <w:r w:rsidR="00D759EE">
              <w:rPr>
                <w:rFonts w:hint="eastAsia"/>
                <w:szCs w:val="24"/>
              </w:rPr>
              <w:t>B</w:t>
            </w:r>
            <w:r w:rsidRPr="00BF7261">
              <w:rPr>
                <w:rFonts w:hint="eastAsia"/>
                <w:szCs w:val="24"/>
              </w:rPr>
              <w:t>ig</w:t>
            </w:r>
            <w:r w:rsidR="00D759EE">
              <w:rPr>
                <w:rFonts w:hint="eastAsia"/>
                <w:szCs w:val="24"/>
              </w:rPr>
              <w:t>Q</w:t>
            </w:r>
            <w:r w:rsidRPr="00BF7261">
              <w:rPr>
                <w:rFonts w:hint="eastAsia"/>
                <w:szCs w:val="24"/>
              </w:rPr>
              <w:t>uery</w:t>
            </w:r>
            <w:r w:rsidR="00977143">
              <w:rPr>
                <w:rFonts w:hint="eastAsia"/>
                <w:szCs w:val="24"/>
              </w:rPr>
              <w:t>是</w:t>
            </w:r>
            <w:r w:rsidRPr="00BF7261">
              <w:rPr>
                <w:rFonts w:hint="eastAsia"/>
                <w:szCs w:val="24"/>
              </w:rPr>
              <w:t>一个基于云的大数据</w:t>
            </w:r>
            <w:r w:rsidR="00D759EE" w:rsidRPr="00BF7261">
              <w:rPr>
                <w:rFonts w:hint="eastAsia"/>
                <w:szCs w:val="24"/>
              </w:rPr>
              <w:t>分析网络服务</w:t>
            </w:r>
            <w:r w:rsidR="00D759EE">
              <w:rPr>
                <w:rFonts w:hint="eastAsia"/>
                <w:szCs w:val="24"/>
              </w:rPr>
              <w:t>，</w:t>
            </w:r>
            <w:r w:rsidR="00D759EE" w:rsidRPr="00D759EE">
              <w:rPr>
                <w:rFonts w:hint="eastAsia"/>
                <w:szCs w:val="24"/>
              </w:rPr>
              <w:t>旨在分析数十亿行近似的数据，使用类</w:t>
            </w:r>
            <w:r w:rsidR="00D759EE" w:rsidRPr="00D759EE">
              <w:rPr>
                <w:rFonts w:hint="eastAsia"/>
                <w:szCs w:val="24"/>
              </w:rPr>
              <w:t>SQL</w:t>
            </w:r>
            <w:r w:rsidR="00D759EE" w:rsidRPr="00D759EE">
              <w:rPr>
                <w:rFonts w:hint="eastAsia"/>
                <w:szCs w:val="24"/>
              </w:rPr>
              <w:t>语法。</w:t>
            </w:r>
            <w:r w:rsidR="00D759EE" w:rsidRPr="00D759EE">
              <w:rPr>
                <w:rFonts w:hint="eastAsia"/>
                <w:szCs w:val="24"/>
              </w:rPr>
              <w:t>BigQuery</w:t>
            </w:r>
            <w:r w:rsidR="00D759EE" w:rsidRPr="00D759EE">
              <w:rPr>
                <w:rFonts w:hint="eastAsia"/>
                <w:szCs w:val="24"/>
              </w:rPr>
              <w:t>允许用户上传他们的超大量数据并通过其直接进行交互式分析，从而不必投资建立自己的数据中心。</w:t>
            </w:r>
            <w:r w:rsidR="00D759EE" w:rsidRPr="00D759EE">
              <w:rPr>
                <w:rFonts w:hint="eastAsia"/>
                <w:szCs w:val="24"/>
              </w:rPr>
              <w:t>Google</w:t>
            </w:r>
            <w:r w:rsidR="00D759EE" w:rsidRPr="00D759EE">
              <w:rPr>
                <w:rFonts w:hint="eastAsia"/>
                <w:szCs w:val="24"/>
              </w:rPr>
              <w:t>透露</w:t>
            </w:r>
            <w:r w:rsidR="00D759EE">
              <w:rPr>
                <w:rFonts w:hint="eastAsia"/>
                <w:szCs w:val="24"/>
              </w:rPr>
              <w:t>，</w:t>
            </w:r>
            <w:r w:rsidR="00D759EE" w:rsidRPr="00D759EE">
              <w:rPr>
                <w:rFonts w:hint="eastAsia"/>
                <w:szCs w:val="24"/>
              </w:rPr>
              <w:t>BigQuery</w:t>
            </w:r>
            <w:r w:rsidR="00D759EE" w:rsidRPr="00D759EE">
              <w:rPr>
                <w:rFonts w:hint="eastAsia"/>
                <w:szCs w:val="24"/>
              </w:rPr>
              <w:t>引擎</w:t>
            </w:r>
            <w:r w:rsidR="001E3913">
              <w:rPr>
                <w:rFonts w:hint="eastAsia"/>
                <w:szCs w:val="24"/>
              </w:rPr>
              <w:t>已经</w:t>
            </w:r>
            <w:r w:rsidR="00D759EE" w:rsidRPr="00D759EE">
              <w:rPr>
                <w:rFonts w:hint="eastAsia"/>
                <w:szCs w:val="24"/>
              </w:rPr>
              <w:t>可以快速扫描高达</w:t>
            </w:r>
            <w:r w:rsidR="00D759EE" w:rsidRPr="00D759EE">
              <w:rPr>
                <w:rFonts w:hint="eastAsia"/>
                <w:szCs w:val="24"/>
              </w:rPr>
              <w:t>70TB</w:t>
            </w:r>
            <w:r w:rsidR="00D759EE" w:rsidRPr="00D759EE">
              <w:rPr>
                <w:rFonts w:hint="eastAsia"/>
                <w:szCs w:val="24"/>
              </w:rPr>
              <w:t>未经压缩处理的数据，并且可马上得到分析结果。</w:t>
            </w:r>
          </w:p>
          <w:p w:rsidR="00D759EE" w:rsidRPr="00D759EE" w:rsidRDefault="00480BD7" w:rsidP="00D759EE">
            <w:pPr>
              <w:pStyle w:val="a7"/>
              <w:spacing w:line="360" w:lineRule="auto"/>
              <w:ind w:leftChars="28" w:left="59" w:firstLine="422"/>
              <w:rPr>
                <w:b/>
                <w:szCs w:val="24"/>
              </w:rPr>
            </w:pPr>
            <w:proofErr w:type="spellStart"/>
            <w:r>
              <w:rPr>
                <w:rFonts w:hint="eastAsia"/>
                <w:b/>
                <w:szCs w:val="24"/>
              </w:rPr>
              <w:t>MapD</w:t>
            </w:r>
            <w:proofErr w:type="spellEnd"/>
          </w:p>
          <w:p w:rsidR="00383F3D" w:rsidRDefault="001942BA" w:rsidP="001942BA">
            <w:pPr>
              <w:pStyle w:val="a7"/>
              <w:spacing w:line="360" w:lineRule="auto"/>
              <w:ind w:leftChars="28" w:left="59"/>
              <w:rPr>
                <w:szCs w:val="24"/>
              </w:rPr>
            </w:pPr>
            <w:r w:rsidRPr="001942BA">
              <w:rPr>
                <w:rFonts w:hint="eastAsia"/>
                <w:szCs w:val="24"/>
              </w:rPr>
              <w:t>创建巨大数据库可视化曾经需要高性能的努力，但这种情况</w:t>
            </w:r>
            <w:r>
              <w:rPr>
                <w:rFonts w:hint="eastAsia"/>
                <w:szCs w:val="24"/>
              </w:rPr>
              <w:t>已经</w:t>
            </w:r>
            <w:r w:rsidRPr="001942BA">
              <w:rPr>
                <w:rFonts w:hint="eastAsia"/>
                <w:szCs w:val="24"/>
              </w:rPr>
              <w:t>改变。由麻省理工学院的研究人员</w:t>
            </w:r>
            <w:r w:rsidRPr="001942BA">
              <w:rPr>
                <w:rFonts w:hint="eastAsia"/>
                <w:szCs w:val="24"/>
              </w:rPr>
              <w:t xml:space="preserve">Todd </w:t>
            </w:r>
            <w:proofErr w:type="spellStart"/>
            <w:r w:rsidRPr="001942BA">
              <w:rPr>
                <w:rFonts w:hint="eastAsia"/>
                <w:szCs w:val="24"/>
              </w:rPr>
              <w:t>Mostak</w:t>
            </w:r>
            <w:proofErr w:type="spellEnd"/>
            <w:r w:rsidRPr="001942BA">
              <w:rPr>
                <w:rFonts w:hint="eastAsia"/>
                <w:szCs w:val="24"/>
              </w:rPr>
              <w:t xml:space="preserve"> </w:t>
            </w:r>
            <w:r w:rsidRPr="001942BA">
              <w:rPr>
                <w:rFonts w:hint="eastAsia"/>
                <w:szCs w:val="24"/>
              </w:rPr>
              <w:t>和</w:t>
            </w:r>
            <w:r w:rsidRPr="001942BA">
              <w:rPr>
                <w:rFonts w:hint="eastAsia"/>
                <w:szCs w:val="24"/>
              </w:rPr>
              <w:t>Samuel Madden</w:t>
            </w:r>
            <w:r w:rsidRPr="001942BA">
              <w:rPr>
                <w:rFonts w:hint="eastAsia"/>
                <w:szCs w:val="24"/>
              </w:rPr>
              <w:t>开发的一个新的大规模并行数据库</w:t>
            </w:r>
            <w:proofErr w:type="spellStart"/>
            <w:r w:rsidR="00480BD7">
              <w:rPr>
                <w:rFonts w:hint="eastAsia"/>
                <w:szCs w:val="24"/>
              </w:rPr>
              <w:t>MapD</w:t>
            </w:r>
            <w:proofErr w:type="spellEnd"/>
            <w:r w:rsidRPr="001942BA">
              <w:rPr>
                <w:rFonts w:hint="eastAsia"/>
                <w:szCs w:val="24"/>
              </w:rPr>
              <w:t>，</w:t>
            </w:r>
            <w:r>
              <w:rPr>
                <w:rFonts w:hint="eastAsia"/>
                <w:szCs w:val="24"/>
              </w:rPr>
              <w:t>其</w:t>
            </w:r>
            <w:r w:rsidR="00BF7261" w:rsidRPr="00D759EE">
              <w:rPr>
                <w:rFonts w:hint="eastAsia"/>
                <w:szCs w:val="24"/>
              </w:rPr>
              <w:t>利用</w:t>
            </w:r>
            <w:r w:rsidR="00383F3D">
              <w:t>图形处理单元</w:t>
            </w:r>
            <w:r w:rsidR="00383F3D">
              <w:rPr>
                <w:rFonts w:hint="eastAsia"/>
              </w:rPr>
              <w:t>（</w:t>
            </w:r>
            <w:r w:rsidR="00BF7261" w:rsidRPr="00D759EE">
              <w:rPr>
                <w:rFonts w:hint="eastAsia"/>
                <w:szCs w:val="24"/>
              </w:rPr>
              <w:t>GPU</w:t>
            </w:r>
            <w:r w:rsidR="00383F3D">
              <w:rPr>
                <w:rFonts w:hint="eastAsia"/>
                <w:szCs w:val="24"/>
              </w:rPr>
              <w:t>）</w:t>
            </w:r>
            <w:r w:rsidR="00BF7261" w:rsidRPr="00D759EE">
              <w:rPr>
                <w:rFonts w:hint="eastAsia"/>
                <w:szCs w:val="24"/>
              </w:rPr>
              <w:t>对数据库进行加速，</w:t>
            </w:r>
            <w:r w:rsidR="00480BD7">
              <w:rPr>
                <w:rFonts w:hint="eastAsia"/>
                <w:szCs w:val="24"/>
              </w:rPr>
              <w:t>以</w:t>
            </w:r>
            <w:r w:rsidRPr="001942BA">
              <w:rPr>
                <w:rFonts w:hint="eastAsia"/>
                <w:szCs w:val="24"/>
              </w:rPr>
              <w:t>处理复杂的空间和</w:t>
            </w:r>
            <w:r w:rsidRPr="001942BA">
              <w:rPr>
                <w:rFonts w:hint="eastAsia"/>
                <w:szCs w:val="24"/>
              </w:rPr>
              <w:t>GIS</w:t>
            </w:r>
            <w:r w:rsidRPr="001942BA">
              <w:rPr>
                <w:rFonts w:hint="eastAsia"/>
                <w:szCs w:val="24"/>
              </w:rPr>
              <w:t>的实时数据</w:t>
            </w:r>
            <w:r>
              <w:rPr>
                <w:rFonts w:hint="eastAsia"/>
                <w:szCs w:val="24"/>
              </w:rPr>
              <w:t>，</w:t>
            </w:r>
            <w:r w:rsidR="00BF7261" w:rsidRPr="00D759EE">
              <w:rPr>
                <w:rFonts w:hint="eastAsia"/>
                <w:szCs w:val="24"/>
              </w:rPr>
              <w:t>能以毫秒级来分析处理数十亿行的数据</w:t>
            </w:r>
            <w:r>
              <w:rPr>
                <w:rFonts w:hint="eastAsia"/>
                <w:szCs w:val="24"/>
              </w:rPr>
              <w:t>。</w:t>
            </w:r>
            <w:r w:rsidR="00BF7261" w:rsidRPr="00D759EE">
              <w:rPr>
                <w:rFonts w:hint="eastAsia"/>
                <w:szCs w:val="24"/>
              </w:rPr>
              <w:t>其单节点的情况下，能比集群的</w:t>
            </w:r>
            <w:r w:rsidR="00BF7261" w:rsidRPr="00D759EE">
              <w:rPr>
                <w:rFonts w:hint="eastAsia"/>
                <w:szCs w:val="24"/>
              </w:rPr>
              <w:t>CPU</w:t>
            </w:r>
            <w:r w:rsidR="00BF7261" w:rsidRPr="00D759EE">
              <w:rPr>
                <w:rFonts w:hint="eastAsia"/>
                <w:szCs w:val="24"/>
              </w:rPr>
              <w:t>数据库</w:t>
            </w:r>
            <w:proofErr w:type="gramStart"/>
            <w:r w:rsidR="00BF7261" w:rsidRPr="00D759EE">
              <w:rPr>
                <w:rFonts w:hint="eastAsia"/>
                <w:szCs w:val="24"/>
              </w:rPr>
              <w:t>快至少</w:t>
            </w:r>
            <w:proofErr w:type="gramEnd"/>
            <w:r w:rsidR="00BF7261" w:rsidRPr="00D759EE">
              <w:rPr>
                <w:rFonts w:hint="eastAsia"/>
                <w:szCs w:val="24"/>
              </w:rPr>
              <w:t>2</w:t>
            </w:r>
            <w:r w:rsidR="00BF7261" w:rsidRPr="00D759EE">
              <w:rPr>
                <w:rFonts w:hint="eastAsia"/>
                <w:szCs w:val="24"/>
              </w:rPr>
              <w:t>个数量级。</w:t>
            </w:r>
            <w:r>
              <w:rPr>
                <w:rFonts w:hint="eastAsia"/>
                <w:szCs w:val="24"/>
              </w:rPr>
              <w:t>2017</w:t>
            </w:r>
            <w:r>
              <w:rPr>
                <w:rFonts w:hint="eastAsia"/>
                <w:szCs w:val="24"/>
              </w:rPr>
              <w:t>年</w:t>
            </w:r>
            <w:proofErr w:type="spellStart"/>
            <w:r w:rsidR="00480BD7">
              <w:rPr>
                <w:rFonts w:hint="eastAsia"/>
                <w:szCs w:val="24"/>
              </w:rPr>
              <w:t>MapD</w:t>
            </w:r>
            <w:proofErr w:type="spellEnd"/>
            <w:r>
              <w:rPr>
                <w:rFonts w:hint="eastAsia"/>
                <w:szCs w:val="24"/>
              </w:rPr>
              <w:t>项目开源，提供了</w:t>
            </w:r>
            <w:proofErr w:type="spellStart"/>
            <w:r w:rsidR="00480BD7">
              <w:rPr>
                <w:rFonts w:hint="eastAsia"/>
                <w:szCs w:val="24"/>
              </w:rPr>
              <w:t>MapD</w:t>
            </w:r>
            <w:proofErr w:type="spellEnd"/>
            <w:r>
              <w:rPr>
                <w:szCs w:val="24"/>
              </w:rPr>
              <w:t xml:space="preserve"> Core</w:t>
            </w:r>
            <w:r>
              <w:rPr>
                <w:rFonts w:hint="eastAsia"/>
                <w:szCs w:val="24"/>
              </w:rPr>
              <w:t>开源数据库（源代码</w:t>
            </w:r>
            <w:r w:rsidRPr="001942BA">
              <w:rPr>
                <w:rFonts w:hint="eastAsia"/>
                <w:szCs w:val="24"/>
              </w:rPr>
              <w:t>遵循</w:t>
            </w:r>
            <w:r w:rsidRPr="001942BA">
              <w:rPr>
                <w:rFonts w:hint="eastAsia"/>
                <w:szCs w:val="24"/>
              </w:rPr>
              <w:t>Apache 2</w:t>
            </w:r>
            <w:r w:rsidRPr="001942BA">
              <w:rPr>
                <w:rFonts w:hint="eastAsia"/>
                <w:szCs w:val="24"/>
              </w:rPr>
              <w:t>许可协议，提供了</w:t>
            </w:r>
            <w:r w:rsidRPr="001942BA">
              <w:rPr>
                <w:rFonts w:hint="eastAsia"/>
                <w:szCs w:val="24"/>
              </w:rPr>
              <w:t>SQL</w:t>
            </w:r>
            <w:r w:rsidRPr="001942BA">
              <w:rPr>
                <w:rFonts w:hint="eastAsia"/>
                <w:szCs w:val="24"/>
              </w:rPr>
              <w:t>查询多</w:t>
            </w:r>
            <w:r w:rsidRPr="001942BA">
              <w:rPr>
                <w:rFonts w:hint="eastAsia"/>
                <w:szCs w:val="24"/>
              </w:rPr>
              <w:t>GPU</w:t>
            </w:r>
            <w:r w:rsidRPr="001942BA">
              <w:rPr>
                <w:rFonts w:hint="eastAsia"/>
                <w:szCs w:val="24"/>
              </w:rPr>
              <w:t>加速所需要的一切</w:t>
            </w:r>
            <w:r>
              <w:rPr>
                <w:rFonts w:hint="eastAsia"/>
                <w:szCs w:val="24"/>
              </w:rPr>
              <w:t>）以及</w:t>
            </w:r>
            <w:proofErr w:type="spellStart"/>
            <w:r w:rsidR="00480BD7">
              <w:rPr>
                <w:rFonts w:hint="eastAsia"/>
                <w:szCs w:val="24"/>
              </w:rPr>
              <w:t>MapD</w:t>
            </w:r>
            <w:proofErr w:type="spellEnd"/>
            <w:r>
              <w:rPr>
                <w:rFonts w:hint="eastAsia"/>
                <w:szCs w:val="24"/>
              </w:rPr>
              <w:t>可视化库（包括</w:t>
            </w:r>
            <w:r w:rsidRPr="001942BA">
              <w:rPr>
                <w:rFonts w:hint="eastAsia"/>
                <w:szCs w:val="24"/>
              </w:rPr>
              <w:t>开源的</w:t>
            </w:r>
            <w:r w:rsidRPr="001942BA">
              <w:rPr>
                <w:rFonts w:hint="eastAsia"/>
                <w:szCs w:val="24"/>
              </w:rPr>
              <w:t>JavaScript</w:t>
            </w:r>
            <w:r w:rsidRPr="001942BA">
              <w:rPr>
                <w:rFonts w:hint="eastAsia"/>
                <w:szCs w:val="24"/>
              </w:rPr>
              <w:t>库，让用户可以构建基于</w:t>
            </w:r>
            <w:proofErr w:type="spellStart"/>
            <w:r w:rsidR="00480BD7">
              <w:rPr>
                <w:rFonts w:hint="eastAsia"/>
                <w:szCs w:val="24"/>
              </w:rPr>
              <w:t>MapD</w:t>
            </w:r>
            <w:proofErr w:type="spellEnd"/>
            <w:r w:rsidRPr="001942BA">
              <w:rPr>
                <w:rFonts w:hint="eastAsia"/>
                <w:szCs w:val="24"/>
              </w:rPr>
              <w:t xml:space="preserve"> Core</w:t>
            </w:r>
            <w:r w:rsidRPr="001942BA">
              <w:rPr>
                <w:rFonts w:hint="eastAsia"/>
                <w:szCs w:val="24"/>
              </w:rPr>
              <w:t>数据库的定制化</w:t>
            </w:r>
            <w:r w:rsidRPr="001942BA">
              <w:rPr>
                <w:rFonts w:hint="eastAsia"/>
                <w:szCs w:val="24"/>
              </w:rPr>
              <w:t>Web</w:t>
            </w:r>
            <w:r w:rsidRPr="001942BA">
              <w:rPr>
                <w:rFonts w:hint="eastAsia"/>
                <w:szCs w:val="24"/>
              </w:rPr>
              <w:t>可视化应用。该库包含生成图表、交叉筛选数据及管理</w:t>
            </w:r>
            <w:proofErr w:type="spellStart"/>
            <w:r w:rsidR="00480BD7">
              <w:rPr>
                <w:rFonts w:hint="eastAsia"/>
                <w:szCs w:val="24"/>
              </w:rPr>
              <w:t>MapD</w:t>
            </w:r>
            <w:proofErr w:type="spellEnd"/>
            <w:r w:rsidRPr="001942BA">
              <w:rPr>
                <w:rFonts w:hint="eastAsia"/>
                <w:szCs w:val="24"/>
              </w:rPr>
              <w:t xml:space="preserve"> Core</w:t>
            </w:r>
            <w:r w:rsidRPr="001942BA">
              <w:rPr>
                <w:rFonts w:hint="eastAsia"/>
                <w:szCs w:val="24"/>
              </w:rPr>
              <w:t>数据库连接的功能。其中，图表和交叉筛选库基于流行的</w:t>
            </w:r>
            <w:r w:rsidRPr="001942BA">
              <w:rPr>
                <w:rFonts w:hint="eastAsia"/>
                <w:szCs w:val="24"/>
              </w:rPr>
              <w:t>Dimensional Charting</w:t>
            </w:r>
            <w:r w:rsidRPr="001942BA">
              <w:rPr>
                <w:rFonts w:hint="eastAsia"/>
                <w:szCs w:val="24"/>
              </w:rPr>
              <w:t>项目</w:t>
            </w:r>
            <w:r>
              <w:rPr>
                <w:rFonts w:hint="eastAsia"/>
                <w:szCs w:val="24"/>
              </w:rPr>
              <w:t>）。</w:t>
            </w:r>
          </w:p>
          <w:p w:rsidR="001942BA" w:rsidRDefault="001942BA" w:rsidP="001942BA">
            <w:pPr>
              <w:spacing w:line="360" w:lineRule="auto"/>
              <w:jc w:val="center"/>
              <w:rPr>
                <w:szCs w:val="24"/>
              </w:rPr>
            </w:pPr>
            <w:r>
              <w:rPr>
                <w:rFonts w:hint="eastAsia"/>
                <w:noProof/>
                <w:szCs w:val="24"/>
              </w:rPr>
              <w:drawing>
                <wp:inline distT="0" distB="0" distL="0" distR="0" wp14:anchorId="2B1754E6" wp14:editId="3920B660">
                  <wp:extent cx="4410600" cy="2338754"/>
                  <wp:effectExtent l="0" t="0" r="952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active-visualization-comput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8372" cy="2353480"/>
                          </a:xfrm>
                          <a:prstGeom prst="rect">
                            <a:avLst/>
                          </a:prstGeom>
                        </pic:spPr>
                      </pic:pic>
                    </a:graphicData>
                  </a:graphic>
                </wp:inline>
              </w:drawing>
            </w:r>
          </w:p>
          <w:p w:rsidR="0016723F" w:rsidRPr="00E54511" w:rsidRDefault="0016723F" w:rsidP="001942BA">
            <w:pPr>
              <w:spacing w:line="360" w:lineRule="auto"/>
              <w:jc w:val="center"/>
              <w:rPr>
                <w:sz w:val="18"/>
                <w:szCs w:val="24"/>
              </w:rPr>
            </w:pPr>
            <w:r w:rsidRPr="00E54511">
              <w:rPr>
                <w:rFonts w:hint="eastAsia"/>
                <w:sz w:val="18"/>
                <w:szCs w:val="24"/>
              </w:rPr>
              <w:t>图</w:t>
            </w:r>
            <w:r w:rsidRPr="00E54511">
              <w:rPr>
                <w:rFonts w:hint="eastAsia"/>
                <w:sz w:val="18"/>
                <w:szCs w:val="24"/>
              </w:rPr>
              <w:t>1</w:t>
            </w:r>
            <w:r w:rsidRPr="00E54511">
              <w:rPr>
                <w:sz w:val="18"/>
                <w:szCs w:val="24"/>
              </w:rPr>
              <w:t xml:space="preserve"> </w:t>
            </w:r>
            <w:proofErr w:type="spellStart"/>
            <w:r w:rsidR="00480BD7">
              <w:rPr>
                <w:rFonts w:hint="eastAsia"/>
                <w:sz w:val="18"/>
                <w:szCs w:val="24"/>
              </w:rPr>
              <w:t>MapD</w:t>
            </w:r>
            <w:proofErr w:type="spellEnd"/>
            <w:r w:rsidRPr="00E54511">
              <w:rPr>
                <w:rFonts w:hint="eastAsia"/>
                <w:sz w:val="18"/>
                <w:szCs w:val="24"/>
              </w:rPr>
              <w:t>开源项目</w:t>
            </w:r>
          </w:p>
          <w:p w:rsidR="00D759EE" w:rsidRPr="001942BA" w:rsidRDefault="001942BA" w:rsidP="001942BA">
            <w:pPr>
              <w:pStyle w:val="a7"/>
              <w:spacing w:line="360" w:lineRule="auto"/>
              <w:ind w:leftChars="28" w:left="59"/>
              <w:rPr>
                <w:szCs w:val="24"/>
              </w:rPr>
            </w:pPr>
            <w:r>
              <w:rPr>
                <w:rFonts w:hint="eastAsia"/>
                <w:szCs w:val="24"/>
              </w:rPr>
              <w:t>然而，</w:t>
            </w:r>
            <w:r w:rsidR="00284378">
              <w:rPr>
                <w:rFonts w:hint="eastAsia"/>
                <w:szCs w:val="24"/>
              </w:rPr>
              <w:t>这些项目一般有大型的企业或组织</w:t>
            </w:r>
            <w:r w:rsidR="005B7D89">
              <w:rPr>
                <w:rFonts w:hint="eastAsia"/>
                <w:szCs w:val="24"/>
              </w:rPr>
              <w:t>机构</w:t>
            </w:r>
            <w:r w:rsidR="00284378">
              <w:rPr>
                <w:rFonts w:hint="eastAsia"/>
                <w:szCs w:val="24"/>
              </w:rPr>
              <w:t>在背后</w:t>
            </w:r>
            <w:r w:rsidR="005B7D89">
              <w:rPr>
                <w:rFonts w:hint="eastAsia"/>
                <w:szCs w:val="24"/>
              </w:rPr>
              <w:t>支持</w:t>
            </w:r>
            <w:r w:rsidR="00284378">
              <w:rPr>
                <w:rFonts w:hint="eastAsia"/>
                <w:szCs w:val="24"/>
              </w:rPr>
              <w:t>。</w:t>
            </w:r>
            <w:r>
              <w:rPr>
                <w:rFonts w:hint="eastAsia"/>
                <w:szCs w:val="24"/>
              </w:rPr>
              <w:t>例如</w:t>
            </w:r>
            <w:r w:rsidR="00284378">
              <w:rPr>
                <w:rFonts w:hint="eastAsia"/>
                <w:szCs w:val="24"/>
              </w:rPr>
              <w:t>，</w:t>
            </w:r>
            <w:proofErr w:type="gramStart"/>
            <w:r w:rsidR="00BF7261" w:rsidRPr="00D759EE">
              <w:rPr>
                <w:rFonts w:hint="eastAsia"/>
                <w:szCs w:val="24"/>
              </w:rPr>
              <w:t>在谷歌</w:t>
            </w:r>
            <w:r w:rsidR="00284378">
              <w:rPr>
                <w:rFonts w:hint="eastAsia"/>
                <w:szCs w:val="24"/>
              </w:rPr>
              <w:t>能够</w:t>
            </w:r>
            <w:proofErr w:type="gramEnd"/>
            <w:r>
              <w:rPr>
                <w:rFonts w:hint="eastAsia"/>
                <w:szCs w:val="24"/>
              </w:rPr>
              <w:t>以</w:t>
            </w:r>
            <w:r w:rsidR="00BF7261" w:rsidRPr="00D759EE">
              <w:rPr>
                <w:rFonts w:hint="eastAsia"/>
                <w:szCs w:val="24"/>
              </w:rPr>
              <w:t>几千乃至上万台</w:t>
            </w:r>
            <w:r>
              <w:rPr>
                <w:rFonts w:hint="eastAsia"/>
                <w:szCs w:val="24"/>
              </w:rPr>
              <w:t>机子</w:t>
            </w:r>
            <w:r w:rsidR="00BF7261" w:rsidRPr="00D759EE">
              <w:rPr>
                <w:rFonts w:hint="eastAsia"/>
                <w:szCs w:val="24"/>
              </w:rPr>
              <w:t>的集群</w:t>
            </w:r>
            <w:r>
              <w:rPr>
                <w:rFonts w:hint="eastAsia"/>
                <w:szCs w:val="24"/>
              </w:rPr>
              <w:t>运行</w:t>
            </w:r>
            <w:r w:rsidR="00284378">
              <w:rPr>
                <w:rFonts w:hint="eastAsia"/>
                <w:szCs w:val="24"/>
              </w:rPr>
              <w:t>计算</w:t>
            </w:r>
            <w:r w:rsidR="00BF7261" w:rsidRPr="00D759EE">
              <w:rPr>
                <w:rFonts w:hint="eastAsia"/>
                <w:szCs w:val="24"/>
              </w:rPr>
              <w:t>，</w:t>
            </w:r>
            <w:r>
              <w:rPr>
                <w:rFonts w:hint="eastAsia"/>
                <w:szCs w:val="24"/>
              </w:rPr>
              <w:t>这</w:t>
            </w:r>
            <w:r w:rsidR="00284378">
              <w:rPr>
                <w:rFonts w:hint="eastAsia"/>
                <w:szCs w:val="24"/>
              </w:rPr>
              <w:t>对于普通的研究者来说，成本太高，代价昂贵</w:t>
            </w:r>
            <w:r w:rsidR="00BF7261" w:rsidRPr="00D759EE">
              <w:rPr>
                <w:rFonts w:hint="eastAsia"/>
                <w:szCs w:val="24"/>
              </w:rPr>
              <w:t>。</w:t>
            </w:r>
            <w:r w:rsidR="00284378">
              <w:rPr>
                <w:rFonts w:hint="eastAsia"/>
                <w:szCs w:val="24"/>
              </w:rPr>
              <w:t>所以</w:t>
            </w:r>
            <w:r w:rsidR="00811671">
              <w:rPr>
                <w:rFonts w:hint="eastAsia"/>
                <w:szCs w:val="24"/>
              </w:rPr>
              <w:t>，</w:t>
            </w:r>
            <w:r w:rsidR="00284378">
              <w:rPr>
                <w:rFonts w:hint="eastAsia"/>
                <w:szCs w:val="24"/>
              </w:rPr>
              <w:t>更多的科研工作者更青睐</w:t>
            </w:r>
            <w:r>
              <w:rPr>
                <w:rFonts w:hint="eastAsia"/>
                <w:szCs w:val="24"/>
              </w:rPr>
              <w:t>预处理数据的</w:t>
            </w:r>
            <w:r w:rsidR="00284378">
              <w:rPr>
                <w:rFonts w:hint="eastAsia"/>
                <w:szCs w:val="24"/>
              </w:rPr>
              <w:t>可视化</w:t>
            </w:r>
            <w:r>
              <w:rPr>
                <w:rFonts w:hint="eastAsia"/>
                <w:szCs w:val="24"/>
              </w:rPr>
              <w:t>解决方案。</w:t>
            </w:r>
          </w:p>
          <w:p w:rsidR="00D759EE" w:rsidRPr="00D759EE" w:rsidRDefault="00D759EE" w:rsidP="00D759EE">
            <w:pPr>
              <w:spacing w:line="360" w:lineRule="auto"/>
              <w:rPr>
                <w:b/>
                <w:szCs w:val="24"/>
              </w:rPr>
            </w:pPr>
            <w:r w:rsidRPr="00D759EE">
              <w:rPr>
                <w:rFonts w:hint="eastAsia"/>
                <w:b/>
                <w:szCs w:val="24"/>
              </w:rPr>
              <w:t>2.2</w:t>
            </w:r>
            <w:r w:rsidRPr="00D759EE">
              <w:rPr>
                <w:b/>
                <w:szCs w:val="24"/>
              </w:rPr>
              <w:t xml:space="preserve"> </w:t>
            </w:r>
            <w:r w:rsidRPr="00D759EE">
              <w:rPr>
                <w:rFonts w:hint="eastAsia"/>
                <w:b/>
                <w:szCs w:val="24"/>
              </w:rPr>
              <w:t>以预处理数据作为返回类型</w:t>
            </w:r>
          </w:p>
          <w:p w:rsidR="00D759EE" w:rsidRPr="00D759EE" w:rsidRDefault="00D759EE" w:rsidP="00BF7261">
            <w:pPr>
              <w:pStyle w:val="a7"/>
              <w:spacing w:line="360" w:lineRule="auto"/>
              <w:ind w:leftChars="28" w:left="59" w:firstLine="422"/>
              <w:rPr>
                <w:b/>
                <w:szCs w:val="24"/>
              </w:rPr>
            </w:pPr>
            <w:r w:rsidRPr="00D759EE">
              <w:rPr>
                <w:rFonts w:hint="eastAsia"/>
                <w:b/>
                <w:szCs w:val="24"/>
              </w:rPr>
              <w:lastRenderedPageBreak/>
              <w:t>数据立方体（</w:t>
            </w:r>
            <w:proofErr w:type="spellStart"/>
            <w:r w:rsidRPr="00D759EE">
              <w:rPr>
                <w:rFonts w:hint="eastAsia"/>
                <w:b/>
                <w:szCs w:val="24"/>
              </w:rPr>
              <w:t>DataCube</w:t>
            </w:r>
            <w:proofErr w:type="spellEnd"/>
            <w:r w:rsidRPr="00D759EE">
              <w:rPr>
                <w:rFonts w:hint="eastAsia"/>
                <w:b/>
                <w:szCs w:val="24"/>
              </w:rPr>
              <w:t>）</w:t>
            </w:r>
            <w:r w:rsidR="00DD17CB" w:rsidRPr="00DD17CB">
              <w:rPr>
                <w:rFonts w:hint="eastAsia"/>
                <w:b/>
                <w:szCs w:val="24"/>
                <w:vertAlign w:val="superscript"/>
              </w:rPr>
              <w:t>[</w:t>
            </w:r>
            <w:r w:rsidR="00DD17CB">
              <w:rPr>
                <w:b/>
                <w:szCs w:val="24"/>
                <w:vertAlign w:val="superscript"/>
              </w:rPr>
              <w:t>3</w:t>
            </w:r>
            <w:r w:rsidR="00DD17CB" w:rsidRPr="00DD17CB">
              <w:rPr>
                <w:b/>
                <w:szCs w:val="24"/>
                <w:vertAlign w:val="superscript"/>
              </w:rPr>
              <w:t>]</w:t>
            </w:r>
          </w:p>
          <w:p w:rsidR="0060526A" w:rsidRDefault="00BF7261" w:rsidP="00BF7261">
            <w:pPr>
              <w:pStyle w:val="a7"/>
              <w:spacing w:line="360" w:lineRule="auto"/>
              <w:ind w:leftChars="28" w:left="59"/>
              <w:rPr>
                <w:szCs w:val="24"/>
              </w:rPr>
            </w:pPr>
            <w:r w:rsidRPr="00BF7261">
              <w:rPr>
                <w:rFonts w:hint="eastAsia"/>
                <w:szCs w:val="24"/>
              </w:rPr>
              <w:t>数据立方体，</w:t>
            </w:r>
            <w:r w:rsidR="0060526A">
              <w:rPr>
                <w:rFonts w:hint="eastAsia"/>
                <w:szCs w:val="24"/>
              </w:rPr>
              <w:t>多用于</w:t>
            </w:r>
            <w:r w:rsidRPr="00BF7261">
              <w:rPr>
                <w:rFonts w:hint="eastAsia"/>
                <w:szCs w:val="24"/>
              </w:rPr>
              <w:t>数据仓库或者</w:t>
            </w:r>
            <w:r w:rsidR="0060526A">
              <w:rPr>
                <w:rFonts w:hint="eastAsia"/>
                <w:szCs w:val="24"/>
              </w:rPr>
              <w:t>联机分析处理（</w:t>
            </w:r>
            <w:r w:rsidRPr="00BF7261">
              <w:rPr>
                <w:rFonts w:hint="eastAsia"/>
                <w:szCs w:val="24"/>
              </w:rPr>
              <w:t>OLAP</w:t>
            </w:r>
            <w:r w:rsidR="0060526A">
              <w:rPr>
                <w:rFonts w:hint="eastAsia"/>
                <w:szCs w:val="24"/>
              </w:rPr>
              <w:t>）</w:t>
            </w:r>
            <w:r w:rsidRPr="00BF7261">
              <w:rPr>
                <w:rFonts w:hint="eastAsia"/>
                <w:szCs w:val="24"/>
              </w:rPr>
              <w:t>，是多维模型的一种形象说法。立方体本身是三维的，但出于解释和描述的方便，一般用它来解释多维模型。</w:t>
            </w:r>
          </w:p>
          <w:p w:rsidR="0060526A" w:rsidRDefault="0060526A" w:rsidP="0060526A">
            <w:pPr>
              <w:spacing w:line="360" w:lineRule="auto"/>
              <w:jc w:val="center"/>
              <w:rPr>
                <w:szCs w:val="24"/>
              </w:rPr>
            </w:pPr>
            <w:r>
              <w:rPr>
                <w:rFonts w:hint="eastAsia"/>
                <w:noProof/>
                <w:szCs w:val="24"/>
              </w:rPr>
              <w:drawing>
                <wp:inline distT="0" distB="0" distL="0" distR="0" wp14:anchorId="37014AE8" wp14:editId="47A36B71">
                  <wp:extent cx="2119745" cy="168547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Cube.png"/>
                          <pic:cNvPicPr/>
                        </pic:nvPicPr>
                        <pic:blipFill>
                          <a:blip r:embed="rId13">
                            <a:extLst>
                              <a:ext uri="{28A0092B-C50C-407E-A947-70E740481C1C}">
                                <a14:useLocalDpi xmlns:a14="http://schemas.microsoft.com/office/drawing/2010/main" val="0"/>
                              </a:ext>
                            </a:extLst>
                          </a:blip>
                          <a:stretch>
                            <a:fillRect/>
                          </a:stretch>
                        </pic:blipFill>
                        <pic:spPr>
                          <a:xfrm>
                            <a:off x="0" y="0"/>
                            <a:ext cx="2146166" cy="1706486"/>
                          </a:xfrm>
                          <a:prstGeom prst="rect">
                            <a:avLst/>
                          </a:prstGeom>
                        </pic:spPr>
                      </pic:pic>
                    </a:graphicData>
                  </a:graphic>
                </wp:inline>
              </w:drawing>
            </w:r>
            <w:r>
              <w:rPr>
                <w:rFonts w:hint="eastAsia"/>
                <w:noProof/>
                <w:szCs w:val="24"/>
              </w:rPr>
              <w:drawing>
                <wp:inline distT="0" distB="0" distL="0" distR="0" wp14:anchorId="635D9AA0" wp14:editId="1901DE65">
                  <wp:extent cx="2556164" cy="169628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LA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8234" cy="1704298"/>
                          </a:xfrm>
                          <a:prstGeom prst="rect">
                            <a:avLst/>
                          </a:prstGeom>
                        </pic:spPr>
                      </pic:pic>
                    </a:graphicData>
                  </a:graphic>
                </wp:inline>
              </w:drawing>
            </w:r>
          </w:p>
          <w:p w:rsidR="0060526A" w:rsidRPr="00E54511" w:rsidRDefault="0060526A" w:rsidP="0060526A">
            <w:pPr>
              <w:spacing w:line="360" w:lineRule="auto"/>
              <w:jc w:val="center"/>
              <w:rPr>
                <w:sz w:val="18"/>
                <w:szCs w:val="24"/>
              </w:rPr>
            </w:pPr>
            <w:r w:rsidRPr="00E54511">
              <w:rPr>
                <w:rFonts w:hint="eastAsia"/>
                <w:sz w:val="18"/>
                <w:szCs w:val="24"/>
              </w:rPr>
              <w:t>图</w:t>
            </w:r>
            <w:r w:rsidRPr="00E54511">
              <w:rPr>
                <w:rFonts w:hint="eastAsia"/>
                <w:sz w:val="18"/>
                <w:szCs w:val="24"/>
              </w:rPr>
              <w:t>2</w:t>
            </w:r>
            <w:r w:rsidRPr="00E54511">
              <w:rPr>
                <w:sz w:val="18"/>
                <w:szCs w:val="24"/>
              </w:rPr>
              <w:t xml:space="preserve"> </w:t>
            </w:r>
            <w:r w:rsidRPr="00E54511">
              <w:rPr>
                <w:rFonts w:hint="eastAsia"/>
                <w:sz w:val="18"/>
                <w:szCs w:val="24"/>
              </w:rPr>
              <w:t>数据立方体与</w:t>
            </w:r>
            <w:r w:rsidRPr="00E54511">
              <w:rPr>
                <w:rFonts w:hint="eastAsia"/>
                <w:sz w:val="18"/>
                <w:szCs w:val="24"/>
              </w:rPr>
              <w:t>OLAP</w:t>
            </w:r>
            <w:r w:rsidRPr="00E54511">
              <w:rPr>
                <w:rFonts w:hint="eastAsia"/>
                <w:sz w:val="18"/>
                <w:szCs w:val="24"/>
              </w:rPr>
              <w:t>操作</w:t>
            </w:r>
          </w:p>
          <w:p w:rsidR="00BF7261" w:rsidRDefault="00BF7261" w:rsidP="00BF7261">
            <w:pPr>
              <w:pStyle w:val="a7"/>
              <w:spacing w:line="360" w:lineRule="auto"/>
              <w:ind w:leftChars="28" w:left="59"/>
              <w:rPr>
                <w:szCs w:val="24"/>
              </w:rPr>
            </w:pPr>
            <w:r w:rsidRPr="00BF7261">
              <w:rPr>
                <w:rFonts w:hint="eastAsia"/>
                <w:szCs w:val="24"/>
              </w:rPr>
              <w:t>多维模型从不同的角度和层面来观察数据，同时利用上面这几类</w:t>
            </w:r>
            <w:r w:rsidRPr="00BF7261">
              <w:rPr>
                <w:rFonts w:hint="eastAsia"/>
                <w:szCs w:val="24"/>
              </w:rPr>
              <w:t>OLAP</w:t>
            </w:r>
            <w:r w:rsidRPr="00BF7261">
              <w:rPr>
                <w:rFonts w:hint="eastAsia"/>
                <w:szCs w:val="24"/>
              </w:rPr>
              <w:t>操作对数据进行聚合、细分和选取，从不同的角度</w:t>
            </w:r>
            <w:r w:rsidR="00A8588F">
              <w:rPr>
                <w:rFonts w:hint="eastAsia"/>
                <w:szCs w:val="24"/>
              </w:rPr>
              <w:t>和</w:t>
            </w:r>
            <w:r w:rsidRPr="00BF7261">
              <w:rPr>
                <w:rFonts w:hint="eastAsia"/>
                <w:szCs w:val="24"/>
              </w:rPr>
              <w:t>层面对数据进行细分和汇总，满足不同的分析需求。然而对于非常大的多维数据集，立方体会变得很稀疏，即表示某些属性组合的多个单元是空的，没有数据；在高维</w:t>
            </w:r>
            <w:r w:rsidR="00A8588F">
              <w:rPr>
                <w:rFonts w:hint="eastAsia"/>
                <w:szCs w:val="24"/>
              </w:rPr>
              <w:t>情况下</w:t>
            </w:r>
            <w:r w:rsidRPr="00BF7261">
              <w:rPr>
                <w:rFonts w:hint="eastAsia"/>
                <w:szCs w:val="24"/>
              </w:rPr>
              <w:t>这种冗余尤其明显。相对于其他类型的稀疏数据库，数据立方体会增加存储的需求。</w:t>
            </w:r>
          </w:p>
          <w:p w:rsidR="00D759EE" w:rsidRPr="00D759EE" w:rsidRDefault="00D759EE" w:rsidP="00BF7261">
            <w:pPr>
              <w:pStyle w:val="a7"/>
              <w:spacing w:line="360" w:lineRule="auto"/>
              <w:ind w:leftChars="28" w:left="59" w:firstLine="422"/>
              <w:rPr>
                <w:b/>
                <w:szCs w:val="24"/>
              </w:rPr>
            </w:pPr>
            <w:r w:rsidRPr="00D759EE">
              <w:rPr>
                <w:rFonts w:hint="eastAsia"/>
                <w:b/>
                <w:szCs w:val="24"/>
              </w:rPr>
              <w:t>Dwarf</w:t>
            </w:r>
            <w:r w:rsidR="00DD17CB" w:rsidRPr="00DD17CB">
              <w:rPr>
                <w:b/>
                <w:szCs w:val="24"/>
                <w:vertAlign w:val="superscript"/>
              </w:rPr>
              <w:t>[4]</w:t>
            </w:r>
          </w:p>
          <w:p w:rsidR="00D55980" w:rsidRDefault="00BF7261" w:rsidP="00BF7261">
            <w:pPr>
              <w:pStyle w:val="a7"/>
              <w:spacing w:line="360" w:lineRule="auto"/>
              <w:ind w:leftChars="28" w:left="59"/>
              <w:rPr>
                <w:szCs w:val="24"/>
              </w:rPr>
            </w:pPr>
            <w:r w:rsidRPr="00BF7261">
              <w:rPr>
                <w:rFonts w:hint="eastAsia"/>
                <w:szCs w:val="24"/>
              </w:rPr>
              <w:t>Dwarf</w:t>
            </w:r>
            <w:r w:rsidRPr="00BF7261">
              <w:rPr>
                <w:rFonts w:hint="eastAsia"/>
                <w:szCs w:val="24"/>
              </w:rPr>
              <w:t>是一种高度压缩的存储结构，</w:t>
            </w:r>
            <w:r w:rsidR="00DC7328">
              <w:rPr>
                <w:rFonts w:hint="eastAsia"/>
                <w:szCs w:val="24"/>
              </w:rPr>
              <w:t>其</w:t>
            </w:r>
            <w:r w:rsidRPr="00BF7261">
              <w:rPr>
                <w:rFonts w:hint="eastAsia"/>
                <w:szCs w:val="24"/>
              </w:rPr>
              <w:t>能充分挖掘数据立方体中元组间的前缀冗余和后缀冗余，大大减小立方体体积，降低存储消耗。</w:t>
            </w:r>
            <w:r w:rsidR="002E0CDC">
              <w:rPr>
                <w:rFonts w:hint="eastAsia"/>
                <w:szCs w:val="24"/>
              </w:rPr>
              <w:t>以下是</w:t>
            </w:r>
            <w:r w:rsidRPr="00BF7261">
              <w:rPr>
                <w:rFonts w:hint="eastAsia"/>
                <w:szCs w:val="24"/>
              </w:rPr>
              <w:t>一个典型的例子</w:t>
            </w:r>
            <w:r w:rsidR="004F73DD">
              <w:rPr>
                <w:rFonts w:hint="eastAsia"/>
                <w:szCs w:val="24"/>
              </w:rPr>
              <w:t>，如图</w:t>
            </w:r>
            <w:r w:rsidR="004F73DD">
              <w:rPr>
                <w:rFonts w:hint="eastAsia"/>
                <w:szCs w:val="24"/>
              </w:rPr>
              <w:t>3</w:t>
            </w:r>
            <w:r w:rsidR="004F73DD">
              <w:rPr>
                <w:rFonts w:hint="eastAsia"/>
                <w:szCs w:val="24"/>
              </w:rPr>
              <w:t>所示</w:t>
            </w:r>
            <w:r w:rsidR="00D55980">
              <w:rPr>
                <w:rFonts w:hint="eastAsia"/>
                <w:szCs w:val="24"/>
              </w:rPr>
              <w:t>：</w:t>
            </w:r>
          </w:p>
          <w:p w:rsidR="00D55980" w:rsidRDefault="00D55980" w:rsidP="00D55980">
            <w:pPr>
              <w:spacing w:line="360" w:lineRule="auto"/>
              <w:jc w:val="center"/>
              <w:rPr>
                <w:szCs w:val="24"/>
              </w:rPr>
            </w:pPr>
            <w:r>
              <w:rPr>
                <w:rFonts w:hint="eastAsia"/>
                <w:noProof/>
                <w:szCs w:val="24"/>
              </w:rPr>
              <w:drawing>
                <wp:inline distT="0" distB="0" distL="0" distR="0" wp14:anchorId="77BD7C3D" wp14:editId="3B542F2A">
                  <wp:extent cx="4853328" cy="1266825"/>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IM截图20180106111535.jpg"/>
                          <pic:cNvPicPr/>
                        </pic:nvPicPr>
                        <pic:blipFill>
                          <a:blip r:embed="rId15">
                            <a:extLst>
                              <a:ext uri="{28A0092B-C50C-407E-A947-70E740481C1C}">
                                <a14:useLocalDpi xmlns:a14="http://schemas.microsoft.com/office/drawing/2010/main" val="0"/>
                              </a:ext>
                            </a:extLst>
                          </a:blip>
                          <a:stretch>
                            <a:fillRect/>
                          </a:stretch>
                        </pic:blipFill>
                        <pic:spPr>
                          <a:xfrm>
                            <a:off x="0" y="0"/>
                            <a:ext cx="4887265" cy="1275683"/>
                          </a:xfrm>
                          <a:prstGeom prst="rect">
                            <a:avLst/>
                          </a:prstGeom>
                        </pic:spPr>
                      </pic:pic>
                    </a:graphicData>
                  </a:graphic>
                </wp:inline>
              </w:drawing>
            </w:r>
          </w:p>
          <w:p w:rsidR="00D55980" w:rsidRPr="00E54511" w:rsidRDefault="00D55980" w:rsidP="00D55980">
            <w:pPr>
              <w:spacing w:line="360" w:lineRule="auto"/>
              <w:jc w:val="center"/>
              <w:rPr>
                <w:sz w:val="18"/>
                <w:szCs w:val="24"/>
              </w:rPr>
            </w:pPr>
            <w:r w:rsidRPr="00E54511">
              <w:rPr>
                <w:rFonts w:hint="eastAsia"/>
                <w:sz w:val="18"/>
                <w:szCs w:val="24"/>
              </w:rPr>
              <w:t>图</w:t>
            </w:r>
            <w:r w:rsidRPr="00E54511">
              <w:rPr>
                <w:rFonts w:hint="eastAsia"/>
                <w:sz w:val="18"/>
                <w:szCs w:val="24"/>
              </w:rPr>
              <w:t>3</w:t>
            </w:r>
            <w:r w:rsidRPr="00E54511">
              <w:rPr>
                <w:sz w:val="18"/>
                <w:szCs w:val="24"/>
              </w:rPr>
              <w:t xml:space="preserve"> </w:t>
            </w:r>
            <w:r w:rsidRPr="00E54511">
              <w:rPr>
                <w:rFonts w:hint="eastAsia"/>
                <w:sz w:val="18"/>
                <w:szCs w:val="24"/>
              </w:rPr>
              <w:t>事实表与</w:t>
            </w:r>
            <w:r w:rsidRPr="00E54511">
              <w:rPr>
                <w:rFonts w:hint="eastAsia"/>
                <w:sz w:val="18"/>
                <w:szCs w:val="24"/>
              </w:rPr>
              <w:t>Dwarf</w:t>
            </w:r>
            <w:r w:rsidRPr="00E54511">
              <w:rPr>
                <w:sz w:val="18"/>
                <w:szCs w:val="24"/>
              </w:rPr>
              <w:t xml:space="preserve"> </w:t>
            </w:r>
            <w:r w:rsidRPr="00E54511">
              <w:rPr>
                <w:rFonts w:hint="eastAsia"/>
                <w:sz w:val="18"/>
                <w:szCs w:val="24"/>
              </w:rPr>
              <w:t>Cube</w:t>
            </w:r>
          </w:p>
          <w:p w:rsidR="00BF7261" w:rsidRPr="00D55980" w:rsidRDefault="00A64DDC" w:rsidP="00D55980">
            <w:pPr>
              <w:spacing w:line="360" w:lineRule="auto"/>
              <w:ind w:leftChars="28" w:left="59"/>
              <w:rPr>
                <w:szCs w:val="24"/>
              </w:rPr>
            </w:pPr>
            <w:r>
              <w:rPr>
                <w:rFonts w:hint="eastAsia"/>
                <w:szCs w:val="24"/>
              </w:rPr>
              <w:t>左边是</w:t>
            </w:r>
            <w:r w:rsidR="00BF7261" w:rsidRPr="00D55980">
              <w:rPr>
                <w:rFonts w:hint="eastAsia"/>
                <w:szCs w:val="24"/>
              </w:rPr>
              <w:t>数据仓库中的一张事实表，由</w:t>
            </w:r>
            <w:r w:rsidR="00BF7261" w:rsidRPr="00D55980">
              <w:rPr>
                <w:rFonts w:hint="eastAsia"/>
                <w:szCs w:val="24"/>
              </w:rPr>
              <w:t>store</w:t>
            </w:r>
            <w:r w:rsidR="00BF7261" w:rsidRPr="00D55980">
              <w:rPr>
                <w:rFonts w:hint="eastAsia"/>
                <w:szCs w:val="24"/>
              </w:rPr>
              <w:t>、</w:t>
            </w:r>
            <w:r w:rsidR="00BF7261" w:rsidRPr="00D55980">
              <w:rPr>
                <w:rFonts w:hint="eastAsia"/>
                <w:szCs w:val="24"/>
              </w:rPr>
              <w:t>customer</w:t>
            </w:r>
            <w:r w:rsidR="00BF7261" w:rsidRPr="00D55980">
              <w:rPr>
                <w:rFonts w:hint="eastAsia"/>
                <w:szCs w:val="24"/>
              </w:rPr>
              <w:t>、</w:t>
            </w:r>
            <w:r w:rsidR="00BF7261" w:rsidRPr="00D55980">
              <w:rPr>
                <w:rFonts w:hint="eastAsia"/>
                <w:szCs w:val="24"/>
              </w:rPr>
              <w:t>product</w:t>
            </w:r>
            <w:r w:rsidR="00BF7261" w:rsidRPr="00D55980">
              <w:rPr>
                <w:rFonts w:hint="eastAsia"/>
                <w:szCs w:val="24"/>
              </w:rPr>
              <w:t>三个维度以及度量值</w:t>
            </w:r>
            <w:r w:rsidR="00BF7261" w:rsidRPr="00D55980">
              <w:rPr>
                <w:rFonts w:hint="eastAsia"/>
                <w:szCs w:val="24"/>
              </w:rPr>
              <w:t>price</w:t>
            </w:r>
            <w:r w:rsidR="00BF7261" w:rsidRPr="00D55980">
              <w:rPr>
                <w:rFonts w:hint="eastAsia"/>
                <w:szCs w:val="24"/>
              </w:rPr>
              <w:t>共同组成，其中度量值上的运算为求和运算</w:t>
            </w:r>
            <w:r>
              <w:rPr>
                <w:rFonts w:hint="eastAsia"/>
                <w:szCs w:val="24"/>
              </w:rPr>
              <w:t>。</w:t>
            </w:r>
            <w:r w:rsidR="00BF7261" w:rsidRPr="00D55980">
              <w:rPr>
                <w:rFonts w:hint="eastAsia"/>
                <w:szCs w:val="24"/>
              </w:rPr>
              <w:t>所以虽然事实表总共只有</w:t>
            </w:r>
            <w:r w:rsidR="00BF7261" w:rsidRPr="00D55980">
              <w:rPr>
                <w:rFonts w:hint="eastAsia"/>
                <w:szCs w:val="24"/>
              </w:rPr>
              <w:t>4</w:t>
            </w:r>
            <w:r w:rsidR="00BF7261" w:rsidRPr="00D55980">
              <w:rPr>
                <w:rFonts w:hint="eastAsia"/>
                <w:szCs w:val="24"/>
              </w:rPr>
              <w:t>条记录，但是最后构建的应该是</w:t>
            </w:r>
            <w:r w:rsidR="00BF7261" w:rsidRPr="00D55980">
              <w:rPr>
                <w:rFonts w:hint="eastAsia"/>
                <w:szCs w:val="24"/>
              </w:rPr>
              <w:t>3*4*3</w:t>
            </w:r>
            <w:r w:rsidR="00BF7261" w:rsidRPr="00D55980">
              <w:rPr>
                <w:rFonts w:hint="eastAsia"/>
                <w:szCs w:val="24"/>
              </w:rPr>
              <w:t>这么一个</w:t>
            </w:r>
            <w:r w:rsidR="00BF7261" w:rsidRPr="00D55980">
              <w:rPr>
                <w:rFonts w:hint="eastAsia"/>
                <w:szCs w:val="24"/>
              </w:rPr>
              <w:t>36</w:t>
            </w:r>
            <w:r w:rsidR="00BF7261" w:rsidRPr="00D55980">
              <w:rPr>
                <w:rFonts w:hint="eastAsia"/>
                <w:szCs w:val="24"/>
              </w:rPr>
              <w:t>个单元的立方体，而真正有数据的只有</w:t>
            </w:r>
            <w:r w:rsidR="00BF7261" w:rsidRPr="00D55980">
              <w:rPr>
                <w:rFonts w:hint="eastAsia"/>
                <w:szCs w:val="24"/>
              </w:rPr>
              <w:t>23</w:t>
            </w:r>
            <w:r w:rsidR="00BF7261" w:rsidRPr="00D55980">
              <w:rPr>
                <w:rFonts w:hint="eastAsia"/>
                <w:szCs w:val="24"/>
              </w:rPr>
              <w:t>个</w:t>
            </w:r>
            <w:r w:rsidR="00D55980">
              <w:rPr>
                <w:rFonts w:hint="eastAsia"/>
                <w:szCs w:val="24"/>
              </w:rPr>
              <w:t>。</w:t>
            </w:r>
            <w:r w:rsidR="00BF7261" w:rsidRPr="00D55980">
              <w:rPr>
                <w:rFonts w:hint="eastAsia"/>
                <w:szCs w:val="24"/>
              </w:rPr>
              <w:t>而考察度量值的话，立方体中只有</w:t>
            </w:r>
            <w:r w:rsidR="00BF7261" w:rsidRPr="00D55980">
              <w:rPr>
                <w:rFonts w:hint="eastAsia"/>
                <w:szCs w:val="24"/>
              </w:rPr>
              <w:t>9</w:t>
            </w:r>
            <w:r w:rsidR="00BF7261" w:rsidRPr="00D55980">
              <w:rPr>
                <w:rFonts w:hint="eastAsia"/>
                <w:szCs w:val="24"/>
              </w:rPr>
              <w:t>个不同的度量值，</w:t>
            </w:r>
            <w:r w:rsidR="00BF7261" w:rsidRPr="00D55980">
              <w:rPr>
                <w:rFonts w:hint="eastAsia"/>
                <w:szCs w:val="24"/>
              </w:rPr>
              <w:t>23</w:t>
            </w:r>
            <w:r w:rsidR="00BF7261" w:rsidRPr="00D55980">
              <w:rPr>
                <w:rFonts w:hint="eastAsia"/>
                <w:szCs w:val="24"/>
              </w:rPr>
              <w:t>个</w:t>
            </w:r>
            <w:r>
              <w:rPr>
                <w:rFonts w:hint="eastAsia"/>
                <w:szCs w:val="24"/>
              </w:rPr>
              <w:t>中</w:t>
            </w:r>
            <w:r w:rsidR="00BF7261" w:rsidRPr="00D55980">
              <w:rPr>
                <w:rFonts w:hint="eastAsia"/>
                <w:szCs w:val="24"/>
              </w:rPr>
              <w:t>有重复</w:t>
            </w:r>
            <w:r>
              <w:rPr>
                <w:rFonts w:hint="eastAsia"/>
                <w:szCs w:val="24"/>
              </w:rPr>
              <w:t>的度量值</w:t>
            </w:r>
            <w:r w:rsidR="00BF7261" w:rsidRPr="00D55980">
              <w:rPr>
                <w:rFonts w:hint="eastAsia"/>
                <w:szCs w:val="24"/>
              </w:rPr>
              <w:t>，这里肯定</w:t>
            </w:r>
            <w:r w:rsidR="00D55980">
              <w:rPr>
                <w:rFonts w:hint="eastAsia"/>
                <w:szCs w:val="24"/>
              </w:rPr>
              <w:lastRenderedPageBreak/>
              <w:t>产生</w:t>
            </w:r>
            <w:r w:rsidR="00BF7261" w:rsidRPr="00D55980">
              <w:rPr>
                <w:rFonts w:hint="eastAsia"/>
                <w:szCs w:val="24"/>
              </w:rPr>
              <w:t>冗余。所谓前缀冗余</w:t>
            </w:r>
            <w:r w:rsidR="00D55980">
              <w:rPr>
                <w:rFonts w:hint="eastAsia"/>
                <w:szCs w:val="24"/>
              </w:rPr>
              <w:t>，</w:t>
            </w:r>
            <w:r w:rsidR="00BF7261" w:rsidRPr="00D55980">
              <w:rPr>
                <w:rFonts w:hint="eastAsia"/>
                <w:szCs w:val="24"/>
              </w:rPr>
              <w:t>是</w:t>
            </w:r>
            <w:proofErr w:type="gramStart"/>
            <w:r w:rsidR="00BF7261" w:rsidRPr="00D55980">
              <w:rPr>
                <w:rFonts w:hint="eastAsia"/>
                <w:szCs w:val="24"/>
              </w:rPr>
              <w:t>指记录</w:t>
            </w:r>
            <w:proofErr w:type="gramEnd"/>
            <w:r w:rsidR="00BF7261" w:rsidRPr="00D55980">
              <w:rPr>
                <w:rFonts w:hint="eastAsia"/>
                <w:szCs w:val="24"/>
              </w:rPr>
              <w:t>拥有相同的前缀，在最后的存储中将通过前缀合并的方式实现共享</w:t>
            </w:r>
            <w:r>
              <w:rPr>
                <w:rFonts w:hint="eastAsia"/>
                <w:szCs w:val="24"/>
              </w:rPr>
              <w:t>，</w:t>
            </w:r>
            <w:r w:rsidR="00BF7261" w:rsidRPr="00D55980">
              <w:rPr>
                <w:rFonts w:hint="eastAsia"/>
                <w:szCs w:val="24"/>
              </w:rPr>
              <w:t>后缀冗余道理相似。</w:t>
            </w:r>
            <w:r>
              <w:rPr>
                <w:rFonts w:hint="eastAsia"/>
                <w:szCs w:val="24"/>
              </w:rPr>
              <w:t>因此</w:t>
            </w:r>
            <w:r w:rsidR="00D55980">
              <w:rPr>
                <w:rFonts w:hint="eastAsia"/>
                <w:szCs w:val="24"/>
              </w:rPr>
              <w:t>，</w:t>
            </w:r>
            <w:r w:rsidR="00BF7261" w:rsidRPr="00D55980">
              <w:rPr>
                <w:rFonts w:hint="eastAsia"/>
                <w:szCs w:val="24"/>
              </w:rPr>
              <w:t>Dwarf</w:t>
            </w:r>
            <w:r w:rsidR="00BF7261" w:rsidRPr="00D55980">
              <w:rPr>
                <w:rFonts w:hint="eastAsia"/>
                <w:szCs w:val="24"/>
              </w:rPr>
              <w:t>的生成过程实际上就是对前缀后缀冗余的压缩过程，最后结果类似一棵树</w:t>
            </w:r>
            <w:r>
              <w:rPr>
                <w:rFonts w:hint="eastAsia"/>
                <w:szCs w:val="24"/>
              </w:rPr>
              <w:t>。</w:t>
            </w:r>
            <w:r w:rsidR="00BF7261" w:rsidRPr="00D55980">
              <w:rPr>
                <w:rFonts w:hint="eastAsia"/>
                <w:szCs w:val="24"/>
              </w:rPr>
              <w:t>前缀冗余的消除通过共享树的靠近根的节点来达到，后缀冗余的消除通过共享靠近叶子节点来达到。整个结构分为</w:t>
            </w:r>
            <w:r w:rsidR="00BF7261" w:rsidRPr="00D55980">
              <w:rPr>
                <w:rFonts w:hint="eastAsia"/>
                <w:szCs w:val="24"/>
              </w:rPr>
              <w:t>3</w:t>
            </w:r>
            <w:r w:rsidR="00BF7261" w:rsidRPr="00D55980">
              <w:rPr>
                <w:rFonts w:hint="eastAsia"/>
                <w:szCs w:val="24"/>
              </w:rPr>
              <w:t>层，每一层对应原始数据的一个维度，每个维度由若干个节点组成，节点又由若干个单元构成，并且每个节点都有一个特殊单元，</w:t>
            </w:r>
            <w:r>
              <w:rPr>
                <w:rFonts w:hint="eastAsia"/>
                <w:szCs w:val="24"/>
              </w:rPr>
              <w:t>即</w:t>
            </w:r>
            <w:r w:rsidR="00BF7261" w:rsidRPr="00D55980">
              <w:rPr>
                <w:rFonts w:hint="eastAsia"/>
                <w:szCs w:val="24"/>
              </w:rPr>
              <w:t>位于末尾的</w:t>
            </w:r>
            <w:r w:rsidR="00BF7261" w:rsidRPr="00D55980">
              <w:rPr>
                <w:rFonts w:hint="eastAsia"/>
                <w:szCs w:val="24"/>
              </w:rPr>
              <w:t>all</w:t>
            </w:r>
            <w:r w:rsidR="00BF7261" w:rsidRPr="00D55980">
              <w:rPr>
                <w:rFonts w:hint="eastAsia"/>
                <w:szCs w:val="24"/>
              </w:rPr>
              <w:t>。对于非叶子节点，节点中的单元存储的是指向下一层节点的指针以及该单元对应的候选值；对于叶子节点，单元中存储的是候选值以及度量值。从根到叶子的每一条路径都对应</w:t>
            </w:r>
            <w:r>
              <w:rPr>
                <w:rFonts w:hint="eastAsia"/>
                <w:szCs w:val="24"/>
              </w:rPr>
              <w:t>着</w:t>
            </w:r>
            <w:r w:rsidR="00BF7261" w:rsidRPr="00D55980">
              <w:rPr>
                <w:rFonts w:hint="eastAsia"/>
                <w:szCs w:val="24"/>
              </w:rPr>
              <w:t>数据立方体中的一条记录，例如</w:t>
            </w:r>
            <w:r w:rsidR="00BF7261" w:rsidRPr="00D55980">
              <w:rPr>
                <w:rFonts w:hint="eastAsia"/>
                <w:szCs w:val="24"/>
              </w:rPr>
              <w:t>&lt;S1</w:t>
            </w:r>
            <w:r w:rsidR="00BF7261" w:rsidRPr="00D55980">
              <w:rPr>
                <w:rFonts w:hint="eastAsia"/>
                <w:szCs w:val="24"/>
              </w:rPr>
              <w:t>、</w:t>
            </w:r>
            <w:r w:rsidR="00BF7261" w:rsidRPr="00D55980">
              <w:rPr>
                <w:rFonts w:hint="eastAsia"/>
                <w:szCs w:val="24"/>
              </w:rPr>
              <w:t>C2</w:t>
            </w:r>
            <w:r w:rsidR="00BF7261" w:rsidRPr="00D55980">
              <w:rPr>
                <w:rFonts w:hint="eastAsia"/>
                <w:szCs w:val="24"/>
              </w:rPr>
              <w:t>、</w:t>
            </w:r>
            <w:r w:rsidR="00BF7261" w:rsidRPr="00D55980">
              <w:rPr>
                <w:rFonts w:hint="eastAsia"/>
                <w:szCs w:val="24"/>
              </w:rPr>
              <w:t>P2</w:t>
            </w:r>
            <w:r w:rsidR="00BF7261" w:rsidRPr="00D55980">
              <w:rPr>
                <w:rFonts w:hint="eastAsia"/>
                <w:szCs w:val="24"/>
              </w:rPr>
              <w:t>、</w:t>
            </w:r>
            <w:r w:rsidR="00BF7261" w:rsidRPr="00D55980">
              <w:rPr>
                <w:rFonts w:hint="eastAsia"/>
                <w:szCs w:val="24"/>
              </w:rPr>
              <w:t>70&gt;</w:t>
            </w:r>
            <w:r w:rsidR="00BF7261" w:rsidRPr="00D55980">
              <w:rPr>
                <w:rFonts w:hint="eastAsia"/>
                <w:szCs w:val="24"/>
              </w:rPr>
              <w:t>，最后的度量值</w:t>
            </w:r>
            <w:r w:rsidR="00BF7261" w:rsidRPr="00D55980">
              <w:rPr>
                <w:rFonts w:hint="eastAsia"/>
                <w:szCs w:val="24"/>
              </w:rPr>
              <w:t>70</w:t>
            </w:r>
            <w:r w:rsidR="00BF7261" w:rsidRPr="00D55980">
              <w:rPr>
                <w:rFonts w:hint="eastAsia"/>
                <w:szCs w:val="24"/>
              </w:rPr>
              <w:t>就存储在</w:t>
            </w:r>
            <w:r w:rsidR="00BF7261" w:rsidRPr="00D55980">
              <w:rPr>
                <w:rFonts w:hint="eastAsia"/>
                <w:szCs w:val="24"/>
              </w:rPr>
              <w:t>3</w:t>
            </w:r>
            <w:r w:rsidR="00BF7261" w:rsidRPr="00D55980">
              <w:rPr>
                <w:rFonts w:hint="eastAsia"/>
                <w:szCs w:val="24"/>
              </w:rPr>
              <w:t>号节点的</w:t>
            </w:r>
            <w:r w:rsidR="00BF7261" w:rsidRPr="00D55980">
              <w:rPr>
                <w:rFonts w:hint="eastAsia"/>
                <w:szCs w:val="24"/>
              </w:rPr>
              <w:t>P2</w:t>
            </w:r>
            <w:r w:rsidR="00BF7261" w:rsidRPr="00D55980">
              <w:rPr>
                <w:rFonts w:hint="eastAsia"/>
                <w:szCs w:val="24"/>
              </w:rPr>
              <w:t>单元中</w:t>
            </w:r>
            <w:r w:rsidR="00D55980">
              <w:rPr>
                <w:rFonts w:hint="eastAsia"/>
                <w:szCs w:val="24"/>
              </w:rPr>
              <w:t>，</w:t>
            </w:r>
            <w:r w:rsidR="00BF7261" w:rsidRPr="00D55980">
              <w:rPr>
                <w:rFonts w:hint="eastAsia"/>
                <w:szCs w:val="24"/>
              </w:rPr>
              <w:t>以此类推。</w:t>
            </w:r>
            <w:r w:rsidR="00D55980">
              <w:rPr>
                <w:rFonts w:hint="eastAsia"/>
                <w:szCs w:val="24"/>
              </w:rPr>
              <w:t>因此，</w:t>
            </w:r>
            <w:r w:rsidR="00BF7261" w:rsidRPr="00D55980">
              <w:rPr>
                <w:rFonts w:hint="eastAsia"/>
                <w:szCs w:val="24"/>
              </w:rPr>
              <w:t>Dwarf</w:t>
            </w:r>
            <w:r w:rsidR="00BF7261" w:rsidRPr="00D55980">
              <w:rPr>
                <w:rFonts w:hint="eastAsia"/>
                <w:szCs w:val="24"/>
              </w:rPr>
              <w:t>有着很好的压缩效果，可是这种结构也缺乏对时空维度的支持，而前面提到时空是大数据的一个重要的</w:t>
            </w:r>
            <w:r>
              <w:rPr>
                <w:rFonts w:hint="eastAsia"/>
                <w:szCs w:val="24"/>
              </w:rPr>
              <w:t>特征</w:t>
            </w:r>
            <w:r w:rsidR="00D55980">
              <w:rPr>
                <w:rFonts w:hint="eastAsia"/>
                <w:szCs w:val="24"/>
              </w:rPr>
              <w:t>，需要进一步扩展</w:t>
            </w:r>
            <w:r w:rsidR="00BF7261" w:rsidRPr="00D55980">
              <w:rPr>
                <w:rFonts w:hint="eastAsia"/>
                <w:szCs w:val="24"/>
              </w:rPr>
              <w:t>。</w:t>
            </w:r>
          </w:p>
          <w:p w:rsidR="00D759EE" w:rsidRPr="00D759EE" w:rsidRDefault="00D759EE" w:rsidP="00BF7261">
            <w:pPr>
              <w:pStyle w:val="a7"/>
              <w:spacing w:line="360" w:lineRule="auto"/>
              <w:ind w:leftChars="28" w:left="59" w:firstLine="422"/>
              <w:rPr>
                <w:b/>
                <w:szCs w:val="24"/>
              </w:rPr>
            </w:pPr>
            <w:proofErr w:type="spellStart"/>
            <w:r w:rsidRPr="00D759EE">
              <w:rPr>
                <w:rFonts w:hint="eastAsia"/>
                <w:b/>
                <w:szCs w:val="24"/>
              </w:rPr>
              <w:t>Nanocubes</w:t>
            </w:r>
            <w:proofErr w:type="spellEnd"/>
            <w:r w:rsidR="00DD17CB" w:rsidRPr="00DD17CB">
              <w:rPr>
                <w:b/>
                <w:szCs w:val="24"/>
                <w:vertAlign w:val="superscript"/>
              </w:rPr>
              <w:t>[5]</w:t>
            </w:r>
          </w:p>
          <w:p w:rsidR="00317179" w:rsidRDefault="00746D84" w:rsidP="00BF7261">
            <w:pPr>
              <w:pStyle w:val="a7"/>
              <w:spacing w:line="360" w:lineRule="auto"/>
              <w:ind w:leftChars="28" w:left="59"/>
              <w:rPr>
                <w:szCs w:val="24"/>
              </w:rPr>
            </w:pPr>
            <w:proofErr w:type="spellStart"/>
            <w:r>
              <w:rPr>
                <w:rFonts w:hint="eastAsia"/>
                <w:szCs w:val="24"/>
              </w:rPr>
              <w:t>N</w:t>
            </w:r>
            <w:r w:rsidR="00BF7261" w:rsidRPr="00BF7261">
              <w:rPr>
                <w:rFonts w:hint="eastAsia"/>
                <w:szCs w:val="24"/>
              </w:rPr>
              <w:t>anocubes</w:t>
            </w:r>
            <w:proofErr w:type="spellEnd"/>
            <w:r w:rsidR="00BF7261" w:rsidRPr="00BF7261">
              <w:rPr>
                <w:rFonts w:hint="eastAsia"/>
                <w:szCs w:val="24"/>
              </w:rPr>
              <w:t>就在</w:t>
            </w:r>
            <w:r w:rsidR="00D20138">
              <w:rPr>
                <w:rFonts w:hint="eastAsia"/>
                <w:szCs w:val="24"/>
              </w:rPr>
              <w:t>D</w:t>
            </w:r>
            <w:r w:rsidR="00BF7261" w:rsidRPr="00BF7261">
              <w:rPr>
                <w:rFonts w:hint="eastAsia"/>
                <w:szCs w:val="24"/>
              </w:rPr>
              <w:t>warf</w:t>
            </w:r>
            <w:r w:rsidR="00BF7261" w:rsidRPr="00BF7261">
              <w:rPr>
                <w:rFonts w:hint="eastAsia"/>
                <w:szCs w:val="24"/>
              </w:rPr>
              <w:t>的基础上做了进一步扩展，添加不同层级的空间、时间维度以及属性维度。它是在内存里构建一个树形结构，数据点从上往下一个一个被插入到树中，每一个维度之间用一条灰色横线隔开</w:t>
            </w:r>
            <w:r w:rsidR="00317179">
              <w:rPr>
                <w:rFonts w:hint="eastAsia"/>
                <w:szCs w:val="24"/>
              </w:rPr>
              <w:t>。</w:t>
            </w:r>
            <w:r w:rsidR="00E76A64">
              <w:rPr>
                <w:rFonts w:hint="eastAsia"/>
                <w:szCs w:val="24"/>
              </w:rPr>
              <w:t>如图</w:t>
            </w:r>
            <w:r w:rsidR="00E76A64">
              <w:rPr>
                <w:rFonts w:hint="eastAsia"/>
                <w:szCs w:val="24"/>
              </w:rPr>
              <w:t>4</w:t>
            </w:r>
            <w:r w:rsidR="00E76A64">
              <w:rPr>
                <w:rFonts w:hint="eastAsia"/>
                <w:szCs w:val="24"/>
              </w:rPr>
              <w:t>所示：</w:t>
            </w:r>
          </w:p>
          <w:p w:rsidR="00317179" w:rsidRDefault="00317179" w:rsidP="00317179">
            <w:pPr>
              <w:spacing w:line="360" w:lineRule="auto"/>
              <w:jc w:val="center"/>
              <w:rPr>
                <w:szCs w:val="24"/>
              </w:rPr>
            </w:pPr>
            <w:r>
              <w:rPr>
                <w:rFonts w:hint="eastAsia"/>
                <w:noProof/>
                <w:szCs w:val="24"/>
              </w:rPr>
              <w:drawing>
                <wp:inline distT="0" distB="0" distL="0" distR="0" wp14:anchorId="27A2339A" wp14:editId="14A27084">
                  <wp:extent cx="4870938" cy="2091579"/>
                  <wp:effectExtent l="0" t="0" r="635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截图20180106112534.jpg"/>
                          <pic:cNvPicPr/>
                        </pic:nvPicPr>
                        <pic:blipFill>
                          <a:blip r:embed="rId16">
                            <a:extLst>
                              <a:ext uri="{28A0092B-C50C-407E-A947-70E740481C1C}">
                                <a14:useLocalDpi xmlns:a14="http://schemas.microsoft.com/office/drawing/2010/main" val="0"/>
                              </a:ext>
                            </a:extLst>
                          </a:blip>
                          <a:stretch>
                            <a:fillRect/>
                          </a:stretch>
                        </pic:blipFill>
                        <pic:spPr>
                          <a:xfrm>
                            <a:off x="0" y="0"/>
                            <a:ext cx="4909331" cy="2108065"/>
                          </a:xfrm>
                          <a:prstGeom prst="rect">
                            <a:avLst/>
                          </a:prstGeom>
                        </pic:spPr>
                      </pic:pic>
                    </a:graphicData>
                  </a:graphic>
                </wp:inline>
              </w:drawing>
            </w:r>
          </w:p>
          <w:p w:rsidR="00317179" w:rsidRPr="00E54511" w:rsidRDefault="00317179" w:rsidP="00E76A64">
            <w:pPr>
              <w:spacing w:line="360" w:lineRule="auto"/>
              <w:jc w:val="center"/>
              <w:rPr>
                <w:sz w:val="18"/>
                <w:szCs w:val="24"/>
              </w:rPr>
            </w:pPr>
            <w:r w:rsidRPr="00E54511">
              <w:rPr>
                <w:rFonts w:hint="eastAsia"/>
                <w:sz w:val="18"/>
                <w:szCs w:val="24"/>
              </w:rPr>
              <w:t>图</w:t>
            </w:r>
            <w:r w:rsidRPr="00E54511">
              <w:rPr>
                <w:rFonts w:hint="eastAsia"/>
                <w:sz w:val="18"/>
                <w:szCs w:val="24"/>
              </w:rPr>
              <w:t>4</w:t>
            </w:r>
            <w:r w:rsidRPr="00E54511">
              <w:rPr>
                <w:sz w:val="18"/>
                <w:szCs w:val="24"/>
              </w:rPr>
              <w:t xml:space="preserve"> </w:t>
            </w:r>
            <w:proofErr w:type="spellStart"/>
            <w:r w:rsidRPr="00E54511">
              <w:rPr>
                <w:rFonts w:hint="eastAsia"/>
                <w:sz w:val="18"/>
                <w:szCs w:val="24"/>
              </w:rPr>
              <w:t>Nanocubes</w:t>
            </w:r>
            <w:proofErr w:type="spellEnd"/>
            <w:r w:rsidR="00A156D6" w:rsidRPr="00E54511">
              <w:rPr>
                <w:rFonts w:hint="eastAsia"/>
                <w:sz w:val="18"/>
                <w:szCs w:val="24"/>
              </w:rPr>
              <w:t>组织结构</w:t>
            </w:r>
          </w:p>
          <w:p w:rsidR="00BF7261" w:rsidRDefault="00BF7261" w:rsidP="00E76A64">
            <w:pPr>
              <w:pStyle w:val="a7"/>
              <w:spacing w:line="360" w:lineRule="auto"/>
              <w:ind w:leftChars="28" w:left="59" w:firstLineChars="0" w:firstLine="0"/>
              <w:rPr>
                <w:szCs w:val="24"/>
              </w:rPr>
            </w:pPr>
            <w:r w:rsidRPr="00BF7261">
              <w:rPr>
                <w:rFonts w:hint="eastAsia"/>
                <w:szCs w:val="24"/>
              </w:rPr>
              <w:t>可</w:t>
            </w:r>
            <w:r w:rsidR="00E76A64">
              <w:rPr>
                <w:rFonts w:hint="eastAsia"/>
                <w:szCs w:val="24"/>
              </w:rPr>
              <w:t>见</w:t>
            </w:r>
            <w:r w:rsidRPr="00BF7261">
              <w:rPr>
                <w:rFonts w:hint="eastAsia"/>
                <w:szCs w:val="24"/>
              </w:rPr>
              <w:t>最</w:t>
            </w:r>
            <w:proofErr w:type="gramStart"/>
            <w:r w:rsidRPr="00BF7261">
              <w:rPr>
                <w:rFonts w:hint="eastAsia"/>
                <w:szCs w:val="24"/>
              </w:rPr>
              <w:t>上面为</w:t>
            </w:r>
            <w:proofErr w:type="gramEnd"/>
            <w:r w:rsidRPr="00BF7261">
              <w:rPr>
                <w:rFonts w:hint="eastAsia"/>
                <w:szCs w:val="24"/>
              </w:rPr>
              <w:t>空间维度，中间部分为设备维度，最底下则是各个数据点的索引。值得注意的是，在每个维度中，树的高度都</w:t>
            </w:r>
            <w:proofErr w:type="gramStart"/>
            <w:r w:rsidRPr="00BF7261">
              <w:rPr>
                <w:rFonts w:hint="eastAsia"/>
                <w:szCs w:val="24"/>
              </w:rPr>
              <w:t>等于该维度</w:t>
            </w:r>
            <w:proofErr w:type="gramEnd"/>
            <w:r w:rsidRPr="00BF7261">
              <w:rPr>
                <w:rFonts w:hint="eastAsia"/>
                <w:szCs w:val="24"/>
              </w:rPr>
              <w:t>的层次数加</w:t>
            </w:r>
            <w:r w:rsidRPr="00BF7261">
              <w:rPr>
                <w:rFonts w:hint="eastAsia"/>
                <w:szCs w:val="24"/>
              </w:rPr>
              <w:t>1</w:t>
            </w:r>
            <w:r w:rsidR="00902DDD">
              <w:rPr>
                <w:rFonts w:hint="eastAsia"/>
                <w:szCs w:val="24"/>
              </w:rPr>
              <w:t>，</w:t>
            </w:r>
            <w:r w:rsidRPr="00BF7261">
              <w:rPr>
                <w:rFonts w:hint="eastAsia"/>
                <w:szCs w:val="24"/>
              </w:rPr>
              <w:t>它有一个</w:t>
            </w:r>
            <w:r w:rsidRPr="00BF7261">
              <w:rPr>
                <w:rFonts w:hint="eastAsia"/>
                <w:szCs w:val="24"/>
              </w:rPr>
              <w:t>root</w:t>
            </w:r>
            <w:r w:rsidRPr="00BF7261">
              <w:rPr>
                <w:rFonts w:hint="eastAsia"/>
                <w:szCs w:val="24"/>
              </w:rPr>
              <w:t>根节点。例如，空间维度包含了</w:t>
            </w:r>
            <w:r w:rsidRPr="00BF7261">
              <w:rPr>
                <w:rFonts w:hint="eastAsia"/>
                <w:szCs w:val="24"/>
              </w:rPr>
              <w:t>2</w:t>
            </w:r>
            <w:r w:rsidRPr="00BF7261">
              <w:rPr>
                <w:rFonts w:hint="eastAsia"/>
                <w:szCs w:val="24"/>
              </w:rPr>
              <w:t>个层次的粒度，则在空间维度上，树的高度为</w:t>
            </w:r>
            <w:r w:rsidRPr="00BF7261">
              <w:rPr>
                <w:rFonts w:hint="eastAsia"/>
                <w:szCs w:val="24"/>
              </w:rPr>
              <w:t>3</w:t>
            </w:r>
            <w:r w:rsidRPr="00BF7261">
              <w:rPr>
                <w:rFonts w:hint="eastAsia"/>
                <w:szCs w:val="24"/>
              </w:rPr>
              <w:t>。树中的每一个节点都有一条边与下一维度的顶点相连。这样的目的是在检索的时候，可以不必到达最细的粒度，</w:t>
            </w:r>
            <w:r w:rsidR="00902DDD">
              <w:rPr>
                <w:rFonts w:hint="eastAsia"/>
                <w:szCs w:val="24"/>
              </w:rPr>
              <w:t>就</w:t>
            </w:r>
            <w:r w:rsidRPr="00BF7261">
              <w:rPr>
                <w:rFonts w:hint="eastAsia"/>
                <w:szCs w:val="24"/>
              </w:rPr>
              <w:t>可以</w:t>
            </w:r>
            <w:r w:rsidR="00902DDD">
              <w:rPr>
                <w:rFonts w:hint="eastAsia"/>
                <w:szCs w:val="24"/>
              </w:rPr>
              <w:t>实现</w:t>
            </w:r>
            <w:r w:rsidRPr="00BF7261">
              <w:rPr>
                <w:rFonts w:hint="eastAsia"/>
                <w:szCs w:val="24"/>
              </w:rPr>
              <w:t>在不同维度</w:t>
            </w:r>
            <w:r w:rsidR="00902DDD">
              <w:rPr>
                <w:rFonts w:hint="eastAsia"/>
                <w:szCs w:val="24"/>
              </w:rPr>
              <w:t>、</w:t>
            </w:r>
            <w:r w:rsidRPr="00BF7261">
              <w:rPr>
                <w:rFonts w:hint="eastAsia"/>
                <w:szCs w:val="24"/>
              </w:rPr>
              <w:t>不同层次上的聚合。例如</w:t>
            </w:r>
            <w:r w:rsidR="00E76A64">
              <w:rPr>
                <w:rFonts w:hint="eastAsia"/>
                <w:szCs w:val="24"/>
              </w:rPr>
              <w:t>，</w:t>
            </w:r>
            <w:r w:rsidRPr="00BF7261">
              <w:rPr>
                <w:rFonts w:hint="eastAsia"/>
                <w:szCs w:val="24"/>
              </w:rPr>
              <w:t>想搜索在</w:t>
            </w:r>
            <w:r w:rsidRPr="00BF7261">
              <w:rPr>
                <w:rFonts w:hint="eastAsia"/>
                <w:szCs w:val="24"/>
              </w:rPr>
              <w:t>[0,1]</w:t>
            </w:r>
            <w:r w:rsidRPr="00BF7261">
              <w:rPr>
                <w:rFonts w:hint="eastAsia"/>
                <w:szCs w:val="24"/>
              </w:rPr>
              <w:t>区域内使用</w:t>
            </w:r>
            <w:r w:rsidRPr="00BF7261">
              <w:rPr>
                <w:rFonts w:hint="eastAsia"/>
                <w:szCs w:val="24"/>
              </w:rPr>
              <w:t>Android</w:t>
            </w:r>
            <w:r w:rsidRPr="00BF7261">
              <w:rPr>
                <w:rFonts w:hint="eastAsia"/>
                <w:szCs w:val="24"/>
              </w:rPr>
              <w:t>设备的用户，那么只要在空间维度上进入</w:t>
            </w:r>
            <w:r w:rsidRPr="00BF7261">
              <w:rPr>
                <w:rFonts w:hint="eastAsia"/>
                <w:szCs w:val="24"/>
              </w:rPr>
              <w:t>[0,1]</w:t>
            </w:r>
            <w:r w:rsidRPr="00BF7261">
              <w:rPr>
                <w:rFonts w:hint="eastAsia"/>
                <w:szCs w:val="24"/>
              </w:rPr>
              <w:t>分支后即可直接进入设备维</w:t>
            </w:r>
            <w:r w:rsidRPr="00BF7261">
              <w:rPr>
                <w:rFonts w:hint="eastAsia"/>
                <w:szCs w:val="24"/>
              </w:rPr>
              <w:lastRenderedPageBreak/>
              <w:t>度，提高了检索效率。但</w:t>
            </w:r>
            <w:proofErr w:type="spellStart"/>
            <w:r w:rsidR="00E76A64">
              <w:rPr>
                <w:rFonts w:hint="eastAsia"/>
                <w:szCs w:val="24"/>
              </w:rPr>
              <w:t>N</w:t>
            </w:r>
            <w:r w:rsidRPr="00BF7261">
              <w:rPr>
                <w:rFonts w:hint="eastAsia"/>
                <w:szCs w:val="24"/>
              </w:rPr>
              <w:t>anocubes</w:t>
            </w:r>
            <w:proofErr w:type="spellEnd"/>
            <w:r w:rsidR="00E76A64">
              <w:rPr>
                <w:rFonts w:hint="eastAsia"/>
                <w:szCs w:val="24"/>
              </w:rPr>
              <w:t>的</w:t>
            </w:r>
            <w:r w:rsidRPr="00BF7261">
              <w:rPr>
                <w:rFonts w:hint="eastAsia"/>
                <w:szCs w:val="24"/>
              </w:rPr>
              <w:t>问题</w:t>
            </w:r>
            <w:r w:rsidR="00E76A64">
              <w:rPr>
                <w:rFonts w:hint="eastAsia"/>
                <w:szCs w:val="24"/>
              </w:rPr>
              <w:t>也很明显</w:t>
            </w:r>
            <w:r w:rsidRPr="00BF7261">
              <w:rPr>
                <w:rFonts w:hint="eastAsia"/>
                <w:szCs w:val="24"/>
              </w:rPr>
              <w:t>，一个是用树的结构组织数据，</w:t>
            </w:r>
            <w:r w:rsidR="00A156D6">
              <w:rPr>
                <w:rFonts w:hint="eastAsia"/>
                <w:szCs w:val="24"/>
              </w:rPr>
              <w:t>当</w:t>
            </w:r>
            <w:r w:rsidRPr="00BF7261">
              <w:rPr>
                <w:rFonts w:hint="eastAsia"/>
                <w:szCs w:val="24"/>
              </w:rPr>
              <w:t>数据量不断增加</w:t>
            </w:r>
            <w:r w:rsidR="004F7B69">
              <w:rPr>
                <w:rFonts w:hint="eastAsia"/>
                <w:szCs w:val="24"/>
              </w:rPr>
              <w:t>时</w:t>
            </w:r>
            <w:r w:rsidRPr="00BF7261">
              <w:rPr>
                <w:rFonts w:hint="eastAsia"/>
                <w:szCs w:val="24"/>
              </w:rPr>
              <w:t>，</w:t>
            </w:r>
            <w:proofErr w:type="gramStart"/>
            <w:r w:rsidRPr="00BF7261">
              <w:rPr>
                <w:rFonts w:hint="eastAsia"/>
                <w:szCs w:val="24"/>
              </w:rPr>
              <w:t>构建树</w:t>
            </w:r>
            <w:proofErr w:type="gramEnd"/>
            <w:r w:rsidRPr="00BF7261">
              <w:rPr>
                <w:rFonts w:hint="eastAsia"/>
                <w:szCs w:val="24"/>
              </w:rPr>
              <w:t>的预处理过程将会变得</w:t>
            </w:r>
            <w:r w:rsidR="00902DDD">
              <w:rPr>
                <w:rFonts w:hint="eastAsia"/>
                <w:szCs w:val="24"/>
              </w:rPr>
              <w:t>漫长</w:t>
            </w:r>
            <w:r w:rsidR="00A156D6">
              <w:rPr>
                <w:rFonts w:hint="eastAsia"/>
                <w:szCs w:val="24"/>
              </w:rPr>
              <w:t>；</w:t>
            </w:r>
            <w:r w:rsidRPr="00BF7261">
              <w:rPr>
                <w:rFonts w:hint="eastAsia"/>
                <w:szCs w:val="24"/>
              </w:rPr>
              <w:t>而且基于内存，数据量一大，内存消耗也在不断增加；另一个，每一层的节点都与下一维度的顶点相连，节点之间耦合度太高，面对海量的数据很难实现分布式的存储</w:t>
            </w:r>
            <w:r w:rsidR="004F7B69">
              <w:rPr>
                <w:rFonts w:hint="eastAsia"/>
                <w:szCs w:val="24"/>
              </w:rPr>
              <w:t>。</w:t>
            </w:r>
            <w:r w:rsidRPr="00BF7261">
              <w:rPr>
                <w:rFonts w:hint="eastAsia"/>
                <w:szCs w:val="24"/>
              </w:rPr>
              <w:t>而事实上，</w:t>
            </w:r>
            <w:proofErr w:type="spellStart"/>
            <w:r w:rsidR="00A156D6">
              <w:rPr>
                <w:rFonts w:hint="eastAsia"/>
                <w:szCs w:val="24"/>
              </w:rPr>
              <w:t>N</w:t>
            </w:r>
            <w:r w:rsidRPr="00BF7261">
              <w:rPr>
                <w:rFonts w:hint="eastAsia"/>
                <w:szCs w:val="24"/>
              </w:rPr>
              <w:t>anocubes</w:t>
            </w:r>
            <w:proofErr w:type="spellEnd"/>
            <w:r w:rsidRPr="00BF7261">
              <w:rPr>
                <w:rFonts w:hint="eastAsia"/>
                <w:szCs w:val="24"/>
              </w:rPr>
              <w:t>现在也是一个单机版的解决方案，不能很好的满足大数据的可视化需求。</w:t>
            </w:r>
          </w:p>
          <w:p w:rsidR="00D759EE" w:rsidRPr="00D759EE" w:rsidRDefault="00D759EE" w:rsidP="00BF7261">
            <w:pPr>
              <w:pStyle w:val="a7"/>
              <w:spacing w:line="360" w:lineRule="auto"/>
              <w:ind w:leftChars="28" w:left="59" w:firstLine="422"/>
              <w:rPr>
                <w:b/>
                <w:szCs w:val="24"/>
              </w:rPr>
            </w:pPr>
            <w:proofErr w:type="spellStart"/>
            <w:r w:rsidRPr="00D759EE">
              <w:rPr>
                <w:rFonts w:hint="eastAsia"/>
                <w:b/>
                <w:szCs w:val="24"/>
              </w:rPr>
              <w:t>ImMens</w:t>
            </w:r>
            <w:proofErr w:type="spellEnd"/>
            <w:r w:rsidR="00DD17CB" w:rsidRPr="00DD17CB">
              <w:rPr>
                <w:b/>
                <w:szCs w:val="24"/>
                <w:vertAlign w:val="superscript"/>
              </w:rPr>
              <w:t>[</w:t>
            </w:r>
            <w:r w:rsidR="007D0D32">
              <w:rPr>
                <w:b/>
                <w:szCs w:val="24"/>
                <w:vertAlign w:val="superscript"/>
              </w:rPr>
              <w:t>1</w:t>
            </w:r>
            <w:r w:rsidR="00DD17CB" w:rsidRPr="00DD17CB">
              <w:rPr>
                <w:b/>
                <w:szCs w:val="24"/>
                <w:vertAlign w:val="superscript"/>
              </w:rPr>
              <w:t>]</w:t>
            </w:r>
          </w:p>
          <w:p w:rsidR="00E54511" w:rsidRPr="00E54511" w:rsidRDefault="00752D12" w:rsidP="00E54511">
            <w:pPr>
              <w:pStyle w:val="a7"/>
              <w:spacing w:line="360" w:lineRule="auto"/>
              <w:ind w:leftChars="28" w:left="59"/>
              <w:rPr>
                <w:szCs w:val="24"/>
              </w:rPr>
            </w:pPr>
            <w:proofErr w:type="spellStart"/>
            <w:r>
              <w:rPr>
                <w:rFonts w:hint="eastAsia"/>
                <w:szCs w:val="24"/>
              </w:rPr>
              <w:t>ImMens</w:t>
            </w:r>
            <w:proofErr w:type="spellEnd"/>
            <w:r>
              <w:rPr>
                <w:rFonts w:hint="eastAsia"/>
                <w:szCs w:val="24"/>
              </w:rPr>
              <w:t>是</w:t>
            </w:r>
            <w:r w:rsidR="00BF7261" w:rsidRPr="00BF7261">
              <w:rPr>
                <w:rFonts w:hint="eastAsia"/>
                <w:szCs w:val="24"/>
              </w:rPr>
              <w:t>斯坦福可视化小组</w:t>
            </w:r>
            <w:r w:rsidR="00E76A64">
              <w:rPr>
                <w:rFonts w:hint="eastAsia"/>
                <w:szCs w:val="24"/>
              </w:rPr>
              <w:t>20</w:t>
            </w:r>
            <w:r w:rsidR="00BF7261" w:rsidRPr="00BF7261">
              <w:rPr>
                <w:rFonts w:hint="eastAsia"/>
                <w:szCs w:val="24"/>
              </w:rPr>
              <w:t>13</w:t>
            </w:r>
            <w:r w:rsidR="00BF7261" w:rsidRPr="00BF7261">
              <w:rPr>
                <w:rFonts w:hint="eastAsia"/>
                <w:szCs w:val="24"/>
              </w:rPr>
              <w:t>年发表</w:t>
            </w:r>
            <w:r w:rsidR="00675D28">
              <w:rPr>
                <w:rFonts w:hint="eastAsia"/>
                <w:szCs w:val="24"/>
              </w:rPr>
              <w:t>于欧洲可视化会议上</w:t>
            </w:r>
            <w:r w:rsidR="00BF7261" w:rsidRPr="00BF7261">
              <w:rPr>
                <w:rFonts w:hint="eastAsia"/>
                <w:szCs w:val="24"/>
              </w:rPr>
              <w:t>的</w:t>
            </w:r>
            <w:r w:rsidR="00675D28">
              <w:rPr>
                <w:rFonts w:hint="eastAsia"/>
                <w:szCs w:val="24"/>
              </w:rPr>
              <w:t>项目</w:t>
            </w:r>
            <w:r>
              <w:rPr>
                <w:rFonts w:hint="eastAsia"/>
                <w:szCs w:val="24"/>
              </w:rPr>
              <w:t>。它所秉承</w:t>
            </w:r>
            <w:r w:rsidR="00BF7261" w:rsidRPr="00BF7261">
              <w:rPr>
                <w:rFonts w:hint="eastAsia"/>
                <w:szCs w:val="24"/>
              </w:rPr>
              <w:t>的理念，就是使用分组聚合</w:t>
            </w:r>
            <w:r w:rsidR="00BF7261" w:rsidRPr="00BF7261">
              <w:rPr>
                <w:rFonts w:hint="eastAsia"/>
                <w:szCs w:val="24"/>
              </w:rPr>
              <w:t>(binned aggregation)</w:t>
            </w:r>
            <w:r w:rsidR="00BF7261" w:rsidRPr="00BF7261">
              <w:rPr>
                <w:rFonts w:hint="eastAsia"/>
                <w:szCs w:val="24"/>
              </w:rPr>
              <w:t>降低数据规模，使用多元数据切片（</w:t>
            </w:r>
            <w:r w:rsidR="00BF7261" w:rsidRPr="00BF7261">
              <w:rPr>
                <w:rFonts w:hint="eastAsia"/>
                <w:szCs w:val="24"/>
              </w:rPr>
              <w:t>Multivariate Data Tiles</w:t>
            </w:r>
            <w:r w:rsidR="00BF7261" w:rsidRPr="00BF7261">
              <w:rPr>
                <w:rFonts w:hint="eastAsia"/>
                <w:szCs w:val="24"/>
              </w:rPr>
              <w:t>）处理数据，以及使用</w:t>
            </w:r>
            <w:r w:rsidR="00B13081">
              <w:rPr>
                <w:rFonts w:hint="eastAsia"/>
                <w:szCs w:val="24"/>
              </w:rPr>
              <w:t>W</w:t>
            </w:r>
            <w:r w:rsidR="00BF7261" w:rsidRPr="00BF7261">
              <w:rPr>
                <w:rFonts w:hint="eastAsia"/>
                <w:szCs w:val="24"/>
              </w:rPr>
              <w:t>ebGL</w:t>
            </w:r>
            <w:r w:rsidR="00BF7261" w:rsidRPr="00BF7261">
              <w:rPr>
                <w:rFonts w:hint="eastAsia"/>
                <w:szCs w:val="24"/>
              </w:rPr>
              <w:t>在浏览器</w:t>
            </w:r>
            <w:proofErr w:type="gramStart"/>
            <w:r w:rsidR="00BF7261" w:rsidRPr="00BF7261">
              <w:rPr>
                <w:rFonts w:hint="eastAsia"/>
                <w:szCs w:val="24"/>
              </w:rPr>
              <w:t>端实现</w:t>
            </w:r>
            <w:proofErr w:type="gramEnd"/>
            <w:r w:rsidR="00BF7261" w:rsidRPr="00BF7261">
              <w:rPr>
                <w:rFonts w:hint="eastAsia"/>
                <w:szCs w:val="24"/>
              </w:rPr>
              <w:t>基于</w:t>
            </w:r>
            <w:r w:rsidR="00BF7261" w:rsidRPr="00BF7261">
              <w:rPr>
                <w:rFonts w:hint="eastAsia"/>
                <w:szCs w:val="24"/>
              </w:rPr>
              <w:t>GPU</w:t>
            </w:r>
            <w:r w:rsidR="00BF7261" w:rsidRPr="00BF7261">
              <w:rPr>
                <w:rFonts w:hint="eastAsia"/>
                <w:szCs w:val="24"/>
              </w:rPr>
              <w:t>的并行数据计算。为了支持交互，使用在</w:t>
            </w:r>
            <w:r w:rsidR="00BF7261" w:rsidRPr="00BF7261">
              <w:rPr>
                <w:rFonts w:hint="eastAsia"/>
                <w:szCs w:val="24"/>
              </w:rPr>
              <w:t>OLAP</w:t>
            </w:r>
            <w:r w:rsidR="0036442C">
              <w:rPr>
                <w:rFonts w:hint="eastAsia"/>
                <w:szCs w:val="24"/>
              </w:rPr>
              <w:t>领域通用的方法，建立了一个五维数据立方</w:t>
            </w:r>
            <w:r w:rsidR="00122046">
              <w:rPr>
                <w:rFonts w:hint="eastAsia"/>
                <w:szCs w:val="24"/>
              </w:rPr>
              <w:t>体</w:t>
            </w:r>
            <w:r w:rsidR="0036442C">
              <w:rPr>
                <w:rFonts w:hint="eastAsia"/>
                <w:szCs w:val="24"/>
              </w:rPr>
              <w:t>，</w:t>
            </w:r>
            <w:r w:rsidR="00B13081">
              <w:rPr>
                <w:rFonts w:hint="eastAsia"/>
                <w:szCs w:val="24"/>
              </w:rPr>
              <w:t>如图</w:t>
            </w:r>
            <w:r w:rsidR="00B13081">
              <w:rPr>
                <w:rFonts w:hint="eastAsia"/>
                <w:szCs w:val="24"/>
              </w:rPr>
              <w:t>5</w:t>
            </w:r>
            <w:r w:rsidR="0036442C">
              <w:rPr>
                <w:rFonts w:hint="eastAsia"/>
                <w:szCs w:val="24"/>
              </w:rPr>
              <w:t>所示。</w:t>
            </w:r>
          </w:p>
          <w:p w:rsidR="00B13081" w:rsidRDefault="00B13081" w:rsidP="00B13081">
            <w:pPr>
              <w:spacing w:line="360" w:lineRule="auto"/>
              <w:jc w:val="center"/>
              <w:rPr>
                <w:szCs w:val="24"/>
              </w:rPr>
            </w:pPr>
            <w:r>
              <w:rPr>
                <w:rFonts w:hint="eastAsia"/>
                <w:noProof/>
                <w:szCs w:val="24"/>
              </w:rPr>
              <w:drawing>
                <wp:inline distT="0" distB="0" distL="0" distR="0" wp14:anchorId="36C33C10" wp14:editId="7AE40FEB">
                  <wp:extent cx="4958862" cy="147166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IM截图20180106114708.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2940" cy="1481780"/>
                          </a:xfrm>
                          <a:prstGeom prst="rect">
                            <a:avLst/>
                          </a:prstGeom>
                        </pic:spPr>
                      </pic:pic>
                    </a:graphicData>
                  </a:graphic>
                </wp:inline>
              </w:drawing>
            </w:r>
          </w:p>
          <w:p w:rsidR="00E54511" w:rsidRPr="00E54511" w:rsidRDefault="00B13081" w:rsidP="00E54511">
            <w:pPr>
              <w:spacing w:line="360" w:lineRule="auto"/>
              <w:jc w:val="center"/>
              <w:rPr>
                <w:sz w:val="18"/>
                <w:szCs w:val="24"/>
              </w:rPr>
            </w:pPr>
            <w:r w:rsidRPr="00E54511">
              <w:rPr>
                <w:rFonts w:hint="eastAsia"/>
                <w:sz w:val="18"/>
                <w:szCs w:val="24"/>
              </w:rPr>
              <w:t>图</w:t>
            </w:r>
            <w:r w:rsidRPr="00E54511">
              <w:rPr>
                <w:rFonts w:hint="eastAsia"/>
                <w:sz w:val="18"/>
                <w:szCs w:val="24"/>
              </w:rPr>
              <w:t>5</w:t>
            </w:r>
            <w:r w:rsidR="001F01BD" w:rsidRPr="00E54511">
              <w:rPr>
                <w:sz w:val="18"/>
                <w:szCs w:val="24"/>
              </w:rPr>
              <w:t xml:space="preserve"> </w:t>
            </w:r>
            <w:proofErr w:type="spellStart"/>
            <w:r w:rsidRPr="00E54511">
              <w:rPr>
                <w:rFonts w:hint="eastAsia"/>
                <w:sz w:val="18"/>
                <w:szCs w:val="24"/>
              </w:rPr>
              <w:t>ImMens</w:t>
            </w:r>
            <w:proofErr w:type="spellEnd"/>
            <w:r w:rsidRPr="00E54511">
              <w:rPr>
                <w:rFonts w:hint="eastAsia"/>
                <w:sz w:val="18"/>
                <w:szCs w:val="24"/>
              </w:rPr>
              <w:t>的</w:t>
            </w:r>
            <w:r w:rsidRPr="00E54511">
              <w:rPr>
                <w:rFonts w:hint="eastAsia"/>
                <w:sz w:val="18"/>
                <w:szCs w:val="24"/>
              </w:rPr>
              <w:t>5</w:t>
            </w:r>
            <w:r w:rsidRPr="00E54511">
              <w:rPr>
                <w:rFonts w:hint="eastAsia"/>
                <w:sz w:val="18"/>
                <w:szCs w:val="24"/>
              </w:rPr>
              <w:t>维数据立方体及分解</w:t>
            </w:r>
          </w:p>
          <w:p w:rsidR="009E1EF8" w:rsidRDefault="00BF7261" w:rsidP="00F429A7">
            <w:pPr>
              <w:pStyle w:val="a7"/>
              <w:spacing w:line="360" w:lineRule="auto"/>
              <w:ind w:leftChars="28" w:left="59"/>
              <w:rPr>
                <w:szCs w:val="24"/>
              </w:rPr>
            </w:pPr>
            <w:r w:rsidRPr="00BF7261">
              <w:rPr>
                <w:rFonts w:hint="eastAsia"/>
                <w:szCs w:val="24"/>
              </w:rPr>
              <w:t>但是，像这样完整的数据立方通常过于庞大</w:t>
            </w:r>
            <w:r w:rsidR="0036442C">
              <w:rPr>
                <w:rFonts w:hint="eastAsia"/>
                <w:szCs w:val="24"/>
              </w:rPr>
              <w:t>，</w:t>
            </w:r>
            <w:r w:rsidRPr="00BF7261">
              <w:rPr>
                <w:rFonts w:hint="eastAsia"/>
                <w:szCs w:val="24"/>
              </w:rPr>
              <w:t>以至于不能完全存入缓存以及做实时</w:t>
            </w:r>
            <w:r w:rsidR="0036442C">
              <w:rPr>
                <w:rFonts w:hint="eastAsia"/>
                <w:szCs w:val="24"/>
              </w:rPr>
              <w:t>的</w:t>
            </w:r>
            <w:r w:rsidRPr="00BF7261">
              <w:rPr>
                <w:rFonts w:hint="eastAsia"/>
                <w:szCs w:val="24"/>
              </w:rPr>
              <w:t>查询。如果维度数量或者某维度上分组个数增加，那么整个数据立方</w:t>
            </w:r>
            <w:r w:rsidR="001106AE">
              <w:rPr>
                <w:rFonts w:hint="eastAsia"/>
                <w:szCs w:val="24"/>
              </w:rPr>
              <w:t>体</w:t>
            </w:r>
            <w:r w:rsidRPr="00BF7261">
              <w:rPr>
                <w:rFonts w:hint="eastAsia"/>
                <w:szCs w:val="24"/>
              </w:rPr>
              <w:t>的大小将难以控制。所以，必须将完整的数据立方</w:t>
            </w:r>
            <w:r w:rsidR="00DB486E">
              <w:rPr>
                <w:rFonts w:hint="eastAsia"/>
                <w:szCs w:val="24"/>
              </w:rPr>
              <w:t>体</w:t>
            </w:r>
            <w:r w:rsidRPr="00BF7261">
              <w:rPr>
                <w:rFonts w:hint="eastAsia"/>
                <w:szCs w:val="24"/>
              </w:rPr>
              <w:t>分解为</w:t>
            </w:r>
            <w:r w:rsidR="00096897">
              <w:rPr>
                <w:rFonts w:hint="eastAsia"/>
                <w:szCs w:val="24"/>
              </w:rPr>
              <w:t>若干</w:t>
            </w:r>
            <w:r w:rsidRPr="00BF7261">
              <w:rPr>
                <w:rFonts w:hint="eastAsia"/>
                <w:szCs w:val="24"/>
              </w:rPr>
              <w:t>子立方</w:t>
            </w:r>
            <w:r w:rsidR="00DB486E">
              <w:rPr>
                <w:rFonts w:hint="eastAsia"/>
                <w:szCs w:val="24"/>
              </w:rPr>
              <w:t>体</w:t>
            </w:r>
            <w:r w:rsidRPr="00BF7261">
              <w:rPr>
                <w:rFonts w:hint="eastAsia"/>
                <w:szCs w:val="24"/>
              </w:rPr>
              <w:t>。针对</w:t>
            </w:r>
            <w:proofErr w:type="spellStart"/>
            <w:r w:rsidR="00B13081">
              <w:rPr>
                <w:rFonts w:hint="eastAsia"/>
                <w:szCs w:val="24"/>
              </w:rPr>
              <w:t>ImMens</w:t>
            </w:r>
            <w:proofErr w:type="spellEnd"/>
            <w:r w:rsidR="00B13081">
              <w:rPr>
                <w:rFonts w:hint="eastAsia"/>
                <w:szCs w:val="24"/>
              </w:rPr>
              <w:t>的</w:t>
            </w:r>
            <w:r w:rsidRPr="00BF7261">
              <w:rPr>
                <w:rFonts w:hint="eastAsia"/>
                <w:szCs w:val="24"/>
              </w:rPr>
              <w:t>可视化系统，</w:t>
            </w:r>
            <w:r w:rsidR="00B13081">
              <w:rPr>
                <w:rFonts w:hint="eastAsia"/>
                <w:szCs w:val="24"/>
              </w:rPr>
              <w:t>文章</w:t>
            </w:r>
            <w:r w:rsidRPr="00BF7261">
              <w:rPr>
                <w:rFonts w:hint="eastAsia"/>
                <w:szCs w:val="24"/>
              </w:rPr>
              <w:t>将</w:t>
            </w:r>
            <w:r w:rsidRPr="00BF7261">
              <w:rPr>
                <w:rFonts w:hint="eastAsia"/>
                <w:szCs w:val="24"/>
              </w:rPr>
              <w:t>5</w:t>
            </w:r>
            <w:r w:rsidRPr="00BF7261">
              <w:rPr>
                <w:rFonts w:hint="eastAsia"/>
                <w:szCs w:val="24"/>
              </w:rPr>
              <w:t>维数据立方分解为</w:t>
            </w:r>
            <w:r w:rsidRPr="00BF7261">
              <w:rPr>
                <w:rFonts w:hint="eastAsia"/>
                <w:szCs w:val="24"/>
              </w:rPr>
              <w:t>4</w:t>
            </w:r>
            <w:r w:rsidRPr="00BF7261">
              <w:rPr>
                <w:rFonts w:hint="eastAsia"/>
                <w:szCs w:val="24"/>
              </w:rPr>
              <w:t>个三维子立方</w:t>
            </w:r>
            <w:r w:rsidR="00B13081">
              <w:rPr>
                <w:rFonts w:hint="eastAsia"/>
                <w:szCs w:val="24"/>
              </w:rPr>
              <w:t>：</w:t>
            </w:r>
            <w:r w:rsidRPr="00BF7261">
              <w:rPr>
                <w:rFonts w:hint="eastAsia"/>
                <w:szCs w:val="24"/>
              </w:rPr>
              <w:t>月</w:t>
            </w:r>
            <w:r w:rsidRPr="00BF7261">
              <w:rPr>
                <w:rFonts w:hint="eastAsia"/>
                <w:szCs w:val="24"/>
              </w:rPr>
              <w:t>-</w:t>
            </w:r>
            <w:r w:rsidRPr="00BF7261">
              <w:rPr>
                <w:rFonts w:hint="eastAsia"/>
                <w:szCs w:val="24"/>
              </w:rPr>
              <w:t>日</w:t>
            </w:r>
            <w:r w:rsidRPr="00BF7261">
              <w:rPr>
                <w:rFonts w:hint="eastAsia"/>
                <w:szCs w:val="24"/>
              </w:rPr>
              <w:t>-</w:t>
            </w:r>
            <w:r w:rsidRPr="00BF7261">
              <w:rPr>
                <w:rFonts w:hint="eastAsia"/>
                <w:szCs w:val="24"/>
              </w:rPr>
              <w:t>时，月</w:t>
            </w:r>
            <w:r w:rsidRPr="00BF7261">
              <w:rPr>
                <w:rFonts w:hint="eastAsia"/>
                <w:szCs w:val="24"/>
              </w:rPr>
              <w:t>-</w:t>
            </w:r>
            <w:r w:rsidRPr="00BF7261">
              <w:rPr>
                <w:rFonts w:hint="eastAsia"/>
                <w:szCs w:val="24"/>
              </w:rPr>
              <w:t>经度</w:t>
            </w:r>
            <w:r w:rsidRPr="00BF7261">
              <w:rPr>
                <w:rFonts w:hint="eastAsia"/>
                <w:szCs w:val="24"/>
              </w:rPr>
              <w:t>-</w:t>
            </w:r>
            <w:r w:rsidRPr="00BF7261">
              <w:rPr>
                <w:rFonts w:hint="eastAsia"/>
                <w:szCs w:val="24"/>
              </w:rPr>
              <w:t>纬度，日</w:t>
            </w:r>
            <w:r w:rsidRPr="00BF7261">
              <w:rPr>
                <w:rFonts w:hint="eastAsia"/>
                <w:szCs w:val="24"/>
              </w:rPr>
              <w:t>-</w:t>
            </w:r>
            <w:r w:rsidRPr="00BF7261">
              <w:rPr>
                <w:rFonts w:hint="eastAsia"/>
                <w:szCs w:val="24"/>
              </w:rPr>
              <w:t>经度</w:t>
            </w:r>
            <w:r w:rsidRPr="00BF7261">
              <w:rPr>
                <w:rFonts w:hint="eastAsia"/>
                <w:szCs w:val="24"/>
              </w:rPr>
              <w:t>-</w:t>
            </w:r>
            <w:r w:rsidRPr="00BF7261">
              <w:rPr>
                <w:rFonts w:hint="eastAsia"/>
                <w:szCs w:val="24"/>
              </w:rPr>
              <w:t>纬度，时</w:t>
            </w:r>
            <w:r w:rsidRPr="00BF7261">
              <w:rPr>
                <w:rFonts w:hint="eastAsia"/>
                <w:szCs w:val="24"/>
              </w:rPr>
              <w:t>-</w:t>
            </w:r>
            <w:r w:rsidRPr="00BF7261">
              <w:rPr>
                <w:rFonts w:hint="eastAsia"/>
                <w:szCs w:val="24"/>
              </w:rPr>
              <w:t>经度</w:t>
            </w:r>
            <w:r w:rsidRPr="00BF7261">
              <w:rPr>
                <w:rFonts w:hint="eastAsia"/>
                <w:szCs w:val="24"/>
              </w:rPr>
              <w:t>-</w:t>
            </w:r>
            <w:r w:rsidRPr="00BF7261">
              <w:rPr>
                <w:rFonts w:hint="eastAsia"/>
                <w:szCs w:val="24"/>
              </w:rPr>
              <w:t>纬度，假设每个维度上分组的数量为</w:t>
            </w:r>
            <w:r w:rsidR="0036442C">
              <w:rPr>
                <w:rFonts w:hint="eastAsia"/>
                <w:szCs w:val="24"/>
              </w:rPr>
              <w:t>b</w:t>
            </w:r>
            <w:r w:rsidR="0036442C">
              <w:rPr>
                <w:rFonts w:hint="eastAsia"/>
                <w:szCs w:val="24"/>
              </w:rPr>
              <w:t>，</w:t>
            </w:r>
            <w:r w:rsidRPr="00BF7261">
              <w:rPr>
                <w:rFonts w:hint="eastAsia"/>
                <w:szCs w:val="24"/>
              </w:rPr>
              <w:t>那么整个数据存储大小就从</w:t>
            </w:r>
            <w:r w:rsidRPr="00BF7261">
              <w:rPr>
                <w:rFonts w:hint="eastAsia"/>
                <w:szCs w:val="24"/>
              </w:rPr>
              <w:t>b</w:t>
            </w:r>
            <w:r w:rsidR="00B13081" w:rsidRPr="00B13081">
              <w:rPr>
                <w:rFonts w:hint="eastAsia"/>
                <w:szCs w:val="24"/>
                <w:vertAlign w:val="superscript"/>
              </w:rPr>
              <w:t>5</w:t>
            </w:r>
            <w:r w:rsidRPr="00BF7261">
              <w:rPr>
                <w:rFonts w:hint="eastAsia"/>
                <w:szCs w:val="24"/>
              </w:rPr>
              <w:t>变为</w:t>
            </w:r>
            <w:r w:rsidRPr="00BF7261">
              <w:rPr>
                <w:rFonts w:hint="eastAsia"/>
                <w:szCs w:val="24"/>
              </w:rPr>
              <w:t>4b</w:t>
            </w:r>
            <w:r w:rsidRPr="00B13081">
              <w:rPr>
                <w:rFonts w:hint="eastAsia"/>
                <w:szCs w:val="24"/>
                <w:vertAlign w:val="superscript"/>
              </w:rPr>
              <w:t>3</w:t>
            </w:r>
            <w:r w:rsidRPr="00BF7261">
              <w:rPr>
                <w:rFonts w:hint="eastAsia"/>
                <w:szCs w:val="24"/>
              </w:rPr>
              <w:t>，这大大降低了数据存储规模。可问题也很</w:t>
            </w:r>
            <w:r w:rsidR="00B13081">
              <w:rPr>
                <w:rFonts w:hint="eastAsia"/>
                <w:szCs w:val="24"/>
              </w:rPr>
              <w:t>突出</w:t>
            </w:r>
            <w:r w:rsidRPr="00BF7261">
              <w:rPr>
                <w:rFonts w:hint="eastAsia"/>
                <w:szCs w:val="24"/>
              </w:rPr>
              <w:t>，就是空间层级太少，很难扩展维度</w:t>
            </w:r>
            <w:r w:rsidR="00B13081">
              <w:rPr>
                <w:rFonts w:hint="eastAsia"/>
                <w:szCs w:val="24"/>
              </w:rPr>
              <w:t>。</w:t>
            </w:r>
            <w:r w:rsidRPr="00BF7261">
              <w:rPr>
                <w:rFonts w:hint="eastAsia"/>
                <w:szCs w:val="24"/>
              </w:rPr>
              <w:t>文章中也</w:t>
            </w:r>
            <w:r w:rsidR="00B13081">
              <w:rPr>
                <w:rFonts w:hint="eastAsia"/>
                <w:szCs w:val="24"/>
              </w:rPr>
              <w:t>提到</w:t>
            </w:r>
            <w:r w:rsidRPr="00BF7261">
              <w:rPr>
                <w:rFonts w:hint="eastAsia"/>
                <w:szCs w:val="24"/>
              </w:rPr>
              <w:t>，该方案难以支持超过</w:t>
            </w:r>
            <w:r w:rsidRPr="00BF7261">
              <w:rPr>
                <w:rFonts w:hint="eastAsia"/>
                <w:szCs w:val="24"/>
              </w:rPr>
              <w:t>4</w:t>
            </w:r>
            <w:r w:rsidRPr="00BF7261">
              <w:rPr>
                <w:rFonts w:hint="eastAsia"/>
                <w:szCs w:val="24"/>
              </w:rPr>
              <w:t>个维度的查询。</w:t>
            </w:r>
          </w:p>
          <w:p w:rsidR="00487811" w:rsidRDefault="007250B5" w:rsidP="00F429A7">
            <w:pPr>
              <w:pStyle w:val="a7"/>
              <w:spacing w:line="360" w:lineRule="auto"/>
              <w:ind w:leftChars="28" w:left="59"/>
              <w:rPr>
                <w:szCs w:val="24"/>
              </w:rPr>
            </w:pPr>
            <w:r>
              <w:rPr>
                <w:rFonts w:hint="eastAsia"/>
                <w:szCs w:val="24"/>
              </w:rPr>
              <w:t>综上可得出，</w:t>
            </w:r>
            <w:r w:rsidR="000851C5">
              <w:rPr>
                <w:rFonts w:hint="eastAsia"/>
                <w:szCs w:val="24"/>
              </w:rPr>
              <w:t>现有的</w:t>
            </w:r>
            <w:r w:rsidR="0036442C">
              <w:rPr>
                <w:rFonts w:hint="eastAsia"/>
                <w:szCs w:val="24"/>
              </w:rPr>
              <w:t>预处理数据的解决方案</w:t>
            </w:r>
            <w:r w:rsidR="000851C5">
              <w:rPr>
                <w:rFonts w:hint="eastAsia"/>
                <w:szCs w:val="24"/>
              </w:rPr>
              <w:t>在对大数据时空特征和高维特征的支撑和扩展上明显不足，对日益增长的海量数据扩容能力较差，可视化效果满意度不高，亟待进一步的研究和提高。</w:t>
            </w:r>
          </w:p>
          <w:p w:rsidR="00E54511" w:rsidRDefault="00E54511" w:rsidP="00E54511">
            <w:pPr>
              <w:spacing w:line="360" w:lineRule="auto"/>
              <w:rPr>
                <w:szCs w:val="24"/>
              </w:rPr>
            </w:pPr>
          </w:p>
          <w:p w:rsidR="00E54511" w:rsidRPr="00E54511" w:rsidRDefault="00E54511" w:rsidP="00E54511">
            <w:pPr>
              <w:spacing w:line="360" w:lineRule="auto"/>
              <w:rPr>
                <w:szCs w:val="24"/>
              </w:rPr>
            </w:pPr>
          </w:p>
          <w:p w:rsidR="009E1EF8" w:rsidRPr="009E1EF8" w:rsidRDefault="009E1EF8" w:rsidP="009E1EF8">
            <w:pPr>
              <w:spacing w:line="380" w:lineRule="exact"/>
              <w:rPr>
                <w:rFonts w:ascii="黑体" w:eastAsia="黑体" w:hAnsi="黑体"/>
                <w:sz w:val="24"/>
                <w:szCs w:val="24"/>
              </w:rPr>
            </w:pPr>
            <w:r w:rsidRPr="009E1EF8">
              <w:rPr>
                <w:rFonts w:ascii="黑体" w:eastAsia="黑体" w:hAnsi="黑体" w:hint="eastAsia"/>
                <w:sz w:val="24"/>
                <w:szCs w:val="24"/>
              </w:rPr>
              <w:lastRenderedPageBreak/>
              <w:t>三、本人的研究计划，包括研究目标、内容、</w:t>
            </w:r>
            <w:proofErr w:type="gramStart"/>
            <w:r w:rsidRPr="009E1EF8">
              <w:rPr>
                <w:rFonts w:ascii="黑体" w:eastAsia="黑体" w:hAnsi="黑体" w:hint="eastAsia"/>
                <w:sz w:val="24"/>
                <w:szCs w:val="24"/>
              </w:rPr>
              <w:t>拟突破</w:t>
            </w:r>
            <w:proofErr w:type="gramEnd"/>
            <w:r w:rsidRPr="009E1EF8">
              <w:rPr>
                <w:rFonts w:ascii="黑体" w:eastAsia="黑体" w:hAnsi="黑体" w:hint="eastAsia"/>
                <w:sz w:val="24"/>
                <w:szCs w:val="24"/>
              </w:rPr>
              <w:t>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研究目标</w:t>
            </w:r>
          </w:p>
          <w:p w:rsidR="00FE59C9" w:rsidRPr="00CD6087" w:rsidRDefault="00C74C1C" w:rsidP="00CD6087">
            <w:pPr>
              <w:pStyle w:val="a7"/>
              <w:spacing w:line="360" w:lineRule="auto"/>
              <w:ind w:leftChars="28" w:left="59"/>
              <w:rPr>
                <w:szCs w:val="24"/>
              </w:rPr>
            </w:pPr>
            <w:del w:id="45" w:author="kwan关雪峰" w:date="2018-01-08T11:43:00Z">
              <w:r w:rsidDel="006D480B">
                <w:rPr>
                  <w:rFonts w:hint="eastAsia"/>
                  <w:szCs w:val="24"/>
                </w:rPr>
                <w:delText>基于以上</w:delText>
              </w:r>
            </w:del>
            <w:ins w:id="46" w:author="kwan关雪峰" w:date="2018-01-08T11:43:00Z">
              <w:r w:rsidR="006D480B">
                <w:rPr>
                  <w:rFonts w:hint="eastAsia"/>
                  <w:szCs w:val="24"/>
                </w:rPr>
                <w:t>针对上述</w:t>
              </w:r>
            </w:ins>
            <w:r w:rsidR="00437CA6">
              <w:rPr>
                <w:rFonts w:hint="eastAsia"/>
                <w:szCs w:val="24"/>
              </w:rPr>
              <w:t>研究</w:t>
            </w:r>
            <w:del w:id="47" w:author="kwan关雪峰" w:date="2018-01-08T11:43:00Z">
              <w:r w:rsidR="00437CA6" w:rsidDel="00460EE1">
                <w:rPr>
                  <w:rFonts w:hint="eastAsia"/>
                  <w:szCs w:val="24"/>
                </w:rPr>
                <w:delText>的</w:delText>
              </w:r>
            </w:del>
            <w:r w:rsidR="00437CA6">
              <w:rPr>
                <w:rFonts w:hint="eastAsia"/>
                <w:szCs w:val="24"/>
              </w:rPr>
              <w:t>现状</w:t>
            </w:r>
            <w:r>
              <w:rPr>
                <w:rFonts w:hint="eastAsia"/>
                <w:szCs w:val="24"/>
              </w:rPr>
              <w:t>以及</w:t>
            </w:r>
            <w:ins w:id="48" w:author="kwan关雪峰" w:date="2018-01-08T11:43:00Z">
              <w:r w:rsidR="00460EE1">
                <w:rPr>
                  <w:rFonts w:hint="eastAsia"/>
                  <w:szCs w:val="24"/>
                </w:rPr>
                <w:t>存在的</w:t>
              </w:r>
            </w:ins>
            <w:r w:rsidR="00437CA6">
              <w:rPr>
                <w:rFonts w:hint="eastAsia"/>
                <w:szCs w:val="24"/>
              </w:rPr>
              <w:t>可视化</w:t>
            </w:r>
            <w:del w:id="49" w:author="kwan关雪峰" w:date="2018-01-08T11:43:00Z">
              <w:r w:rsidR="00437CA6" w:rsidDel="00460EE1">
                <w:rPr>
                  <w:rFonts w:hint="eastAsia"/>
                  <w:szCs w:val="24"/>
                </w:rPr>
                <w:delText>的</w:delText>
              </w:r>
            </w:del>
            <w:r w:rsidR="00437CA6">
              <w:rPr>
                <w:rFonts w:hint="eastAsia"/>
                <w:szCs w:val="24"/>
              </w:rPr>
              <w:t>问题</w:t>
            </w:r>
            <w:r>
              <w:rPr>
                <w:rFonts w:hint="eastAsia"/>
                <w:szCs w:val="24"/>
              </w:rPr>
              <w:t>，本文旨在</w:t>
            </w:r>
            <w:r w:rsidR="00FE59C9" w:rsidRPr="00FE59C9">
              <w:rPr>
                <w:rFonts w:hint="eastAsia"/>
                <w:szCs w:val="24"/>
              </w:rPr>
              <w:t>设计一套</w:t>
            </w:r>
            <w:r w:rsidR="00437CA6">
              <w:rPr>
                <w:rFonts w:hint="eastAsia"/>
                <w:szCs w:val="24"/>
              </w:rPr>
              <w:t>面向</w:t>
            </w:r>
            <w:ins w:id="50" w:author="kwan关雪峰" w:date="2018-01-08T11:44:00Z">
              <w:r w:rsidR="00460EE1">
                <w:rPr>
                  <w:rFonts w:hint="eastAsia"/>
                  <w:szCs w:val="24"/>
                </w:rPr>
                <w:t>点状</w:t>
              </w:r>
            </w:ins>
            <w:r>
              <w:rPr>
                <w:rFonts w:hint="eastAsia"/>
                <w:szCs w:val="24"/>
              </w:rPr>
              <w:t>时空大数据的</w:t>
            </w:r>
            <w:r w:rsidR="00FE59C9" w:rsidRPr="00FE59C9">
              <w:rPr>
                <w:rFonts w:hint="eastAsia"/>
                <w:szCs w:val="24"/>
              </w:rPr>
              <w:t>可视化</w:t>
            </w:r>
            <w:ins w:id="51" w:author="kwan关雪峰" w:date="2018-01-08T11:44:00Z">
              <w:r w:rsidR="00460EE1">
                <w:rPr>
                  <w:rFonts w:hint="eastAsia"/>
                  <w:szCs w:val="24"/>
                </w:rPr>
                <w:t>模型及</w:t>
              </w:r>
            </w:ins>
            <w:r w:rsidR="00FE59C9" w:rsidRPr="00FE59C9">
              <w:rPr>
                <w:rFonts w:hint="eastAsia"/>
                <w:szCs w:val="24"/>
              </w:rPr>
              <w:t>框架</w:t>
            </w:r>
            <w:r>
              <w:rPr>
                <w:rFonts w:hint="eastAsia"/>
                <w:szCs w:val="24"/>
              </w:rPr>
              <w:t>。</w:t>
            </w:r>
            <w:ins w:id="52" w:author="kwan关雪峰" w:date="2018-01-08T11:47:00Z">
              <w:r w:rsidR="00773F07" w:rsidRPr="00FE59C9">
                <w:rPr>
                  <w:rFonts w:hint="eastAsia"/>
                  <w:szCs w:val="24"/>
                </w:rPr>
                <w:t>针对大数据的时空和高维</w:t>
              </w:r>
              <w:r w:rsidR="00773F07">
                <w:rPr>
                  <w:rFonts w:hint="eastAsia"/>
                  <w:szCs w:val="24"/>
                </w:rPr>
                <w:t>特征</w:t>
              </w:r>
              <w:r w:rsidR="00773F07" w:rsidRPr="00FE59C9">
                <w:rPr>
                  <w:rFonts w:hint="eastAsia"/>
                  <w:szCs w:val="24"/>
                </w:rPr>
                <w:t>，</w:t>
              </w:r>
              <w:r w:rsidR="00773F07">
                <w:rPr>
                  <w:rFonts w:hint="eastAsia"/>
                  <w:szCs w:val="24"/>
                </w:rPr>
                <w:t>该</w:t>
              </w:r>
              <w:r w:rsidR="00773F07" w:rsidRPr="00FE59C9">
                <w:rPr>
                  <w:rFonts w:hint="eastAsia"/>
                  <w:szCs w:val="24"/>
                </w:rPr>
                <w:t>框架</w:t>
              </w:r>
              <w:r w:rsidR="00773F07">
                <w:rPr>
                  <w:rFonts w:hint="eastAsia"/>
                  <w:szCs w:val="24"/>
                </w:rPr>
                <w:t>通过多维度聚合金字塔模型</w:t>
              </w:r>
              <w:r w:rsidR="00773F07" w:rsidRPr="00FE59C9">
                <w:rPr>
                  <w:rFonts w:hint="eastAsia"/>
                  <w:szCs w:val="24"/>
                </w:rPr>
                <w:t>能够支持时</w:t>
              </w:r>
              <w:r w:rsidR="00773F07">
                <w:rPr>
                  <w:rFonts w:hint="eastAsia"/>
                  <w:szCs w:val="24"/>
                </w:rPr>
                <w:t>/</w:t>
              </w:r>
              <w:r w:rsidR="00773F07" w:rsidRPr="00FE59C9">
                <w:rPr>
                  <w:rFonts w:hint="eastAsia"/>
                  <w:szCs w:val="24"/>
                </w:rPr>
                <w:t>空</w:t>
              </w:r>
              <w:r w:rsidR="00773F07">
                <w:rPr>
                  <w:rFonts w:hint="eastAsia"/>
                  <w:szCs w:val="24"/>
                </w:rPr>
                <w:t>/</w:t>
              </w:r>
              <w:r w:rsidR="00773F07">
                <w:rPr>
                  <w:rFonts w:hint="eastAsia"/>
                  <w:szCs w:val="24"/>
                </w:rPr>
                <w:t>属性</w:t>
              </w:r>
              <w:r w:rsidR="00773F07" w:rsidRPr="00FE59C9">
                <w:rPr>
                  <w:rFonts w:hint="eastAsia"/>
                  <w:szCs w:val="24"/>
                </w:rPr>
                <w:t>多维</w:t>
              </w:r>
              <w:r w:rsidR="00773F07">
                <w:rPr>
                  <w:rFonts w:hint="eastAsia"/>
                  <w:szCs w:val="24"/>
                </w:rPr>
                <w:t>聚合可视化</w:t>
              </w:r>
              <w:r w:rsidR="00773F07" w:rsidRPr="00FE59C9">
                <w:rPr>
                  <w:rFonts w:hint="eastAsia"/>
                  <w:szCs w:val="24"/>
                </w:rPr>
                <w:t>；</w:t>
              </w:r>
            </w:ins>
            <w:r w:rsidR="00B641FC">
              <w:rPr>
                <w:rFonts w:hint="eastAsia"/>
                <w:szCs w:val="24"/>
              </w:rPr>
              <w:t>面对</w:t>
            </w:r>
            <w:del w:id="53" w:author="kwan关雪峰" w:date="2018-01-08T11:47:00Z">
              <w:r w:rsidR="00B641FC" w:rsidDel="00D27178">
                <w:rPr>
                  <w:rFonts w:hint="eastAsia"/>
                  <w:szCs w:val="24"/>
                </w:rPr>
                <w:delText>呈</w:delText>
              </w:r>
            </w:del>
            <w:r w:rsidR="00B641FC">
              <w:rPr>
                <w:rFonts w:hint="eastAsia"/>
                <w:szCs w:val="24"/>
              </w:rPr>
              <w:t>指数上升的</w:t>
            </w:r>
            <w:r w:rsidR="00437CA6">
              <w:rPr>
                <w:rFonts w:hint="eastAsia"/>
                <w:szCs w:val="24"/>
              </w:rPr>
              <w:t>海量</w:t>
            </w:r>
            <w:r w:rsidR="00FE59C9" w:rsidRPr="00FE59C9">
              <w:rPr>
                <w:rFonts w:hint="eastAsia"/>
                <w:szCs w:val="24"/>
              </w:rPr>
              <w:t>数据</w:t>
            </w:r>
            <w:ins w:id="54" w:author="kwan关雪峰" w:date="2018-01-08T11:47:00Z">
              <w:r w:rsidR="00773F07">
                <w:rPr>
                  <w:rFonts w:hint="eastAsia"/>
                  <w:szCs w:val="24"/>
                </w:rPr>
                <w:t>规模</w:t>
              </w:r>
            </w:ins>
            <w:r w:rsidR="00FE59C9" w:rsidRPr="00FE59C9">
              <w:rPr>
                <w:rFonts w:hint="eastAsia"/>
                <w:szCs w:val="24"/>
              </w:rPr>
              <w:t>，</w:t>
            </w:r>
            <w:r w:rsidR="00B641FC">
              <w:rPr>
                <w:rFonts w:hint="eastAsia"/>
                <w:szCs w:val="24"/>
              </w:rPr>
              <w:t>该框架</w:t>
            </w:r>
            <w:r w:rsidR="00FE59C9" w:rsidRPr="00FE59C9">
              <w:rPr>
                <w:rFonts w:hint="eastAsia"/>
                <w:szCs w:val="24"/>
              </w:rPr>
              <w:t>能够</w:t>
            </w:r>
            <w:r w:rsidR="00B641FC">
              <w:rPr>
                <w:rFonts w:hint="eastAsia"/>
                <w:szCs w:val="24"/>
              </w:rPr>
              <w:t>支持</w:t>
            </w:r>
            <w:ins w:id="55" w:author="kwan关雪峰" w:date="2018-01-08T11:44:00Z">
              <w:r w:rsidR="00773F07">
                <w:rPr>
                  <w:rFonts w:hint="eastAsia"/>
                  <w:szCs w:val="24"/>
                </w:rPr>
                <w:t>扩展性良好的</w:t>
              </w:r>
            </w:ins>
            <w:r w:rsidR="00FE59C9" w:rsidRPr="00FE59C9">
              <w:rPr>
                <w:rFonts w:hint="eastAsia"/>
                <w:szCs w:val="24"/>
              </w:rPr>
              <w:t>分布式</w:t>
            </w:r>
            <w:del w:id="56" w:author="kwan关雪峰" w:date="2018-01-08T11:44:00Z">
              <w:r w:rsidR="00FE59C9" w:rsidRPr="00FE59C9" w:rsidDel="00773F07">
                <w:rPr>
                  <w:rFonts w:hint="eastAsia"/>
                  <w:szCs w:val="24"/>
                </w:rPr>
                <w:delText>的</w:delText>
              </w:r>
            </w:del>
            <w:r w:rsidR="00FE59C9" w:rsidRPr="00FE59C9">
              <w:rPr>
                <w:rFonts w:hint="eastAsia"/>
                <w:szCs w:val="24"/>
              </w:rPr>
              <w:t>存储；</w:t>
            </w:r>
            <w:del w:id="57" w:author="kwan关雪峰" w:date="2018-01-08T11:47:00Z">
              <w:r w:rsidR="00FE59C9" w:rsidRPr="00FE59C9" w:rsidDel="00773F07">
                <w:rPr>
                  <w:rFonts w:hint="eastAsia"/>
                  <w:szCs w:val="24"/>
                </w:rPr>
                <w:delText>针对大数据的时空和高维</w:delText>
              </w:r>
              <w:r w:rsidR="00CD6087" w:rsidDel="00773F07">
                <w:rPr>
                  <w:rFonts w:hint="eastAsia"/>
                  <w:szCs w:val="24"/>
                </w:rPr>
                <w:delText>特征</w:delText>
              </w:r>
              <w:r w:rsidR="00FE59C9" w:rsidRPr="00FE59C9" w:rsidDel="00773F07">
                <w:rPr>
                  <w:rFonts w:hint="eastAsia"/>
                  <w:szCs w:val="24"/>
                </w:rPr>
                <w:delText>，</w:delText>
              </w:r>
              <w:r w:rsidR="00B641FC" w:rsidDel="00773F07">
                <w:rPr>
                  <w:rFonts w:hint="eastAsia"/>
                  <w:szCs w:val="24"/>
                </w:rPr>
                <w:delText>该</w:delText>
              </w:r>
              <w:r w:rsidR="00FE59C9" w:rsidRPr="00FE59C9" w:rsidDel="00773F07">
                <w:rPr>
                  <w:rFonts w:hint="eastAsia"/>
                  <w:szCs w:val="24"/>
                </w:rPr>
                <w:delText>框架能够支持时空</w:delText>
              </w:r>
            </w:del>
            <w:del w:id="58" w:author="kwan关雪峰" w:date="2018-01-08T11:45:00Z">
              <w:r w:rsidR="00FE59C9" w:rsidRPr="00FE59C9" w:rsidDel="00773F07">
                <w:rPr>
                  <w:rFonts w:hint="eastAsia"/>
                  <w:szCs w:val="24"/>
                </w:rPr>
                <w:delText>查询和</w:delText>
              </w:r>
            </w:del>
            <w:del w:id="59" w:author="kwan关雪峰" w:date="2018-01-08T11:47:00Z">
              <w:r w:rsidR="00FE59C9" w:rsidRPr="00FE59C9" w:rsidDel="00773F07">
                <w:rPr>
                  <w:rFonts w:hint="eastAsia"/>
                  <w:szCs w:val="24"/>
                </w:rPr>
                <w:delText>多维</w:delText>
              </w:r>
            </w:del>
            <w:del w:id="60" w:author="kwan关雪峰" w:date="2018-01-08T11:45:00Z">
              <w:r w:rsidR="00FE59C9" w:rsidRPr="00FE59C9" w:rsidDel="00773F07">
                <w:rPr>
                  <w:rFonts w:hint="eastAsia"/>
                  <w:szCs w:val="24"/>
                </w:rPr>
                <w:delText>查询</w:delText>
              </w:r>
            </w:del>
            <w:del w:id="61" w:author="kwan关雪峰" w:date="2018-01-08T11:47:00Z">
              <w:r w:rsidR="00FE59C9" w:rsidRPr="00FE59C9" w:rsidDel="00773F07">
                <w:rPr>
                  <w:rFonts w:hint="eastAsia"/>
                  <w:szCs w:val="24"/>
                </w:rPr>
                <w:delText>；</w:delText>
              </w:r>
            </w:del>
            <w:r w:rsidR="00B641FC">
              <w:rPr>
                <w:rFonts w:hint="eastAsia"/>
                <w:szCs w:val="24"/>
              </w:rPr>
              <w:t>面对</w:t>
            </w:r>
            <w:del w:id="62" w:author="kwan关雪峰" w:date="2018-01-08T11:45:00Z">
              <w:r w:rsidR="00B641FC" w:rsidDel="00773F07">
                <w:rPr>
                  <w:rFonts w:hint="eastAsia"/>
                  <w:szCs w:val="24"/>
                </w:rPr>
                <w:delText>粗糙的</w:delText>
              </w:r>
            </w:del>
            <w:ins w:id="63" w:author="kwan关雪峰" w:date="2018-01-08T11:48:00Z">
              <w:r w:rsidR="00D27178">
                <w:rPr>
                  <w:rFonts w:hint="eastAsia"/>
                  <w:szCs w:val="24"/>
                </w:rPr>
                <w:t>各来源</w:t>
              </w:r>
            </w:ins>
            <w:r w:rsidR="00B641FC">
              <w:rPr>
                <w:rFonts w:hint="eastAsia"/>
                <w:szCs w:val="24"/>
              </w:rPr>
              <w:t>原始数据，</w:t>
            </w:r>
            <w:ins w:id="64" w:author="kwan关雪峰" w:date="2018-01-08T11:45:00Z">
              <w:r w:rsidR="00773F07">
                <w:rPr>
                  <w:rFonts w:hint="eastAsia"/>
                  <w:szCs w:val="24"/>
                </w:rPr>
                <w:t>框架同时提供预处理</w:t>
              </w:r>
            </w:ins>
            <w:ins w:id="65" w:author="kwan关雪峰" w:date="2018-01-08T11:46:00Z">
              <w:r w:rsidR="00773F07">
                <w:rPr>
                  <w:rFonts w:hint="eastAsia"/>
                  <w:szCs w:val="24"/>
                </w:rPr>
                <w:t>工具</w:t>
              </w:r>
            </w:ins>
            <w:r w:rsidR="00FE59C9" w:rsidRPr="00FE59C9">
              <w:rPr>
                <w:rFonts w:hint="eastAsia"/>
                <w:szCs w:val="24"/>
              </w:rPr>
              <w:t>能够高效</w:t>
            </w:r>
            <w:r w:rsidR="00B641FC">
              <w:rPr>
                <w:rFonts w:hint="eastAsia"/>
                <w:szCs w:val="24"/>
              </w:rPr>
              <w:t>地</w:t>
            </w:r>
            <w:r w:rsidR="00FE59C9" w:rsidRPr="00FE59C9">
              <w:rPr>
                <w:rFonts w:hint="eastAsia"/>
                <w:szCs w:val="24"/>
              </w:rPr>
              <w:t>生成</w:t>
            </w:r>
            <w:r w:rsidR="00CD6087">
              <w:rPr>
                <w:rFonts w:hint="eastAsia"/>
                <w:szCs w:val="24"/>
              </w:rPr>
              <w:t>符合组织模型的</w:t>
            </w:r>
            <w:del w:id="66" w:author="kwan关雪峰" w:date="2018-01-08T11:46:00Z">
              <w:r w:rsidR="00FE59C9" w:rsidRPr="00FE59C9" w:rsidDel="00773F07">
                <w:rPr>
                  <w:rFonts w:hint="eastAsia"/>
                  <w:szCs w:val="24"/>
                </w:rPr>
                <w:delText>预处理</w:delText>
              </w:r>
            </w:del>
            <w:ins w:id="67" w:author="kwan关雪峰" w:date="2018-01-08T11:46:00Z">
              <w:r w:rsidR="00773F07">
                <w:rPr>
                  <w:rFonts w:hint="eastAsia"/>
                  <w:szCs w:val="24"/>
                </w:rPr>
                <w:t>中间预处理结构</w:t>
              </w:r>
            </w:ins>
            <w:del w:id="68" w:author="kwan关雪峰" w:date="2018-01-08T11:46:00Z">
              <w:r w:rsidR="00FE59C9" w:rsidRPr="00FE59C9" w:rsidDel="00773F07">
                <w:rPr>
                  <w:rFonts w:hint="eastAsia"/>
                  <w:szCs w:val="24"/>
                </w:rPr>
                <w:delText>数据</w:delText>
              </w:r>
            </w:del>
            <w:r w:rsidR="00FE59C9" w:rsidRPr="00FE59C9">
              <w:rPr>
                <w:rFonts w:hint="eastAsia"/>
                <w:szCs w:val="24"/>
              </w:rPr>
              <w:t>；最后</w:t>
            </w:r>
            <w:ins w:id="69" w:author="kwan关雪峰" w:date="2018-01-08T11:46:00Z">
              <w:r w:rsidR="00773F07">
                <w:rPr>
                  <w:rFonts w:hint="eastAsia"/>
                  <w:szCs w:val="24"/>
                </w:rPr>
                <w:t>通过多维联动可视化前端，提供高效、直观的</w:t>
              </w:r>
            </w:ins>
            <w:r w:rsidR="00FE59C9" w:rsidRPr="00FE59C9">
              <w:rPr>
                <w:rFonts w:hint="eastAsia"/>
                <w:szCs w:val="24"/>
              </w:rPr>
              <w:t>交互</w:t>
            </w:r>
            <w:del w:id="70" w:author="kwan关雪峰" w:date="2018-01-08T11:46:00Z">
              <w:r w:rsidR="00FE59C9" w:rsidRPr="00FE59C9" w:rsidDel="00773F07">
                <w:rPr>
                  <w:rFonts w:hint="eastAsia"/>
                  <w:szCs w:val="24"/>
                </w:rPr>
                <w:delText>性</w:delText>
              </w:r>
              <w:r w:rsidR="00437CA6" w:rsidDel="00773F07">
                <w:rPr>
                  <w:rFonts w:hint="eastAsia"/>
                  <w:szCs w:val="24"/>
                </w:rPr>
                <w:delText>和</w:delText>
              </w:r>
            </w:del>
            <w:ins w:id="71" w:author="kwan关雪峰" w:date="2018-01-08T11:47:00Z">
              <w:r w:rsidR="00773F07">
                <w:rPr>
                  <w:rFonts w:hint="eastAsia"/>
                  <w:szCs w:val="24"/>
                </w:rPr>
                <w:t>式</w:t>
              </w:r>
            </w:ins>
            <w:r w:rsidR="00437CA6">
              <w:rPr>
                <w:rFonts w:hint="eastAsia"/>
                <w:szCs w:val="24"/>
              </w:rPr>
              <w:t>可视化</w:t>
            </w:r>
            <w:del w:id="72" w:author="kwan关雪峰" w:date="2018-01-08T11:47:00Z">
              <w:r w:rsidR="00437CA6" w:rsidDel="00773F07">
                <w:rPr>
                  <w:rFonts w:hint="eastAsia"/>
                  <w:szCs w:val="24"/>
                </w:rPr>
                <w:delText>效果</w:delText>
              </w:r>
              <w:r w:rsidR="00FE59C9" w:rsidRPr="00FE59C9" w:rsidDel="00773F07">
                <w:rPr>
                  <w:rFonts w:hint="eastAsia"/>
                  <w:szCs w:val="24"/>
                </w:rPr>
                <w:delText>要良好</w:delText>
              </w:r>
            </w:del>
            <w:ins w:id="73" w:author="kwan关雪峰" w:date="2018-01-08T11:47:00Z">
              <w:r w:rsidR="00773F07">
                <w:rPr>
                  <w:rFonts w:hint="eastAsia"/>
                  <w:szCs w:val="24"/>
                </w:rPr>
                <w:t>能力</w:t>
              </w:r>
            </w:ins>
            <w:r w:rsidR="00FE59C9" w:rsidRPr="00FE59C9">
              <w:rPr>
                <w:rFonts w:hint="eastAsia"/>
                <w:szCs w:val="24"/>
              </w:rPr>
              <w:t>。</w:t>
            </w:r>
            <w:r w:rsidR="00B641FC" w:rsidRPr="00CD6087">
              <w:rPr>
                <w:rFonts w:hint="eastAsia"/>
                <w:szCs w:val="24"/>
              </w:rPr>
              <w:t>具体的可视化</w:t>
            </w:r>
            <w:r w:rsidR="00FE59C9" w:rsidRPr="00CD6087">
              <w:rPr>
                <w:rFonts w:hint="eastAsia"/>
                <w:szCs w:val="24"/>
              </w:rPr>
              <w:t>系统</w:t>
            </w:r>
            <w:ins w:id="74" w:author="kwan关雪峰" w:date="2018-01-08T11:47:00Z">
              <w:r w:rsidR="00773F07">
                <w:rPr>
                  <w:rFonts w:hint="eastAsia"/>
                  <w:szCs w:val="24"/>
                </w:rPr>
                <w:t>总体</w:t>
              </w:r>
            </w:ins>
            <w:r w:rsidR="00FE59C9" w:rsidRPr="00CD6087">
              <w:rPr>
                <w:rFonts w:hint="eastAsia"/>
                <w:szCs w:val="24"/>
              </w:rPr>
              <w:t>框架，如</w:t>
            </w:r>
            <w:r w:rsidR="00B641FC" w:rsidRPr="00CD6087">
              <w:rPr>
                <w:rFonts w:hint="eastAsia"/>
                <w:szCs w:val="24"/>
              </w:rPr>
              <w:t>图</w:t>
            </w:r>
            <w:r w:rsidR="00492D60" w:rsidRPr="00CD6087">
              <w:rPr>
                <w:rFonts w:hint="eastAsia"/>
                <w:szCs w:val="24"/>
              </w:rPr>
              <w:t>6</w:t>
            </w:r>
            <w:r w:rsidR="00B641FC" w:rsidRPr="00CD6087">
              <w:rPr>
                <w:rFonts w:hint="eastAsia"/>
                <w:szCs w:val="24"/>
              </w:rPr>
              <w:t>所示：</w:t>
            </w:r>
          </w:p>
          <w:p w:rsidR="00B641FC" w:rsidRPr="00B641FC" w:rsidRDefault="00B641FC" w:rsidP="00B641FC">
            <w:pPr>
              <w:spacing w:line="360" w:lineRule="auto"/>
              <w:jc w:val="center"/>
              <w:rPr>
                <w:szCs w:val="24"/>
              </w:rPr>
            </w:pPr>
            <w:r>
              <w:rPr>
                <w:rFonts w:hint="eastAsia"/>
                <w:noProof/>
                <w:szCs w:val="24"/>
              </w:rPr>
              <w:drawing>
                <wp:inline distT="0" distB="0" distL="0" distR="0" wp14:anchorId="1A43AFF9" wp14:editId="31C291D7">
                  <wp:extent cx="3897177" cy="3358662"/>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IM截图20180105152509.jpg"/>
                          <pic:cNvPicPr/>
                        </pic:nvPicPr>
                        <pic:blipFill>
                          <a:blip r:embed="rId18">
                            <a:extLst>
                              <a:ext uri="{28A0092B-C50C-407E-A947-70E740481C1C}">
                                <a14:useLocalDpi xmlns:a14="http://schemas.microsoft.com/office/drawing/2010/main" val="0"/>
                              </a:ext>
                            </a:extLst>
                          </a:blip>
                          <a:stretch>
                            <a:fillRect/>
                          </a:stretch>
                        </pic:blipFill>
                        <pic:spPr>
                          <a:xfrm>
                            <a:off x="0" y="0"/>
                            <a:ext cx="3923250" cy="3381132"/>
                          </a:xfrm>
                          <a:prstGeom prst="rect">
                            <a:avLst/>
                          </a:prstGeom>
                        </pic:spPr>
                      </pic:pic>
                    </a:graphicData>
                  </a:graphic>
                </wp:inline>
              </w:drawing>
            </w:r>
          </w:p>
          <w:p w:rsidR="00B641FC" w:rsidRPr="00E54511" w:rsidRDefault="00B641FC" w:rsidP="00B641FC">
            <w:pPr>
              <w:pStyle w:val="a7"/>
              <w:spacing w:line="360" w:lineRule="auto"/>
              <w:ind w:firstLineChars="0" w:firstLine="0"/>
              <w:jc w:val="center"/>
              <w:rPr>
                <w:sz w:val="18"/>
                <w:szCs w:val="24"/>
              </w:rPr>
            </w:pPr>
            <w:r w:rsidRPr="00E54511">
              <w:rPr>
                <w:rFonts w:hint="eastAsia"/>
                <w:sz w:val="18"/>
                <w:szCs w:val="24"/>
              </w:rPr>
              <w:t>图</w:t>
            </w:r>
            <w:r w:rsidR="00492D60" w:rsidRPr="00E54511">
              <w:rPr>
                <w:rFonts w:hint="eastAsia"/>
                <w:sz w:val="18"/>
                <w:szCs w:val="24"/>
              </w:rPr>
              <w:t>6</w:t>
            </w:r>
            <w:r w:rsidRPr="00E54511">
              <w:rPr>
                <w:sz w:val="18"/>
                <w:szCs w:val="24"/>
              </w:rPr>
              <w:t xml:space="preserve"> </w:t>
            </w:r>
            <w:r w:rsidRPr="00E54511">
              <w:rPr>
                <w:rFonts w:hint="eastAsia"/>
                <w:sz w:val="18"/>
                <w:szCs w:val="24"/>
              </w:rPr>
              <w:t>可视化系统框架</w:t>
            </w:r>
          </w:p>
          <w:p w:rsidR="009E1EF8" w:rsidRPr="00FE59C9" w:rsidRDefault="00FE59C9" w:rsidP="00A363A0">
            <w:pPr>
              <w:pStyle w:val="a7"/>
              <w:spacing w:line="360" w:lineRule="auto"/>
              <w:ind w:leftChars="28" w:left="59" w:firstLineChars="0" w:firstLine="0"/>
              <w:rPr>
                <w:szCs w:val="24"/>
              </w:rPr>
            </w:pPr>
            <w:r w:rsidRPr="00FE59C9">
              <w:rPr>
                <w:rFonts w:hint="eastAsia"/>
                <w:szCs w:val="24"/>
              </w:rPr>
              <w:t>框架共分</w:t>
            </w:r>
            <w:r w:rsidRPr="00FE59C9">
              <w:rPr>
                <w:rFonts w:hint="eastAsia"/>
                <w:szCs w:val="24"/>
              </w:rPr>
              <w:t>3</w:t>
            </w:r>
            <w:r w:rsidRPr="00FE59C9">
              <w:rPr>
                <w:rFonts w:hint="eastAsia"/>
                <w:szCs w:val="24"/>
              </w:rPr>
              <w:t>层</w:t>
            </w:r>
            <w:r w:rsidR="00D9011E">
              <w:rPr>
                <w:rFonts w:hint="eastAsia"/>
                <w:szCs w:val="24"/>
              </w:rPr>
              <w:t>（数据层、逻辑层及表达层）。</w:t>
            </w:r>
            <w:r w:rsidRPr="00FE59C9">
              <w:rPr>
                <w:rFonts w:hint="eastAsia"/>
                <w:szCs w:val="24"/>
              </w:rPr>
              <w:t>数据层</w:t>
            </w:r>
            <w:r w:rsidR="00D9011E">
              <w:rPr>
                <w:rFonts w:hint="eastAsia"/>
                <w:szCs w:val="24"/>
              </w:rPr>
              <w:t>由</w:t>
            </w:r>
            <w:r w:rsidRPr="00FE59C9">
              <w:rPr>
                <w:rFonts w:hint="eastAsia"/>
                <w:szCs w:val="24"/>
              </w:rPr>
              <w:t>3</w:t>
            </w:r>
            <w:r w:rsidRPr="00FE59C9">
              <w:rPr>
                <w:rFonts w:hint="eastAsia"/>
                <w:szCs w:val="24"/>
              </w:rPr>
              <w:t>部分组成</w:t>
            </w:r>
            <w:r w:rsidR="00A61A86">
              <w:rPr>
                <w:rFonts w:hint="eastAsia"/>
                <w:szCs w:val="24"/>
              </w:rPr>
              <w:t>：</w:t>
            </w:r>
            <w:r w:rsidRPr="00FE59C9">
              <w:rPr>
                <w:rFonts w:hint="eastAsia"/>
                <w:szCs w:val="24"/>
              </w:rPr>
              <w:t>一个是</w:t>
            </w:r>
            <w:r w:rsidR="00A61A86">
              <w:rPr>
                <w:rFonts w:hint="eastAsia"/>
                <w:szCs w:val="24"/>
              </w:rPr>
              <w:t>负责</w:t>
            </w:r>
            <w:r w:rsidR="00A61A86" w:rsidRPr="00FE59C9">
              <w:rPr>
                <w:rFonts w:hint="eastAsia"/>
                <w:szCs w:val="24"/>
              </w:rPr>
              <w:t>组织可视化数据</w:t>
            </w:r>
            <w:r w:rsidR="00A61A86">
              <w:rPr>
                <w:rFonts w:hint="eastAsia"/>
                <w:szCs w:val="24"/>
              </w:rPr>
              <w:t>的</w:t>
            </w:r>
            <w:r w:rsidRPr="00FE59C9">
              <w:rPr>
                <w:rFonts w:hint="eastAsia"/>
                <w:szCs w:val="24"/>
              </w:rPr>
              <w:t>组织模型</w:t>
            </w:r>
            <w:r w:rsidR="00A61A86">
              <w:rPr>
                <w:rFonts w:hint="eastAsia"/>
                <w:szCs w:val="24"/>
              </w:rPr>
              <w:t>；一个</w:t>
            </w:r>
            <w:r w:rsidRPr="00FE59C9">
              <w:rPr>
                <w:rFonts w:hint="eastAsia"/>
                <w:szCs w:val="24"/>
              </w:rPr>
              <w:t>是模型到数据库的存储映射</w:t>
            </w:r>
            <w:r w:rsidR="00A61A86">
              <w:rPr>
                <w:rFonts w:hint="eastAsia"/>
                <w:szCs w:val="24"/>
              </w:rPr>
              <w:t>（利用</w:t>
            </w:r>
            <w:r w:rsidR="00480BD7">
              <w:rPr>
                <w:rFonts w:hint="eastAsia"/>
                <w:szCs w:val="24"/>
              </w:rPr>
              <w:t>HBase</w:t>
            </w:r>
            <w:r w:rsidR="00A61A86">
              <w:rPr>
                <w:rFonts w:hint="eastAsia"/>
                <w:szCs w:val="24"/>
              </w:rPr>
              <w:t>做数据存储）</w:t>
            </w:r>
            <w:r w:rsidRPr="00FE59C9">
              <w:rPr>
                <w:rFonts w:hint="eastAsia"/>
                <w:szCs w:val="24"/>
              </w:rPr>
              <w:t>；</w:t>
            </w:r>
            <w:r w:rsidR="00A61A86">
              <w:rPr>
                <w:rFonts w:hint="eastAsia"/>
                <w:szCs w:val="24"/>
              </w:rPr>
              <w:t>最后是</w:t>
            </w:r>
            <w:r w:rsidR="004958B8" w:rsidRPr="00FE59C9">
              <w:rPr>
                <w:rFonts w:hint="eastAsia"/>
                <w:szCs w:val="24"/>
              </w:rPr>
              <w:t>预处理</w:t>
            </w:r>
            <w:r w:rsidRPr="00FE59C9">
              <w:rPr>
                <w:rFonts w:hint="eastAsia"/>
                <w:szCs w:val="24"/>
              </w:rPr>
              <w:t>工具，用</w:t>
            </w:r>
            <w:r w:rsidR="00A61A86">
              <w:rPr>
                <w:rFonts w:hint="eastAsia"/>
                <w:szCs w:val="24"/>
              </w:rPr>
              <w:t>S</w:t>
            </w:r>
            <w:r w:rsidRPr="00FE59C9">
              <w:rPr>
                <w:rFonts w:hint="eastAsia"/>
                <w:szCs w:val="24"/>
              </w:rPr>
              <w:t>park</w:t>
            </w:r>
            <w:r w:rsidRPr="00FE59C9">
              <w:rPr>
                <w:rFonts w:hint="eastAsia"/>
                <w:szCs w:val="24"/>
              </w:rPr>
              <w:t>来生成符合组织模型的结构</w:t>
            </w:r>
            <w:r w:rsidR="005D2D15">
              <w:rPr>
                <w:rFonts w:hint="eastAsia"/>
                <w:szCs w:val="24"/>
              </w:rPr>
              <w:t>化</w:t>
            </w:r>
            <w:r w:rsidRPr="00FE59C9">
              <w:rPr>
                <w:rFonts w:hint="eastAsia"/>
                <w:szCs w:val="24"/>
              </w:rPr>
              <w:t>数据。</w:t>
            </w:r>
            <w:r w:rsidR="00A61A86">
              <w:rPr>
                <w:rFonts w:hint="eastAsia"/>
                <w:szCs w:val="24"/>
              </w:rPr>
              <w:t>在数据层之上是</w:t>
            </w:r>
            <w:r w:rsidRPr="00FE59C9">
              <w:rPr>
                <w:rFonts w:hint="eastAsia"/>
                <w:szCs w:val="24"/>
              </w:rPr>
              <w:t>逻辑层</w:t>
            </w:r>
            <w:r w:rsidR="00A61A86">
              <w:rPr>
                <w:rFonts w:hint="eastAsia"/>
                <w:szCs w:val="24"/>
              </w:rPr>
              <w:t>，</w:t>
            </w:r>
            <w:r w:rsidRPr="00FE59C9">
              <w:rPr>
                <w:rFonts w:hint="eastAsia"/>
                <w:szCs w:val="24"/>
              </w:rPr>
              <w:t>设计</w:t>
            </w:r>
            <w:r w:rsidR="00A61A86">
              <w:rPr>
                <w:rFonts w:hint="eastAsia"/>
                <w:szCs w:val="24"/>
              </w:rPr>
              <w:t>了</w:t>
            </w:r>
            <w:r w:rsidR="005D2D15">
              <w:rPr>
                <w:rFonts w:hint="eastAsia"/>
                <w:szCs w:val="24"/>
              </w:rPr>
              <w:t>一个数据访问接口，根据查询需求</w:t>
            </w:r>
            <w:proofErr w:type="gramStart"/>
            <w:r w:rsidRPr="00FE59C9">
              <w:rPr>
                <w:rFonts w:hint="eastAsia"/>
                <w:szCs w:val="24"/>
              </w:rPr>
              <w:t>抽取热</w:t>
            </w:r>
            <w:r w:rsidR="00F653E5">
              <w:rPr>
                <w:rFonts w:hint="eastAsia"/>
                <w:szCs w:val="24"/>
              </w:rPr>
              <w:t>图数据</w:t>
            </w:r>
            <w:proofErr w:type="gramEnd"/>
            <w:r w:rsidR="00F653E5">
              <w:rPr>
                <w:rFonts w:hint="eastAsia"/>
                <w:szCs w:val="24"/>
              </w:rPr>
              <w:t>、时序数据和属性数据，最后进行前端的渲染表达，并实现这三者</w:t>
            </w:r>
            <w:r w:rsidRPr="00FE59C9">
              <w:rPr>
                <w:rFonts w:hint="eastAsia"/>
                <w:szCs w:val="24"/>
              </w:rPr>
              <w:t>的联动。</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A363A0" w:rsidRDefault="00417DE3" w:rsidP="00417DE3">
            <w:pPr>
              <w:pStyle w:val="a7"/>
              <w:spacing w:line="360" w:lineRule="auto"/>
              <w:ind w:leftChars="28" w:left="59"/>
              <w:rPr>
                <w:szCs w:val="24"/>
              </w:rPr>
            </w:pPr>
            <w:del w:id="75" w:author="kwan关雪峰" w:date="2018-01-08T11:48:00Z">
              <w:r w:rsidRPr="00417DE3" w:rsidDel="00D27178">
                <w:rPr>
                  <w:rFonts w:hint="eastAsia"/>
                  <w:szCs w:val="24"/>
                </w:rPr>
                <w:delText>基于以上对研究背景和国内外研究现状的分析，</w:delText>
              </w:r>
            </w:del>
            <w:r w:rsidRPr="00417DE3">
              <w:rPr>
                <w:rFonts w:hint="eastAsia"/>
                <w:szCs w:val="24"/>
              </w:rPr>
              <w:t>结合本文的研究目标，本文的研究内容主要包括：</w:t>
            </w:r>
          </w:p>
          <w:p w:rsidR="00417DE3" w:rsidRDefault="004658AA" w:rsidP="004658AA">
            <w:pPr>
              <w:pStyle w:val="a7"/>
              <w:numPr>
                <w:ilvl w:val="0"/>
                <w:numId w:val="4"/>
              </w:numPr>
              <w:spacing w:line="360" w:lineRule="auto"/>
              <w:ind w:firstLineChars="0"/>
              <w:rPr>
                <w:b/>
                <w:szCs w:val="24"/>
              </w:rPr>
            </w:pPr>
            <w:r w:rsidRPr="004658AA">
              <w:rPr>
                <w:rFonts w:hint="eastAsia"/>
                <w:b/>
                <w:szCs w:val="24"/>
              </w:rPr>
              <w:lastRenderedPageBreak/>
              <w:t>多维度聚合金字塔数据组织模型</w:t>
            </w:r>
          </w:p>
          <w:p w:rsidR="00C234D7" w:rsidRDefault="005101EC" w:rsidP="001B120D">
            <w:pPr>
              <w:spacing w:line="360" w:lineRule="auto"/>
              <w:ind w:leftChars="28" w:left="59" w:firstLineChars="200" w:firstLine="420"/>
              <w:rPr>
                <w:szCs w:val="24"/>
              </w:rPr>
            </w:pPr>
            <w:r w:rsidRPr="005101EC">
              <w:rPr>
                <w:rFonts w:hint="eastAsia"/>
                <w:szCs w:val="24"/>
              </w:rPr>
              <w:t>瓦片金字塔模型</w:t>
            </w:r>
            <w:r w:rsidR="00C234D7">
              <w:rPr>
                <w:rFonts w:hint="eastAsia"/>
                <w:szCs w:val="24"/>
              </w:rPr>
              <w:t>的一个</w:t>
            </w:r>
            <w:r w:rsidRPr="005101EC">
              <w:rPr>
                <w:rFonts w:hint="eastAsia"/>
                <w:szCs w:val="24"/>
              </w:rPr>
              <w:t>重要特点就是</w:t>
            </w:r>
            <w:ins w:id="76" w:author="kwan关雪峰" w:date="2018-01-08T11:48:00Z">
              <w:r w:rsidR="00D27178">
                <w:rPr>
                  <w:rFonts w:hint="eastAsia"/>
                  <w:szCs w:val="24"/>
                </w:rPr>
                <w:t>逐层</w:t>
              </w:r>
            </w:ins>
            <w:del w:id="77" w:author="kwan关雪峰" w:date="2018-01-08T11:48:00Z">
              <w:r w:rsidRPr="005101EC" w:rsidDel="00D27178">
                <w:rPr>
                  <w:rFonts w:hint="eastAsia"/>
                  <w:szCs w:val="24"/>
                </w:rPr>
                <w:delText>分层级</w:delText>
              </w:r>
            </w:del>
            <w:ins w:id="78" w:author="kwan关雪峰" w:date="2018-01-08T11:48:00Z">
              <w:r w:rsidR="00D27178">
                <w:rPr>
                  <w:rFonts w:hint="eastAsia"/>
                  <w:szCs w:val="24"/>
                </w:rPr>
                <w:t>空间聚合</w:t>
              </w:r>
            </w:ins>
            <w:r w:rsidRPr="005101EC">
              <w:rPr>
                <w:rFonts w:hint="eastAsia"/>
                <w:szCs w:val="24"/>
              </w:rPr>
              <w:t>，每一层的分辨率不同</w:t>
            </w:r>
            <w:r w:rsidR="008F0FB1">
              <w:rPr>
                <w:rFonts w:hint="eastAsia"/>
                <w:szCs w:val="24"/>
              </w:rPr>
              <w:t>，</w:t>
            </w:r>
            <w:r w:rsidRPr="005101EC">
              <w:rPr>
                <w:rFonts w:hint="eastAsia"/>
                <w:szCs w:val="24"/>
              </w:rPr>
              <w:t>从底层到顶层分辨率逐渐降低，但表示的地理范围总的是不变的。从最小的单元像素</w:t>
            </w:r>
            <w:r w:rsidR="008F0FB1">
              <w:rPr>
                <w:rFonts w:hint="eastAsia"/>
                <w:szCs w:val="24"/>
              </w:rPr>
              <w:t>，一个个</w:t>
            </w:r>
            <w:r w:rsidRPr="005101EC">
              <w:rPr>
                <w:rFonts w:hint="eastAsia"/>
                <w:szCs w:val="24"/>
              </w:rPr>
              <w:t>组合成一个瓦片，再由若干瓦片组合成金字塔的每一个</w:t>
            </w:r>
            <w:r w:rsidR="00C234D7">
              <w:rPr>
                <w:rFonts w:hint="eastAsia"/>
                <w:szCs w:val="24"/>
              </w:rPr>
              <w:t>图层</w:t>
            </w:r>
            <w:r w:rsidRPr="005101EC">
              <w:rPr>
                <w:rFonts w:hint="eastAsia"/>
                <w:szCs w:val="24"/>
              </w:rPr>
              <w:t>，最后由</w:t>
            </w:r>
            <w:proofErr w:type="gramStart"/>
            <w:r w:rsidRPr="005101EC">
              <w:rPr>
                <w:rFonts w:hint="eastAsia"/>
                <w:szCs w:val="24"/>
              </w:rPr>
              <w:t>若干图层</w:t>
            </w:r>
            <w:proofErr w:type="gramEnd"/>
            <w:r w:rsidRPr="005101EC">
              <w:rPr>
                <w:rFonts w:hint="eastAsia"/>
                <w:szCs w:val="24"/>
              </w:rPr>
              <w:t>组合成整个金字塔</w:t>
            </w:r>
            <w:r w:rsidR="00A45C83">
              <w:rPr>
                <w:rFonts w:hint="eastAsia"/>
                <w:szCs w:val="24"/>
              </w:rPr>
              <w:t>，如图</w:t>
            </w:r>
            <w:r w:rsidR="00A45C83">
              <w:rPr>
                <w:rFonts w:hint="eastAsia"/>
                <w:szCs w:val="24"/>
              </w:rPr>
              <w:t>7</w:t>
            </w:r>
            <w:r w:rsidR="00A45C83">
              <w:rPr>
                <w:rFonts w:hint="eastAsia"/>
                <w:szCs w:val="24"/>
              </w:rPr>
              <w:t>所示。</w:t>
            </w:r>
            <w:r w:rsidR="008F0FB1">
              <w:rPr>
                <w:rFonts w:hint="eastAsia"/>
                <w:szCs w:val="24"/>
              </w:rPr>
              <w:t>这</w:t>
            </w:r>
            <w:r w:rsidR="00C234D7">
              <w:rPr>
                <w:rFonts w:hint="eastAsia"/>
                <w:szCs w:val="24"/>
              </w:rPr>
              <w:t>本质上是一种空间上的聚合</w:t>
            </w:r>
            <w:r w:rsidR="008F0FB1">
              <w:rPr>
                <w:rFonts w:hint="eastAsia"/>
                <w:szCs w:val="24"/>
              </w:rPr>
              <w:t>，</w:t>
            </w:r>
            <w:r w:rsidR="00C234D7">
              <w:rPr>
                <w:rFonts w:hint="eastAsia"/>
                <w:szCs w:val="24"/>
              </w:rPr>
              <w:t>而针对时空大数据的</w:t>
            </w:r>
            <w:r w:rsidR="00D50B21">
              <w:rPr>
                <w:rFonts w:hint="eastAsia"/>
                <w:szCs w:val="24"/>
              </w:rPr>
              <w:t>时空与高维特</w:t>
            </w:r>
            <w:r w:rsidR="008F0FB1">
              <w:rPr>
                <w:rFonts w:hint="eastAsia"/>
                <w:szCs w:val="24"/>
              </w:rPr>
              <w:t>征</w:t>
            </w:r>
            <w:r w:rsidR="00D50B21">
              <w:rPr>
                <w:rFonts w:hint="eastAsia"/>
                <w:szCs w:val="24"/>
              </w:rPr>
              <w:t>，必须将瓦片金字塔的空间聚合扩展到时间的聚合、多维属性的聚合。</w:t>
            </w:r>
          </w:p>
          <w:p w:rsidR="00575972" w:rsidRDefault="00575972" w:rsidP="00575972">
            <w:pPr>
              <w:spacing w:line="360" w:lineRule="auto"/>
              <w:jc w:val="center"/>
              <w:rPr>
                <w:szCs w:val="24"/>
              </w:rPr>
            </w:pPr>
            <w:r w:rsidRPr="00575972">
              <w:rPr>
                <w:noProof/>
                <w:szCs w:val="24"/>
              </w:rPr>
              <w:drawing>
                <wp:inline distT="0" distB="0" distL="0" distR="0" wp14:anchorId="1061A94B" wp14:editId="0DA860F7">
                  <wp:extent cx="2466042" cy="2555631"/>
                  <wp:effectExtent l="0" t="0" r="0" b="0"/>
                  <wp:docPr id="19" name="Picture 8" descr="相关图片">
                    <a:extLst xmlns:a="http://schemas.openxmlformats.org/drawingml/2006/main">
                      <a:ext uri="{FF2B5EF4-FFF2-40B4-BE49-F238E27FC236}">
                        <a16:creationId xmlns:a16="http://schemas.microsoft.com/office/drawing/2014/main" id="{E5DFCD8E-1378-4845-9500-70C6799B6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相关图片">
                            <a:extLst>
                              <a:ext uri="{FF2B5EF4-FFF2-40B4-BE49-F238E27FC236}">
                                <a16:creationId xmlns:a16="http://schemas.microsoft.com/office/drawing/2014/main" id="{E5DFCD8E-1378-4845-9500-70C6799B66BB}"/>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0267" cy="2591099"/>
                          </a:xfrm>
                          <a:prstGeom prst="rect">
                            <a:avLst/>
                          </a:prstGeom>
                          <a:noFill/>
                          <a:extLst/>
                        </pic:spPr>
                      </pic:pic>
                    </a:graphicData>
                  </a:graphic>
                </wp:inline>
              </w:drawing>
            </w:r>
          </w:p>
          <w:p w:rsidR="00575972" w:rsidRPr="00E54511" w:rsidRDefault="00575972" w:rsidP="00575972">
            <w:pPr>
              <w:spacing w:line="360" w:lineRule="auto"/>
              <w:jc w:val="center"/>
              <w:rPr>
                <w:sz w:val="18"/>
                <w:szCs w:val="24"/>
              </w:rPr>
            </w:pPr>
            <w:r w:rsidRPr="00E54511">
              <w:rPr>
                <w:rFonts w:hint="eastAsia"/>
                <w:sz w:val="18"/>
                <w:szCs w:val="24"/>
              </w:rPr>
              <w:t>图</w:t>
            </w:r>
            <w:r w:rsidRPr="00E54511">
              <w:rPr>
                <w:rFonts w:hint="eastAsia"/>
                <w:sz w:val="18"/>
                <w:szCs w:val="24"/>
              </w:rPr>
              <w:t>7</w:t>
            </w:r>
            <w:r w:rsidRPr="00E54511">
              <w:rPr>
                <w:sz w:val="18"/>
                <w:szCs w:val="24"/>
              </w:rPr>
              <w:t xml:space="preserve"> </w:t>
            </w:r>
            <w:r w:rsidRPr="00E54511">
              <w:rPr>
                <w:rFonts w:hint="eastAsia"/>
                <w:sz w:val="18"/>
                <w:szCs w:val="24"/>
              </w:rPr>
              <w:t>瓦片金字塔模型</w:t>
            </w:r>
          </w:p>
          <w:p w:rsidR="001B120D" w:rsidRPr="00C234D7" w:rsidRDefault="001B120D" w:rsidP="001B120D">
            <w:pPr>
              <w:spacing w:line="360" w:lineRule="auto"/>
              <w:ind w:leftChars="28" w:left="59" w:firstLineChars="200" w:firstLine="420"/>
              <w:rPr>
                <w:szCs w:val="24"/>
              </w:rPr>
            </w:pPr>
            <w:r>
              <w:rPr>
                <w:rFonts w:hint="eastAsia"/>
                <w:szCs w:val="24"/>
              </w:rPr>
              <w:t>本文结合瓦片地图和</w:t>
            </w:r>
            <w:proofErr w:type="gramStart"/>
            <w:r>
              <w:rPr>
                <w:rFonts w:hint="eastAsia"/>
                <w:szCs w:val="24"/>
              </w:rPr>
              <w:t>键值</w:t>
            </w:r>
            <w:proofErr w:type="gramEnd"/>
            <w:r>
              <w:rPr>
                <w:rFonts w:hint="eastAsia"/>
                <w:szCs w:val="24"/>
              </w:rPr>
              <w:t>对的思想，</w:t>
            </w:r>
            <w:r w:rsidR="00E27B07">
              <w:rPr>
                <w:rFonts w:hint="eastAsia"/>
                <w:szCs w:val="24"/>
              </w:rPr>
              <w:t>把地图像素和每个数据点对应起来，</w:t>
            </w:r>
            <w:r w:rsidR="00820441">
              <w:rPr>
                <w:rFonts w:hint="eastAsia"/>
                <w:szCs w:val="24"/>
              </w:rPr>
              <w:t>在像素层面上存储</w:t>
            </w:r>
            <w:r w:rsidR="00820441">
              <w:rPr>
                <w:rFonts w:hint="eastAsia"/>
                <w:szCs w:val="24"/>
              </w:rPr>
              <w:t>Key-Value</w:t>
            </w:r>
            <w:r w:rsidR="00820441">
              <w:rPr>
                <w:rFonts w:hint="eastAsia"/>
                <w:szCs w:val="24"/>
              </w:rPr>
              <w:t>键值对，</w:t>
            </w:r>
            <w:r w:rsidR="001C6F6D">
              <w:rPr>
                <w:szCs w:val="24"/>
              </w:rPr>
              <w:t>K</w:t>
            </w:r>
            <w:r w:rsidR="001C6F6D">
              <w:rPr>
                <w:rFonts w:hint="eastAsia"/>
                <w:szCs w:val="24"/>
              </w:rPr>
              <w:t>ey</w:t>
            </w:r>
            <w:r w:rsidR="001C6F6D">
              <w:rPr>
                <w:rFonts w:hint="eastAsia"/>
                <w:szCs w:val="24"/>
              </w:rPr>
              <w:t>存储空间维度，</w:t>
            </w:r>
            <w:r w:rsidR="001C6F6D">
              <w:rPr>
                <w:rFonts w:hint="eastAsia"/>
                <w:szCs w:val="24"/>
              </w:rPr>
              <w:t>Value</w:t>
            </w:r>
            <w:r w:rsidR="001C6F6D">
              <w:rPr>
                <w:rFonts w:hint="eastAsia"/>
                <w:szCs w:val="24"/>
              </w:rPr>
              <w:t>存储其他属性维度（属性聚合树，以一维数组扁平化）；然后通过时间维度聚合成时空单元</w:t>
            </w:r>
            <w:r w:rsidR="0089024A">
              <w:rPr>
                <w:rFonts w:hint="eastAsia"/>
                <w:szCs w:val="24"/>
              </w:rPr>
              <w:t>，</w:t>
            </w:r>
            <w:r w:rsidR="001C6F6D">
              <w:rPr>
                <w:rFonts w:hint="eastAsia"/>
                <w:szCs w:val="24"/>
              </w:rPr>
              <w:t>进而聚合成层级</w:t>
            </w:r>
            <w:r w:rsidR="001C6F6D">
              <w:rPr>
                <w:rFonts w:hint="eastAsia"/>
                <w:szCs w:val="24"/>
              </w:rPr>
              <w:t>/</w:t>
            </w:r>
            <w:r w:rsidR="001C6F6D">
              <w:rPr>
                <w:rFonts w:hint="eastAsia"/>
                <w:szCs w:val="24"/>
              </w:rPr>
              <w:t>切片的立方体</w:t>
            </w:r>
            <w:r w:rsidR="0089024A">
              <w:rPr>
                <w:rFonts w:hint="eastAsia"/>
                <w:szCs w:val="24"/>
              </w:rPr>
              <w:t>。在以金字塔的方式向上聚合的同时，相应聚合时间和多维属性。因为属性维度以一维数组的形式存储，所以在向上聚合时可以简单的叠加。此即多维度聚合金字塔的数据组织模型。</w:t>
            </w:r>
          </w:p>
          <w:p w:rsidR="004658AA" w:rsidRDefault="007B2BE8" w:rsidP="00DD5B58">
            <w:pPr>
              <w:pStyle w:val="a7"/>
              <w:numPr>
                <w:ilvl w:val="0"/>
                <w:numId w:val="4"/>
              </w:numPr>
              <w:spacing w:line="360" w:lineRule="auto"/>
              <w:ind w:firstLineChars="0"/>
              <w:rPr>
                <w:b/>
                <w:szCs w:val="24"/>
              </w:rPr>
            </w:pPr>
            <w:del w:id="79" w:author="kwan关雪峰" w:date="2018-01-08T11:53:00Z">
              <w:r w:rsidDel="00DD5B58">
                <w:rPr>
                  <w:rFonts w:hint="eastAsia"/>
                  <w:b/>
                  <w:szCs w:val="24"/>
                </w:rPr>
                <w:delText>面向</w:delText>
              </w:r>
            </w:del>
            <w:ins w:id="80" w:author="kwan关雪峰" w:date="2018-01-08T11:53:00Z">
              <w:r w:rsidR="00DD5B58">
                <w:rPr>
                  <w:rFonts w:hint="eastAsia"/>
                  <w:b/>
                  <w:szCs w:val="24"/>
                </w:rPr>
                <w:t>基于</w:t>
              </w:r>
              <w:r w:rsidR="00DD5B58" w:rsidRPr="00DD5B58">
                <w:rPr>
                  <w:rFonts w:hint="eastAsia"/>
                  <w:b/>
                  <w:szCs w:val="24"/>
                </w:rPr>
                <w:t>多维度聚合金字塔</w:t>
              </w:r>
            </w:ins>
            <w:del w:id="81" w:author="kwan关雪峰" w:date="2018-01-08T11:53:00Z">
              <w:r w:rsidDel="00DD5B58">
                <w:rPr>
                  <w:rFonts w:hint="eastAsia"/>
                  <w:b/>
                  <w:szCs w:val="24"/>
                </w:rPr>
                <w:delText>该</w:delText>
              </w:r>
            </w:del>
            <w:r>
              <w:rPr>
                <w:rFonts w:hint="eastAsia"/>
                <w:b/>
                <w:szCs w:val="24"/>
              </w:rPr>
              <w:t>模型的分布式</w:t>
            </w:r>
            <w:r w:rsidR="004658AA">
              <w:rPr>
                <w:rFonts w:hint="eastAsia"/>
                <w:b/>
                <w:szCs w:val="24"/>
              </w:rPr>
              <w:t>存储方案</w:t>
            </w:r>
          </w:p>
          <w:p w:rsidR="00E54511" w:rsidRDefault="00704241" w:rsidP="00DE161D">
            <w:pPr>
              <w:spacing w:line="360" w:lineRule="auto"/>
              <w:ind w:leftChars="28" w:left="59" w:firstLineChars="200" w:firstLine="420"/>
              <w:rPr>
                <w:szCs w:val="24"/>
              </w:rPr>
            </w:pPr>
            <w:r w:rsidRPr="00704241">
              <w:rPr>
                <w:rFonts w:hint="eastAsia"/>
                <w:szCs w:val="24"/>
              </w:rPr>
              <w:t>在组织模型的基础上，</w:t>
            </w:r>
            <w:r w:rsidR="00BB7E3D">
              <w:rPr>
                <w:rFonts w:hint="eastAsia"/>
                <w:szCs w:val="24"/>
              </w:rPr>
              <w:t>设计相应的存储方案对可视化数据进行存储，本文选择</w:t>
            </w:r>
            <w:r w:rsidR="00480BD7">
              <w:rPr>
                <w:rFonts w:hint="eastAsia"/>
                <w:szCs w:val="24"/>
              </w:rPr>
              <w:t>HBase</w:t>
            </w:r>
            <w:r w:rsidR="00BB7E3D">
              <w:rPr>
                <w:rFonts w:hint="eastAsia"/>
                <w:szCs w:val="24"/>
              </w:rPr>
              <w:t>作为数据库。</w:t>
            </w:r>
            <w:r w:rsidR="00480BD7">
              <w:rPr>
                <w:szCs w:val="24"/>
              </w:rPr>
              <w:t>HBase</w:t>
            </w:r>
            <w:r w:rsidR="00DE161D" w:rsidRPr="00DE161D">
              <w:rPr>
                <w:rFonts w:hint="eastAsia"/>
                <w:szCs w:val="24"/>
              </w:rPr>
              <w:t>是一款分布式、多版本、面向列存储的非关系型数据库</w:t>
            </w:r>
            <w:r w:rsidR="00DE161D">
              <w:rPr>
                <w:rFonts w:hint="eastAsia"/>
                <w:szCs w:val="24"/>
              </w:rPr>
              <w:t>，</w:t>
            </w:r>
            <w:r w:rsidR="00DE161D" w:rsidRPr="00DE161D">
              <w:rPr>
                <w:rFonts w:hint="eastAsia"/>
                <w:szCs w:val="24"/>
              </w:rPr>
              <w:t>主要用于存储海量的结构化数据</w:t>
            </w:r>
            <w:r w:rsidR="00DE161D">
              <w:rPr>
                <w:rFonts w:hint="eastAsia"/>
                <w:szCs w:val="24"/>
              </w:rPr>
              <w:t>，</w:t>
            </w:r>
            <w:r w:rsidR="00DE161D" w:rsidRPr="00DE161D">
              <w:rPr>
                <w:rFonts w:hint="eastAsia"/>
                <w:szCs w:val="24"/>
              </w:rPr>
              <w:t>其利用</w:t>
            </w:r>
            <w:r w:rsidR="00DE161D" w:rsidRPr="00DE161D">
              <w:rPr>
                <w:rFonts w:hint="eastAsia"/>
                <w:szCs w:val="24"/>
              </w:rPr>
              <w:t>HDFS</w:t>
            </w:r>
            <w:r w:rsidR="00DE161D" w:rsidRPr="00DE161D">
              <w:rPr>
                <w:rFonts w:hint="eastAsia"/>
                <w:szCs w:val="24"/>
              </w:rPr>
              <w:t>作为其底层的存储系统，在普通硬件环境的基础上能支撑十亿量级的行和百万量级列的大表。</w:t>
            </w:r>
            <w:r w:rsidR="00480BD7">
              <w:rPr>
                <w:rFonts w:hint="eastAsia"/>
                <w:szCs w:val="24"/>
              </w:rPr>
              <w:t>HBase</w:t>
            </w:r>
            <w:r w:rsidR="00FA5662">
              <w:rPr>
                <w:rFonts w:hint="eastAsia"/>
                <w:szCs w:val="24"/>
              </w:rPr>
              <w:t>表</w:t>
            </w:r>
            <w:r w:rsidR="0007728E">
              <w:rPr>
                <w:rFonts w:hint="eastAsia"/>
                <w:szCs w:val="24"/>
              </w:rPr>
              <w:t>的每一个数据项是由行键、列族、列、时间戳</w:t>
            </w:r>
            <w:r w:rsidR="0007728E">
              <w:rPr>
                <w:rFonts w:hint="eastAsia"/>
                <w:szCs w:val="24"/>
              </w:rPr>
              <w:t>4</w:t>
            </w:r>
            <w:r w:rsidR="0007728E">
              <w:rPr>
                <w:rFonts w:hint="eastAsia"/>
                <w:szCs w:val="24"/>
              </w:rPr>
              <w:t>个坐标唯一确定的</w:t>
            </w:r>
            <w:r w:rsidR="00FA5662">
              <w:rPr>
                <w:rFonts w:hint="eastAsia"/>
                <w:szCs w:val="24"/>
              </w:rPr>
              <w:t>（本存储方案未涉及时间戳）</w:t>
            </w:r>
            <w:r w:rsidR="0007728E">
              <w:rPr>
                <w:rFonts w:hint="eastAsia"/>
                <w:szCs w:val="24"/>
              </w:rPr>
              <w:t>。</w:t>
            </w:r>
            <w:r w:rsidR="00480BD7">
              <w:rPr>
                <w:rFonts w:hint="eastAsia"/>
                <w:szCs w:val="24"/>
              </w:rPr>
              <w:t>HBase</w:t>
            </w:r>
            <w:r w:rsidR="00C74CCB">
              <w:rPr>
                <w:rFonts w:hint="eastAsia"/>
                <w:szCs w:val="24"/>
              </w:rPr>
              <w:t>的行键</w:t>
            </w:r>
            <w:r w:rsidR="00C74CCB" w:rsidRPr="006635F6">
              <w:rPr>
                <w:rFonts w:hint="eastAsia"/>
                <w:szCs w:val="24"/>
              </w:rPr>
              <w:t>是按字典序排列的，</w:t>
            </w:r>
            <w:r w:rsidR="00C74CCB">
              <w:rPr>
                <w:rFonts w:hint="eastAsia"/>
                <w:szCs w:val="24"/>
              </w:rPr>
              <w:t>可对应</w:t>
            </w:r>
            <w:r w:rsidR="00E54511">
              <w:rPr>
                <w:rFonts w:hint="eastAsia"/>
                <w:szCs w:val="24"/>
              </w:rPr>
              <w:t>时间维度；空间维度和属性维度分成地图列族和类别列族</w:t>
            </w:r>
            <w:r w:rsidR="009F52EE">
              <w:rPr>
                <w:rFonts w:hint="eastAsia"/>
                <w:szCs w:val="24"/>
              </w:rPr>
              <w:t>2</w:t>
            </w:r>
            <w:r w:rsidR="009F52EE">
              <w:rPr>
                <w:rFonts w:hint="eastAsia"/>
                <w:szCs w:val="24"/>
              </w:rPr>
              <w:t>个列族</w:t>
            </w:r>
            <w:r w:rsidR="007F293A">
              <w:rPr>
                <w:rFonts w:hint="eastAsia"/>
                <w:szCs w:val="24"/>
              </w:rPr>
              <w:t>来</w:t>
            </w:r>
            <w:r w:rsidR="00E54511">
              <w:rPr>
                <w:rFonts w:hint="eastAsia"/>
                <w:szCs w:val="24"/>
              </w:rPr>
              <w:t>存</w:t>
            </w:r>
          </w:p>
          <w:p w:rsidR="00DE161D" w:rsidRPr="00DE161D" w:rsidRDefault="00DE161D" w:rsidP="00DE161D">
            <w:pPr>
              <w:spacing w:line="360" w:lineRule="auto"/>
              <w:ind w:leftChars="28" w:left="59" w:firstLineChars="200" w:firstLine="480"/>
              <w:rPr>
                <w:rFonts w:ascii="宋体" w:hAnsi="宋体"/>
                <w:sz w:val="24"/>
                <w:szCs w:val="28"/>
              </w:rPr>
            </w:pPr>
          </w:p>
          <w:p w:rsidR="00662D2C" w:rsidRDefault="00662D2C" w:rsidP="00662D2C">
            <w:pPr>
              <w:spacing w:line="360" w:lineRule="auto"/>
              <w:jc w:val="center"/>
              <w:rPr>
                <w:szCs w:val="24"/>
              </w:rPr>
            </w:pPr>
            <w:r>
              <w:rPr>
                <w:rFonts w:hint="eastAsia"/>
                <w:noProof/>
                <w:szCs w:val="24"/>
              </w:rPr>
              <w:drawing>
                <wp:inline distT="0" distB="0" distL="0" distR="0" wp14:anchorId="5245F4A6" wp14:editId="60C756B9">
                  <wp:extent cx="2866102" cy="20251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2626" cy="2036785"/>
                          </a:xfrm>
                          <a:prstGeom prst="rect">
                            <a:avLst/>
                          </a:prstGeom>
                        </pic:spPr>
                      </pic:pic>
                    </a:graphicData>
                  </a:graphic>
                </wp:inline>
              </w:drawing>
            </w:r>
          </w:p>
          <w:p w:rsidR="00662D2C" w:rsidRPr="00E54511" w:rsidRDefault="00662D2C" w:rsidP="00662D2C">
            <w:pPr>
              <w:spacing w:line="360" w:lineRule="auto"/>
              <w:jc w:val="center"/>
              <w:rPr>
                <w:sz w:val="18"/>
                <w:szCs w:val="24"/>
              </w:rPr>
            </w:pPr>
            <w:r w:rsidRPr="00E54511">
              <w:rPr>
                <w:rFonts w:hint="eastAsia"/>
                <w:sz w:val="18"/>
                <w:szCs w:val="24"/>
              </w:rPr>
              <w:t>图</w:t>
            </w:r>
            <w:r w:rsidRPr="00E54511">
              <w:rPr>
                <w:rFonts w:hint="eastAsia"/>
                <w:sz w:val="18"/>
                <w:szCs w:val="24"/>
              </w:rPr>
              <w:t xml:space="preserve">8 </w:t>
            </w:r>
            <w:r w:rsidRPr="00E54511">
              <w:rPr>
                <w:rFonts w:hint="eastAsia"/>
                <w:sz w:val="18"/>
                <w:szCs w:val="24"/>
              </w:rPr>
              <w:t>模型与数据库存储映射</w:t>
            </w:r>
          </w:p>
          <w:p w:rsidR="005101EC" w:rsidRDefault="007F293A" w:rsidP="00C74CCB">
            <w:pPr>
              <w:spacing w:line="360" w:lineRule="auto"/>
              <w:ind w:leftChars="28" w:left="59"/>
              <w:rPr>
                <w:szCs w:val="24"/>
              </w:rPr>
            </w:pPr>
            <w:r>
              <w:rPr>
                <w:rFonts w:hint="eastAsia"/>
                <w:szCs w:val="24"/>
              </w:rPr>
              <w:t>储；属性维</w:t>
            </w:r>
            <w:r w:rsidR="00DE161D">
              <w:rPr>
                <w:rFonts w:hint="eastAsia"/>
                <w:szCs w:val="24"/>
              </w:rPr>
              <w:t>度的多个属性可</w:t>
            </w:r>
            <w:r w:rsidR="00E54511">
              <w:rPr>
                <w:rFonts w:hint="eastAsia"/>
                <w:szCs w:val="24"/>
              </w:rPr>
              <w:t>以在</w:t>
            </w:r>
            <w:proofErr w:type="gramStart"/>
            <w:r w:rsidR="00E54511">
              <w:rPr>
                <w:rFonts w:hint="eastAsia"/>
                <w:szCs w:val="24"/>
              </w:rPr>
              <w:t>类别列</w:t>
            </w:r>
            <w:r w:rsidR="00A47C5B">
              <w:rPr>
                <w:rFonts w:hint="eastAsia"/>
                <w:szCs w:val="24"/>
              </w:rPr>
              <w:t>族中</w:t>
            </w:r>
            <w:proofErr w:type="gramEnd"/>
            <w:r w:rsidR="00A47C5B">
              <w:rPr>
                <w:rFonts w:hint="eastAsia"/>
                <w:szCs w:val="24"/>
              </w:rPr>
              <w:t>再分多个列存储（一维定长数组），映射关系如图</w:t>
            </w:r>
            <w:r w:rsidR="00A47C5B">
              <w:rPr>
                <w:rFonts w:hint="eastAsia"/>
                <w:szCs w:val="24"/>
              </w:rPr>
              <w:t>8</w:t>
            </w:r>
            <w:r w:rsidR="00A47C5B">
              <w:rPr>
                <w:rFonts w:hint="eastAsia"/>
                <w:szCs w:val="24"/>
              </w:rPr>
              <w:t>所示</w:t>
            </w:r>
            <w:r w:rsidR="006635F6" w:rsidRPr="006635F6">
              <w:rPr>
                <w:rFonts w:hint="eastAsia"/>
                <w:szCs w:val="24"/>
              </w:rPr>
              <w:t>。</w:t>
            </w:r>
            <w:r w:rsidR="00C74CCB">
              <w:rPr>
                <w:rFonts w:hint="eastAsia"/>
                <w:szCs w:val="24"/>
              </w:rPr>
              <w:t>具体存储形式</w:t>
            </w:r>
            <w:r w:rsidR="00134B76">
              <w:rPr>
                <w:rFonts w:hint="eastAsia"/>
                <w:szCs w:val="24"/>
              </w:rPr>
              <w:t>如图</w:t>
            </w:r>
            <w:r w:rsidR="00C74CCB">
              <w:rPr>
                <w:szCs w:val="24"/>
              </w:rPr>
              <w:t>9</w:t>
            </w:r>
            <w:r w:rsidR="00134B76">
              <w:rPr>
                <w:rFonts w:hint="eastAsia"/>
                <w:szCs w:val="24"/>
              </w:rPr>
              <w:t>所示：</w:t>
            </w:r>
          </w:p>
          <w:p w:rsidR="00134B76" w:rsidRDefault="00134B76" w:rsidP="00134B76">
            <w:pPr>
              <w:spacing w:line="360" w:lineRule="auto"/>
              <w:jc w:val="center"/>
              <w:rPr>
                <w:szCs w:val="24"/>
              </w:rPr>
            </w:pPr>
            <w:r>
              <w:rPr>
                <w:rFonts w:hint="eastAsia"/>
                <w:noProof/>
                <w:szCs w:val="24"/>
              </w:rPr>
              <w:drawing>
                <wp:inline distT="0" distB="0" distL="0" distR="0" wp14:anchorId="0F9C987C" wp14:editId="05927BBB">
                  <wp:extent cx="4765431" cy="152305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IM图片2017120519355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76172" cy="1526483"/>
                          </a:xfrm>
                          <a:prstGeom prst="rect">
                            <a:avLst/>
                          </a:prstGeom>
                        </pic:spPr>
                      </pic:pic>
                    </a:graphicData>
                  </a:graphic>
                </wp:inline>
              </w:drawing>
            </w:r>
          </w:p>
          <w:p w:rsidR="00134B76" w:rsidRPr="00E54511" w:rsidRDefault="00134B76" w:rsidP="00134B76">
            <w:pPr>
              <w:spacing w:line="360" w:lineRule="auto"/>
              <w:jc w:val="center"/>
              <w:rPr>
                <w:sz w:val="18"/>
                <w:szCs w:val="24"/>
              </w:rPr>
            </w:pPr>
            <w:r w:rsidRPr="00E54511">
              <w:rPr>
                <w:rFonts w:hint="eastAsia"/>
                <w:sz w:val="18"/>
                <w:szCs w:val="24"/>
              </w:rPr>
              <w:t>图</w:t>
            </w:r>
            <w:r w:rsidR="009A18E5" w:rsidRPr="00E54511">
              <w:rPr>
                <w:sz w:val="18"/>
                <w:szCs w:val="24"/>
              </w:rPr>
              <w:t>9</w:t>
            </w:r>
            <w:r w:rsidRPr="00E54511">
              <w:rPr>
                <w:sz w:val="18"/>
                <w:szCs w:val="24"/>
              </w:rPr>
              <w:t xml:space="preserve"> </w:t>
            </w:r>
            <w:r w:rsidRPr="00E54511">
              <w:rPr>
                <w:rFonts w:hint="eastAsia"/>
                <w:sz w:val="18"/>
                <w:szCs w:val="24"/>
              </w:rPr>
              <w:t>存储方案具体示例</w:t>
            </w:r>
          </w:p>
          <w:p w:rsidR="004658AA" w:rsidRDefault="009C1FB6" w:rsidP="00DD5B58">
            <w:pPr>
              <w:pStyle w:val="a7"/>
              <w:numPr>
                <w:ilvl w:val="0"/>
                <w:numId w:val="4"/>
              </w:numPr>
              <w:spacing w:line="360" w:lineRule="auto"/>
              <w:ind w:firstLineChars="0"/>
              <w:rPr>
                <w:b/>
                <w:szCs w:val="24"/>
              </w:rPr>
            </w:pPr>
            <w:r>
              <w:rPr>
                <w:rFonts w:hint="eastAsia"/>
                <w:b/>
                <w:szCs w:val="24"/>
              </w:rPr>
              <w:t>基于</w:t>
            </w:r>
            <w:ins w:id="82" w:author="kwan关雪峰" w:date="2018-01-08T11:53:00Z">
              <w:r w:rsidR="00DD5B58" w:rsidRPr="00DD5B58">
                <w:rPr>
                  <w:rFonts w:hint="eastAsia"/>
                  <w:b/>
                  <w:szCs w:val="24"/>
                </w:rPr>
                <w:t>多维度聚合金字塔模型</w:t>
              </w:r>
            </w:ins>
            <w:del w:id="83" w:author="kwan关雪峰" w:date="2018-01-08T11:53:00Z">
              <w:r w:rsidDel="00DD5B58">
                <w:rPr>
                  <w:rFonts w:hint="eastAsia"/>
                  <w:b/>
                  <w:szCs w:val="24"/>
                </w:rPr>
                <w:delText>该</w:delText>
              </w:r>
            </w:del>
            <w:r>
              <w:rPr>
                <w:rFonts w:hint="eastAsia"/>
                <w:b/>
                <w:szCs w:val="24"/>
              </w:rPr>
              <w:t>模型的</w:t>
            </w:r>
            <w:ins w:id="84" w:author="kwan关雪峰" w:date="2018-01-08T11:53:00Z">
              <w:r w:rsidR="00DD5B58">
                <w:rPr>
                  <w:rFonts w:hint="eastAsia"/>
                  <w:b/>
                  <w:szCs w:val="24"/>
                </w:rPr>
                <w:t>分布式</w:t>
              </w:r>
            </w:ins>
            <w:r>
              <w:rPr>
                <w:rFonts w:hint="eastAsia"/>
                <w:b/>
                <w:szCs w:val="24"/>
              </w:rPr>
              <w:t>可视化框架</w:t>
            </w:r>
            <w:r w:rsidR="00321921">
              <w:rPr>
                <w:rFonts w:hint="eastAsia"/>
                <w:b/>
                <w:szCs w:val="24"/>
              </w:rPr>
              <w:t>实现</w:t>
            </w:r>
          </w:p>
          <w:p w:rsidR="00DC28E1" w:rsidRDefault="00ED1A84" w:rsidP="00DC28E1">
            <w:pPr>
              <w:pStyle w:val="a7"/>
              <w:spacing w:line="360" w:lineRule="auto"/>
              <w:ind w:leftChars="28" w:left="59"/>
              <w:rPr>
                <w:szCs w:val="21"/>
              </w:rPr>
            </w:pPr>
            <w:r w:rsidRPr="007250B5">
              <w:rPr>
                <w:rFonts w:hint="eastAsia"/>
                <w:szCs w:val="21"/>
              </w:rPr>
              <w:t>本文</w:t>
            </w:r>
            <w:r w:rsidR="00DC28E1">
              <w:rPr>
                <w:rFonts w:hint="eastAsia"/>
                <w:szCs w:val="21"/>
              </w:rPr>
              <w:t>设计</w:t>
            </w:r>
            <w:r w:rsidR="00D452ED">
              <w:rPr>
                <w:rFonts w:hint="eastAsia"/>
                <w:szCs w:val="21"/>
              </w:rPr>
              <w:t>实现</w:t>
            </w:r>
            <w:r w:rsidR="00DC28E1">
              <w:rPr>
                <w:rFonts w:hint="eastAsia"/>
                <w:szCs w:val="21"/>
              </w:rPr>
              <w:t>的可视化框架是以</w:t>
            </w:r>
            <w:r w:rsidR="00DC28E1">
              <w:rPr>
                <w:rFonts w:hint="eastAsia"/>
                <w:szCs w:val="21"/>
              </w:rPr>
              <w:t>Web</w:t>
            </w:r>
            <w:r w:rsidR="00D452ED">
              <w:rPr>
                <w:rFonts w:hint="eastAsia"/>
                <w:szCs w:val="21"/>
              </w:rPr>
              <w:t>终</w:t>
            </w:r>
            <w:r w:rsidR="00DC28E1">
              <w:rPr>
                <w:rFonts w:hint="eastAsia"/>
                <w:szCs w:val="21"/>
              </w:rPr>
              <w:t>端展示</w:t>
            </w:r>
            <w:r w:rsidR="00D452ED">
              <w:rPr>
                <w:rFonts w:hint="eastAsia"/>
                <w:szCs w:val="21"/>
              </w:rPr>
              <w:t>大数据的，需要有可视化前端和服务端后台的组合，以及需要有预处理工具对原始数据做转化处理。</w:t>
            </w:r>
            <w:r w:rsidR="005A50B8">
              <w:rPr>
                <w:rFonts w:hint="eastAsia"/>
                <w:szCs w:val="21"/>
              </w:rPr>
              <w:t>前端使用</w:t>
            </w:r>
            <w:r w:rsidR="005A50B8">
              <w:rPr>
                <w:rFonts w:hint="eastAsia"/>
                <w:szCs w:val="21"/>
              </w:rPr>
              <w:t>HTML</w:t>
            </w:r>
            <w:r w:rsidR="005A50B8">
              <w:rPr>
                <w:szCs w:val="21"/>
              </w:rPr>
              <w:t>5</w:t>
            </w:r>
            <w:r w:rsidR="005A50B8">
              <w:rPr>
                <w:rFonts w:hint="eastAsia"/>
                <w:szCs w:val="21"/>
              </w:rPr>
              <w:t>和</w:t>
            </w:r>
            <w:r w:rsidR="005A50B8">
              <w:rPr>
                <w:rFonts w:hint="eastAsia"/>
                <w:szCs w:val="21"/>
              </w:rPr>
              <w:t>Leaflet</w:t>
            </w:r>
            <w:r w:rsidR="005A50B8">
              <w:rPr>
                <w:rFonts w:hint="eastAsia"/>
                <w:szCs w:val="21"/>
              </w:rPr>
              <w:t>搭建，后台是以</w:t>
            </w:r>
            <w:r w:rsidR="005A50B8">
              <w:rPr>
                <w:rFonts w:hint="eastAsia"/>
                <w:szCs w:val="21"/>
              </w:rPr>
              <w:t>python</w:t>
            </w:r>
            <w:r w:rsidR="005A50B8">
              <w:rPr>
                <w:rFonts w:hint="eastAsia"/>
                <w:szCs w:val="21"/>
              </w:rPr>
              <w:t>发布的服务；预处理过程利用</w:t>
            </w:r>
            <w:r w:rsidR="005A50B8">
              <w:rPr>
                <w:rFonts w:hint="eastAsia"/>
                <w:szCs w:val="21"/>
              </w:rPr>
              <w:t>Spark</w:t>
            </w:r>
            <w:r w:rsidR="005A50B8">
              <w:rPr>
                <w:rFonts w:hint="eastAsia"/>
                <w:szCs w:val="21"/>
              </w:rPr>
              <w:t>并行地做计算并</w:t>
            </w:r>
            <w:proofErr w:type="gramStart"/>
            <w:r w:rsidR="005A50B8">
              <w:rPr>
                <w:rFonts w:hint="eastAsia"/>
                <w:szCs w:val="21"/>
              </w:rPr>
              <w:t>加载进</w:t>
            </w:r>
            <w:proofErr w:type="gramEnd"/>
            <w:r w:rsidR="00480BD7">
              <w:rPr>
                <w:rFonts w:hint="eastAsia"/>
                <w:szCs w:val="21"/>
              </w:rPr>
              <w:t>HBase</w:t>
            </w:r>
            <w:r w:rsidR="005A50B8">
              <w:rPr>
                <w:rFonts w:hint="eastAsia"/>
                <w:szCs w:val="21"/>
              </w:rPr>
              <w:t>数据库。</w:t>
            </w:r>
          </w:p>
          <w:p w:rsidR="001A6A24" w:rsidRDefault="005A50B8" w:rsidP="005A50B8">
            <w:pPr>
              <w:pStyle w:val="a7"/>
              <w:spacing w:line="360" w:lineRule="auto"/>
              <w:ind w:leftChars="28" w:left="59"/>
              <w:rPr>
                <w:szCs w:val="21"/>
              </w:rPr>
            </w:pPr>
            <w:r>
              <w:rPr>
                <w:rFonts w:hint="eastAsia"/>
                <w:szCs w:val="21"/>
              </w:rPr>
              <w:t>预处理过程中，</w:t>
            </w:r>
            <w:r>
              <w:rPr>
                <w:szCs w:val="21"/>
              </w:rPr>
              <w:t>切片号是由该切片在所在层级的行列号，以及层级唯一确定的</w:t>
            </w:r>
            <w:r>
              <w:rPr>
                <w:rFonts w:hint="eastAsia"/>
                <w:szCs w:val="21"/>
              </w:rPr>
              <w:t>；</w:t>
            </w:r>
            <w:r w:rsidR="006635F6" w:rsidRPr="00DC28E1">
              <w:rPr>
                <w:szCs w:val="21"/>
              </w:rPr>
              <w:t>切片中的像素所对应的地理范围称之为一个</w:t>
            </w:r>
            <w:r w:rsidR="006635F6" w:rsidRPr="00DC28E1">
              <w:rPr>
                <w:szCs w:val="21"/>
              </w:rPr>
              <w:t>bin</w:t>
            </w:r>
            <w:r w:rsidR="006635F6" w:rsidRPr="00DC28E1">
              <w:rPr>
                <w:szCs w:val="21"/>
              </w:rPr>
              <w:t>。</w:t>
            </w:r>
            <w:r w:rsidR="002B10E8" w:rsidRPr="007250B5">
              <w:rPr>
                <w:rFonts w:hint="eastAsia"/>
                <w:szCs w:val="21"/>
              </w:rPr>
              <w:t>通过经纬度点确定其在</w:t>
            </w:r>
            <w:r w:rsidR="002B10E8" w:rsidRPr="007250B5">
              <w:rPr>
                <w:rFonts w:hint="eastAsia"/>
                <w:szCs w:val="21"/>
              </w:rPr>
              <w:t>1-N</w:t>
            </w:r>
            <w:r w:rsidR="002B10E8" w:rsidRPr="007250B5">
              <w:rPr>
                <w:rFonts w:hint="eastAsia"/>
                <w:szCs w:val="21"/>
              </w:rPr>
              <w:t>层的切片号，并确定其在各层级切片的</w:t>
            </w:r>
            <w:r w:rsidR="002B10E8" w:rsidRPr="007250B5">
              <w:rPr>
                <w:rFonts w:hint="eastAsia"/>
                <w:szCs w:val="21"/>
              </w:rPr>
              <w:t>bin</w:t>
            </w:r>
            <w:r w:rsidR="002B10E8" w:rsidRPr="007250B5">
              <w:rPr>
                <w:rFonts w:hint="eastAsia"/>
                <w:szCs w:val="21"/>
              </w:rPr>
              <w:t>位置，然后</w:t>
            </w:r>
            <w:r w:rsidR="002B10E8" w:rsidRPr="007250B5">
              <w:rPr>
                <w:rFonts w:hint="eastAsia"/>
                <w:szCs w:val="21"/>
              </w:rPr>
              <w:t>N</w:t>
            </w:r>
            <w:proofErr w:type="gramStart"/>
            <w:r w:rsidR="002B10E8" w:rsidRPr="007250B5">
              <w:rPr>
                <w:rFonts w:hint="eastAsia"/>
                <w:szCs w:val="21"/>
              </w:rPr>
              <w:t>个</w:t>
            </w:r>
            <w:proofErr w:type="gramEnd"/>
            <w:r w:rsidR="002B10E8" w:rsidRPr="007250B5">
              <w:rPr>
                <w:rFonts w:hint="eastAsia"/>
                <w:szCs w:val="21"/>
              </w:rPr>
              <w:t>切片与时间组合，形成</w:t>
            </w:r>
            <w:r w:rsidR="002B10E8" w:rsidRPr="007250B5">
              <w:rPr>
                <w:rFonts w:hint="eastAsia"/>
                <w:szCs w:val="21"/>
              </w:rPr>
              <w:t>N</w:t>
            </w:r>
            <w:proofErr w:type="gramStart"/>
            <w:r w:rsidR="002B10E8" w:rsidRPr="007250B5">
              <w:rPr>
                <w:rFonts w:hint="eastAsia"/>
                <w:szCs w:val="21"/>
              </w:rPr>
              <w:t>个</w:t>
            </w:r>
            <w:proofErr w:type="gramEnd"/>
            <w:r w:rsidR="00DD1338" w:rsidRPr="007250B5">
              <w:rPr>
                <w:rFonts w:hint="eastAsia"/>
                <w:szCs w:val="21"/>
              </w:rPr>
              <w:t>KV</w:t>
            </w:r>
            <w:r>
              <w:rPr>
                <w:rFonts w:hint="eastAsia"/>
                <w:szCs w:val="21"/>
              </w:rPr>
              <w:t>；然后做扁平化，即</w:t>
            </w:r>
            <w:r w:rsidR="002B10E8" w:rsidRPr="007250B5">
              <w:rPr>
                <w:rFonts w:hint="eastAsia"/>
                <w:szCs w:val="21"/>
              </w:rPr>
              <w:t>1</w:t>
            </w:r>
            <w:r w:rsidR="002B10E8" w:rsidRPr="007250B5">
              <w:rPr>
                <w:rFonts w:hint="eastAsia"/>
                <w:szCs w:val="21"/>
              </w:rPr>
              <w:t>条记录可以生成</w:t>
            </w:r>
            <w:r w:rsidR="002B10E8" w:rsidRPr="007250B5">
              <w:rPr>
                <w:rFonts w:hint="eastAsia"/>
                <w:szCs w:val="21"/>
              </w:rPr>
              <w:t>N</w:t>
            </w:r>
            <w:proofErr w:type="gramStart"/>
            <w:r w:rsidR="002B10E8" w:rsidRPr="007250B5">
              <w:rPr>
                <w:rFonts w:hint="eastAsia"/>
                <w:szCs w:val="21"/>
              </w:rPr>
              <w:t>个</w:t>
            </w:r>
            <w:proofErr w:type="gramEnd"/>
            <w:r w:rsidR="00DD1338" w:rsidRPr="007250B5">
              <w:rPr>
                <w:rFonts w:hint="eastAsia"/>
                <w:szCs w:val="21"/>
              </w:rPr>
              <w:t>KV</w:t>
            </w:r>
            <w:r>
              <w:rPr>
                <w:rFonts w:hint="eastAsia"/>
                <w:szCs w:val="21"/>
              </w:rPr>
              <w:t>，重复的</w:t>
            </w:r>
            <w:r w:rsidR="00DD1338" w:rsidRPr="007250B5">
              <w:rPr>
                <w:rFonts w:hint="eastAsia"/>
                <w:szCs w:val="21"/>
              </w:rPr>
              <w:t>K</w:t>
            </w:r>
            <w:r w:rsidR="002B10E8" w:rsidRPr="007250B5">
              <w:rPr>
                <w:rFonts w:hint="eastAsia"/>
                <w:szCs w:val="21"/>
              </w:rPr>
              <w:t>ey</w:t>
            </w:r>
            <w:r w:rsidR="002B10E8" w:rsidRPr="007250B5">
              <w:rPr>
                <w:rFonts w:hint="eastAsia"/>
                <w:szCs w:val="21"/>
              </w:rPr>
              <w:t>打散，根据</w:t>
            </w:r>
            <w:r w:rsidR="00DD1338" w:rsidRPr="007250B5">
              <w:rPr>
                <w:rFonts w:hint="eastAsia"/>
                <w:szCs w:val="21"/>
              </w:rPr>
              <w:t>K</w:t>
            </w:r>
            <w:r w:rsidR="002B10E8" w:rsidRPr="007250B5">
              <w:rPr>
                <w:rFonts w:hint="eastAsia"/>
                <w:szCs w:val="21"/>
              </w:rPr>
              <w:t>ey</w:t>
            </w:r>
            <w:r w:rsidR="002B10E8" w:rsidRPr="007250B5">
              <w:rPr>
                <w:rFonts w:hint="eastAsia"/>
                <w:szCs w:val="21"/>
              </w:rPr>
              <w:t>做分组，得到时空切片内不同的</w:t>
            </w:r>
            <w:r w:rsidR="002B10E8" w:rsidRPr="007250B5">
              <w:rPr>
                <w:rFonts w:hint="eastAsia"/>
                <w:szCs w:val="21"/>
              </w:rPr>
              <w:t>bin</w:t>
            </w:r>
            <w:r>
              <w:rPr>
                <w:rFonts w:hint="eastAsia"/>
                <w:szCs w:val="21"/>
              </w:rPr>
              <w:t>位置</w:t>
            </w:r>
            <w:r w:rsidR="00CA1DD0">
              <w:rPr>
                <w:rFonts w:hint="eastAsia"/>
                <w:szCs w:val="21"/>
              </w:rPr>
              <w:t>；最后</w:t>
            </w:r>
            <w:r w:rsidR="002B10E8" w:rsidRPr="007250B5">
              <w:rPr>
                <w:rFonts w:hint="eastAsia"/>
                <w:szCs w:val="21"/>
              </w:rPr>
              <w:t>统计每一个时空切片里面</w:t>
            </w:r>
            <w:r w:rsidR="002B10E8" w:rsidRPr="007250B5">
              <w:rPr>
                <w:rFonts w:hint="eastAsia"/>
                <w:szCs w:val="21"/>
              </w:rPr>
              <w:t>bin</w:t>
            </w:r>
            <w:r w:rsidR="00CA1DD0">
              <w:rPr>
                <w:rFonts w:hint="eastAsia"/>
                <w:szCs w:val="21"/>
              </w:rPr>
              <w:t>的个数</w:t>
            </w:r>
            <w:r w:rsidR="002B10E8" w:rsidRPr="007250B5">
              <w:rPr>
                <w:rFonts w:hint="eastAsia"/>
                <w:szCs w:val="21"/>
              </w:rPr>
              <w:t>。</w:t>
            </w:r>
          </w:p>
          <w:p w:rsidR="00E54511" w:rsidRDefault="00E54511" w:rsidP="005A50B8">
            <w:pPr>
              <w:pStyle w:val="a7"/>
              <w:spacing w:line="360" w:lineRule="auto"/>
              <w:ind w:leftChars="28" w:left="59"/>
              <w:rPr>
                <w:szCs w:val="21"/>
              </w:rPr>
            </w:pPr>
          </w:p>
          <w:p w:rsidR="00E54511" w:rsidRPr="00E54511" w:rsidRDefault="00E54511" w:rsidP="00E54511">
            <w:pPr>
              <w:spacing w:line="360" w:lineRule="auto"/>
              <w:rPr>
                <w:szCs w:val="21"/>
              </w:rPr>
            </w:pPr>
          </w:p>
          <w:p w:rsidR="007250B5" w:rsidRDefault="007250B5" w:rsidP="007250B5">
            <w:pPr>
              <w:spacing w:line="360" w:lineRule="auto"/>
              <w:jc w:val="center"/>
              <w:rPr>
                <w:sz w:val="24"/>
                <w:szCs w:val="28"/>
              </w:rPr>
            </w:pPr>
            <w:r w:rsidRPr="007250B5">
              <w:rPr>
                <w:noProof/>
                <w:sz w:val="24"/>
                <w:szCs w:val="28"/>
              </w:rPr>
              <w:drawing>
                <wp:inline distT="0" distB="0" distL="0" distR="0" wp14:anchorId="5FA16EA0" wp14:editId="4F1DEB15">
                  <wp:extent cx="4394579" cy="2151374"/>
                  <wp:effectExtent l="0" t="0" r="6350" b="1905"/>
                  <wp:docPr id="39944" name="图片 9">
                    <a:extLst xmlns:a="http://schemas.openxmlformats.org/drawingml/2006/main">
                      <a:ext uri="{FF2B5EF4-FFF2-40B4-BE49-F238E27FC236}">
                        <a16:creationId xmlns:a16="http://schemas.microsoft.com/office/drawing/2014/main" id="{779B1424-07B6-4991-A6A4-4618F36D11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4" name="图片 9">
                            <a:extLst>
                              <a:ext uri="{FF2B5EF4-FFF2-40B4-BE49-F238E27FC236}">
                                <a16:creationId xmlns:a16="http://schemas.microsoft.com/office/drawing/2014/main" id="{779B1424-07B6-4991-A6A4-4618F36D113F}"/>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410402" cy="2159120"/>
                          </a:xfrm>
                          <a:prstGeom prst="rect">
                            <a:avLst/>
                          </a:prstGeom>
                          <a:noFill/>
                          <a:ln>
                            <a:noFill/>
                          </a:ln>
                          <a:extLst/>
                        </pic:spPr>
                      </pic:pic>
                    </a:graphicData>
                  </a:graphic>
                </wp:inline>
              </w:drawing>
            </w:r>
          </w:p>
          <w:p w:rsidR="007250B5" w:rsidRPr="00E54511" w:rsidRDefault="007250B5" w:rsidP="007250B5">
            <w:pPr>
              <w:spacing w:line="360" w:lineRule="auto"/>
              <w:jc w:val="center"/>
              <w:rPr>
                <w:sz w:val="18"/>
                <w:szCs w:val="28"/>
              </w:rPr>
            </w:pPr>
            <w:r w:rsidRPr="00E54511">
              <w:rPr>
                <w:rFonts w:hint="eastAsia"/>
                <w:sz w:val="18"/>
                <w:szCs w:val="28"/>
              </w:rPr>
              <w:t>图</w:t>
            </w:r>
            <w:r w:rsidR="009A18E5" w:rsidRPr="00E54511">
              <w:rPr>
                <w:sz w:val="18"/>
                <w:szCs w:val="28"/>
              </w:rPr>
              <w:t>10</w:t>
            </w:r>
            <w:r w:rsidRPr="00E54511">
              <w:rPr>
                <w:rFonts w:hint="eastAsia"/>
                <w:sz w:val="18"/>
                <w:szCs w:val="28"/>
              </w:rPr>
              <w:t xml:space="preserve"> </w:t>
            </w:r>
            <w:r w:rsidRPr="00E54511">
              <w:rPr>
                <w:rFonts w:hint="eastAsia"/>
                <w:sz w:val="18"/>
                <w:szCs w:val="28"/>
              </w:rPr>
              <w:t>可视化框架界面</w:t>
            </w:r>
          </w:p>
          <w:p w:rsidR="009E1EF8" w:rsidRDefault="009E1EF8"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拟突破</w:t>
            </w:r>
            <w:proofErr w:type="gramEnd"/>
            <w:r>
              <w:rPr>
                <w:rFonts w:ascii="宋体" w:hAnsi="宋体" w:hint="eastAsia"/>
                <w:b/>
                <w:szCs w:val="24"/>
              </w:rPr>
              <w:t>的技术难点</w:t>
            </w:r>
          </w:p>
          <w:p w:rsidR="00A363A0" w:rsidRDefault="009C2930" w:rsidP="006C6780">
            <w:pPr>
              <w:pStyle w:val="a7"/>
              <w:spacing w:line="360" w:lineRule="auto"/>
              <w:ind w:leftChars="28" w:left="59"/>
              <w:rPr>
                <w:szCs w:val="24"/>
              </w:rPr>
            </w:pPr>
            <w:r w:rsidRPr="009C2930">
              <w:rPr>
                <w:rFonts w:hint="eastAsia"/>
                <w:szCs w:val="24"/>
              </w:rPr>
              <w:t>本选题</w:t>
            </w:r>
            <w:proofErr w:type="gramStart"/>
            <w:r w:rsidRPr="009C2930">
              <w:rPr>
                <w:rFonts w:hint="eastAsia"/>
                <w:szCs w:val="24"/>
              </w:rPr>
              <w:t>拟突破</w:t>
            </w:r>
            <w:proofErr w:type="gramEnd"/>
            <w:r w:rsidRPr="009C2930">
              <w:rPr>
                <w:rFonts w:hint="eastAsia"/>
                <w:szCs w:val="24"/>
              </w:rPr>
              <w:t>的技术难点如下：</w:t>
            </w:r>
          </w:p>
          <w:p w:rsidR="00340BA0" w:rsidRDefault="00340BA0" w:rsidP="00340BA0">
            <w:pPr>
              <w:pStyle w:val="a7"/>
              <w:numPr>
                <w:ilvl w:val="0"/>
                <w:numId w:val="5"/>
              </w:numPr>
              <w:spacing w:line="360" w:lineRule="auto"/>
              <w:ind w:firstLineChars="0"/>
              <w:rPr>
                <w:b/>
                <w:szCs w:val="24"/>
              </w:rPr>
            </w:pPr>
            <w:r w:rsidRPr="00340BA0">
              <w:rPr>
                <w:rFonts w:hint="eastAsia"/>
                <w:b/>
                <w:szCs w:val="24"/>
              </w:rPr>
              <w:t>海量原始高维时空数据到多维度聚合金字塔模型的快速转化</w:t>
            </w:r>
          </w:p>
          <w:p w:rsidR="00340BA0" w:rsidRPr="00340BA0" w:rsidRDefault="00340BA0" w:rsidP="00340BA0">
            <w:pPr>
              <w:spacing w:line="360" w:lineRule="auto"/>
              <w:ind w:leftChars="28" w:left="59" w:firstLineChars="200" w:firstLine="420"/>
              <w:rPr>
                <w:szCs w:val="24"/>
              </w:rPr>
            </w:pPr>
            <w:r w:rsidRPr="00665245">
              <w:rPr>
                <w:rFonts w:hint="eastAsia"/>
                <w:szCs w:val="24"/>
              </w:rPr>
              <w:t>本文构建</w:t>
            </w:r>
            <w:r>
              <w:rPr>
                <w:rFonts w:hint="eastAsia"/>
                <w:szCs w:val="24"/>
              </w:rPr>
              <w:t>多维度聚合金字塔模型，是在瓦片金字塔的基础上考虑空间、时间以及多维度属性的聚合操作。但是在生成可视化数据的预处理过程中，对每一层不同维度属性的聚合生成利用</w:t>
            </w:r>
            <w:r>
              <w:rPr>
                <w:rFonts w:hint="eastAsia"/>
                <w:szCs w:val="24"/>
              </w:rPr>
              <w:t>Spark</w:t>
            </w:r>
            <w:r>
              <w:rPr>
                <w:rFonts w:hint="eastAsia"/>
                <w:szCs w:val="24"/>
              </w:rPr>
              <w:t>应该怎么做，属性维度如何量化等，需要进一步研究。</w:t>
            </w:r>
          </w:p>
          <w:p w:rsidR="00E36DBC" w:rsidRPr="009A6B66" w:rsidRDefault="00E36DBC" w:rsidP="00E36DBC">
            <w:pPr>
              <w:pStyle w:val="a7"/>
              <w:numPr>
                <w:ilvl w:val="0"/>
                <w:numId w:val="5"/>
              </w:numPr>
              <w:spacing w:line="360" w:lineRule="auto"/>
              <w:ind w:firstLineChars="0"/>
              <w:rPr>
                <w:b/>
                <w:szCs w:val="24"/>
              </w:rPr>
            </w:pPr>
            <w:r>
              <w:rPr>
                <w:rFonts w:hint="eastAsia"/>
                <w:b/>
                <w:szCs w:val="24"/>
              </w:rPr>
              <w:t>面向</w:t>
            </w:r>
            <w:r>
              <w:rPr>
                <w:rFonts w:hint="eastAsia"/>
                <w:b/>
                <w:szCs w:val="24"/>
              </w:rPr>
              <w:t>2</w:t>
            </w:r>
            <w:r>
              <w:rPr>
                <w:rFonts w:hint="eastAsia"/>
                <w:b/>
                <w:szCs w:val="24"/>
              </w:rPr>
              <w:t>维视图可视化的高维度</w:t>
            </w:r>
            <w:del w:id="85" w:author="kwan关雪峰" w:date="2018-01-08T11:54:00Z">
              <w:r w:rsidDel="001D0664">
                <w:rPr>
                  <w:rFonts w:hint="eastAsia"/>
                  <w:b/>
                  <w:szCs w:val="24"/>
                </w:rPr>
                <w:delText>的</w:delText>
              </w:r>
            </w:del>
            <w:r>
              <w:rPr>
                <w:rFonts w:hint="eastAsia"/>
                <w:b/>
                <w:szCs w:val="24"/>
              </w:rPr>
              <w:t>聚合模型单元到</w:t>
            </w:r>
            <w:r>
              <w:rPr>
                <w:rFonts w:hint="eastAsia"/>
                <w:b/>
                <w:szCs w:val="24"/>
              </w:rPr>
              <w:t>1</w:t>
            </w:r>
            <w:r>
              <w:rPr>
                <w:rFonts w:hint="eastAsia"/>
                <w:b/>
                <w:szCs w:val="24"/>
              </w:rPr>
              <w:t>维存储单元映射</w:t>
            </w:r>
          </w:p>
          <w:p w:rsidR="00E36DBC" w:rsidRPr="00E36DBC" w:rsidRDefault="00E36DBC" w:rsidP="00E36DBC">
            <w:pPr>
              <w:spacing w:line="360" w:lineRule="auto"/>
              <w:ind w:leftChars="28" w:left="59" w:firstLineChars="200" w:firstLine="420"/>
              <w:rPr>
                <w:szCs w:val="24"/>
              </w:rPr>
            </w:pPr>
            <w:r>
              <w:rPr>
                <w:rFonts w:hint="eastAsia"/>
                <w:szCs w:val="24"/>
              </w:rPr>
              <w:t>本文设计的</w:t>
            </w:r>
            <w:r w:rsidRPr="009A6B66">
              <w:rPr>
                <w:rFonts w:hint="eastAsia"/>
                <w:szCs w:val="24"/>
              </w:rPr>
              <w:t>聚合模型单元，</w:t>
            </w:r>
            <w:r>
              <w:rPr>
                <w:rFonts w:hint="eastAsia"/>
                <w:szCs w:val="24"/>
              </w:rPr>
              <w:t>具备时空、</w:t>
            </w:r>
            <w:r w:rsidRPr="009A6B66">
              <w:rPr>
                <w:rFonts w:hint="eastAsia"/>
                <w:szCs w:val="24"/>
              </w:rPr>
              <w:t>属性</w:t>
            </w:r>
            <w:r>
              <w:rPr>
                <w:rFonts w:hint="eastAsia"/>
                <w:szCs w:val="24"/>
              </w:rPr>
              <w:t>的</w:t>
            </w:r>
            <w:r w:rsidRPr="009A6B66">
              <w:rPr>
                <w:rFonts w:hint="eastAsia"/>
                <w:szCs w:val="24"/>
              </w:rPr>
              <w:t>高维度</w:t>
            </w:r>
            <w:r>
              <w:rPr>
                <w:rFonts w:hint="eastAsia"/>
                <w:szCs w:val="24"/>
              </w:rPr>
              <w:t>特征</w:t>
            </w:r>
            <w:r w:rsidRPr="009A6B66">
              <w:rPr>
                <w:rFonts w:hint="eastAsia"/>
                <w:szCs w:val="24"/>
              </w:rPr>
              <w:t>，</w:t>
            </w:r>
            <w:r>
              <w:rPr>
                <w:rFonts w:hint="eastAsia"/>
                <w:szCs w:val="24"/>
              </w:rPr>
              <w:t>而</w:t>
            </w:r>
            <w:r w:rsidR="00480BD7">
              <w:rPr>
                <w:rFonts w:hint="eastAsia"/>
                <w:szCs w:val="24"/>
              </w:rPr>
              <w:t>HBase</w:t>
            </w:r>
            <w:r w:rsidRPr="009A6B66">
              <w:rPr>
                <w:rFonts w:hint="eastAsia"/>
                <w:szCs w:val="24"/>
              </w:rPr>
              <w:t>表格存储是一维线性的，需要转换映射；</w:t>
            </w:r>
            <w:r>
              <w:rPr>
                <w:rFonts w:hint="eastAsia"/>
                <w:szCs w:val="24"/>
              </w:rPr>
              <w:t>同时，</w:t>
            </w:r>
            <w:r w:rsidRPr="009A6B66">
              <w:rPr>
                <w:rFonts w:hint="eastAsia"/>
                <w:szCs w:val="24"/>
              </w:rPr>
              <w:t>这种映射需要考虑</w:t>
            </w:r>
            <w:r>
              <w:rPr>
                <w:rFonts w:hint="eastAsia"/>
                <w:szCs w:val="24"/>
              </w:rPr>
              <w:t>之后</w:t>
            </w:r>
            <w:r w:rsidRPr="009A6B66">
              <w:rPr>
                <w:rFonts w:hint="eastAsia"/>
                <w:szCs w:val="24"/>
              </w:rPr>
              <w:t>的</w:t>
            </w:r>
            <w:r w:rsidRPr="009A6B66">
              <w:rPr>
                <w:rFonts w:hint="eastAsia"/>
                <w:szCs w:val="24"/>
              </w:rPr>
              <w:t>2D</w:t>
            </w:r>
            <w:r w:rsidRPr="009A6B66">
              <w:rPr>
                <w:rFonts w:hint="eastAsia"/>
                <w:szCs w:val="24"/>
              </w:rPr>
              <w:t>视图可视化，受到</w:t>
            </w:r>
            <w:r>
              <w:rPr>
                <w:rFonts w:hint="eastAsia"/>
                <w:szCs w:val="24"/>
              </w:rPr>
              <w:t>该</w:t>
            </w:r>
            <w:r w:rsidRPr="009A6B66">
              <w:rPr>
                <w:rFonts w:hint="eastAsia"/>
                <w:szCs w:val="24"/>
              </w:rPr>
              <w:t>条件</w:t>
            </w:r>
            <w:r>
              <w:rPr>
                <w:rFonts w:hint="eastAsia"/>
                <w:szCs w:val="24"/>
              </w:rPr>
              <w:t>的</w:t>
            </w:r>
            <w:r w:rsidRPr="009A6B66">
              <w:rPr>
                <w:rFonts w:hint="eastAsia"/>
                <w:szCs w:val="24"/>
              </w:rPr>
              <w:t>约束，</w:t>
            </w:r>
            <w:r>
              <w:rPr>
                <w:rFonts w:hint="eastAsia"/>
                <w:szCs w:val="24"/>
              </w:rPr>
              <w:t>如何合理映射以实现</w:t>
            </w:r>
            <w:r w:rsidR="00352304" w:rsidRPr="009A6B66">
              <w:rPr>
                <w:rFonts w:hint="eastAsia"/>
                <w:szCs w:val="24"/>
              </w:rPr>
              <w:t>高效的转换</w:t>
            </w:r>
            <w:r>
              <w:rPr>
                <w:rFonts w:hint="eastAsia"/>
                <w:szCs w:val="24"/>
              </w:rPr>
              <w:t>和</w:t>
            </w:r>
            <w:r w:rsidR="00352304" w:rsidRPr="009A6B66">
              <w:rPr>
                <w:rFonts w:hint="eastAsia"/>
                <w:szCs w:val="24"/>
              </w:rPr>
              <w:t>快速的存取</w:t>
            </w:r>
            <w:r>
              <w:rPr>
                <w:rFonts w:hint="eastAsia"/>
                <w:szCs w:val="24"/>
              </w:rPr>
              <w:t>，这需要进一步的研究</w:t>
            </w:r>
            <w:r w:rsidRPr="009A6B66">
              <w:rPr>
                <w:rFonts w:hint="eastAsia"/>
                <w:szCs w:val="24"/>
              </w:rPr>
              <w:t>。</w:t>
            </w:r>
          </w:p>
          <w:p w:rsidR="001E25C7" w:rsidRDefault="00845A0D" w:rsidP="001E25C7">
            <w:pPr>
              <w:pStyle w:val="a7"/>
              <w:numPr>
                <w:ilvl w:val="0"/>
                <w:numId w:val="5"/>
              </w:numPr>
              <w:spacing w:line="360" w:lineRule="auto"/>
              <w:ind w:firstLineChars="0"/>
              <w:rPr>
                <w:b/>
                <w:szCs w:val="24"/>
              </w:rPr>
            </w:pPr>
            <w:r>
              <w:rPr>
                <w:rFonts w:hint="eastAsia"/>
                <w:b/>
                <w:szCs w:val="24"/>
              </w:rPr>
              <w:t>顾及</w:t>
            </w:r>
            <w:r w:rsidR="00EA6DA3">
              <w:rPr>
                <w:rFonts w:hint="eastAsia"/>
                <w:b/>
                <w:szCs w:val="24"/>
              </w:rPr>
              <w:t>可视化效率的高效查询与数据</w:t>
            </w:r>
            <w:del w:id="86" w:author="kwan关雪峰" w:date="2018-01-08T11:54:00Z">
              <w:r w:rsidR="00EA6DA3" w:rsidDel="001D0664">
                <w:rPr>
                  <w:rFonts w:hint="eastAsia"/>
                  <w:b/>
                  <w:szCs w:val="24"/>
                </w:rPr>
                <w:delText>获取</w:delText>
              </w:r>
            </w:del>
            <w:ins w:id="87" w:author="kwan关雪峰" w:date="2018-01-08T11:54:00Z">
              <w:r w:rsidR="001D0664">
                <w:rPr>
                  <w:rFonts w:hint="eastAsia"/>
                  <w:b/>
                  <w:szCs w:val="24"/>
                </w:rPr>
                <w:t>聚合</w:t>
              </w:r>
            </w:ins>
          </w:p>
          <w:p w:rsidR="00665245" w:rsidRPr="00414025" w:rsidRDefault="00E64136" w:rsidP="00414025">
            <w:pPr>
              <w:pStyle w:val="a7"/>
              <w:spacing w:line="360" w:lineRule="auto"/>
              <w:ind w:leftChars="28" w:left="59"/>
              <w:rPr>
                <w:szCs w:val="24"/>
              </w:rPr>
            </w:pPr>
            <w:r>
              <w:rPr>
                <w:rFonts w:hint="eastAsia"/>
                <w:szCs w:val="24"/>
              </w:rPr>
              <w:t>尽管存储的是预处理后的聚合数据，但</w:t>
            </w:r>
            <w:r w:rsidR="00C831F5" w:rsidRPr="00C831F5">
              <w:rPr>
                <w:rFonts w:hint="eastAsia"/>
                <w:szCs w:val="24"/>
              </w:rPr>
              <w:t>通过</w:t>
            </w:r>
            <w:r w:rsidR="00C831F5">
              <w:rPr>
                <w:rFonts w:hint="eastAsia"/>
                <w:szCs w:val="24"/>
              </w:rPr>
              <w:t>查询条件在数据库端获取</w:t>
            </w:r>
            <w:r>
              <w:rPr>
                <w:rFonts w:hint="eastAsia"/>
                <w:szCs w:val="24"/>
              </w:rPr>
              <w:t>到的结果</w:t>
            </w:r>
            <w:proofErr w:type="gramStart"/>
            <w:r>
              <w:rPr>
                <w:rFonts w:hint="eastAsia"/>
                <w:szCs w:val="24"/>
              </w:rPr>
              <w:t>集</w:t>
            </w:r>
            <w:r w:rsidR="00414025">
              <w:rPr>
                <w:rFonts w:hint="eastAsia"/>
                <w:szCs w:val="24"/>
              </w:rPr>
              <w:t>数量</w:t>
            </w:r>
            <w:proofErr w:type="gramEnd"/>
            <w:r w:rsidR="00C7203D">
              <w:rPr>
                <w:rFonts w:hint="eastAsia"/>
                <w:szCs w:val="24"/>
              </w:rPr>
              <w:t>可能</w:t>
            </w:r>
            <w:r w:rsidR="00933513">
              <w:rPr>
                <w:rFonts w:hint="eastAsia"/>
                <w:szCs w:val="24"/>
              </w:rPr>
              <w:t>仍旧</w:t>
            </w:r>
            <w:r w:rsidR="00414025">
              <w:rPr>
                <w:rFonts w:hint="eastAsia"/>
                <w:szCs w:val="24"/>
              </w:rPr>
              <w:t>很大，</w:t>
            </w:r>
            <w:r w:rsidR="00414025" w:rsidRPr="00414025">
              <w:rPr>
                <w:rFonts w:hint="eastAsia"/>
                <w:szCs w:val="24"/>
              </w:rPr>
              <w:t>按</w:t>
            </w:r>
            <w:r w:rsidR="00933513">
              <w:rPr>
                <w:rFonts w:hint="eastAsia"/>
                <w:szCs w:val="24"/>
              </w:rPr>
              <w:t>常规</w:t>
            </w:r>
            <w:r w:rsidR="00414025" w:rsidRPr="00414025">
              <w:rPr>
                <w:rFonts w:hint="eastAsia"/>
                <w:szCs w:val="24"/>
              </w:rPr>
              <w:t>的方式移动获取数据就会在网络层面遇到瓶颈</w:t>
            </w:r>
            <w:r w:rsidR="00414025">
              <w:rPr>
                <w:rFonts w:hint="eastAsia"/>
                <w:szCs w:val="24"/>
              </w:rPr>
              <w:t>；</w:t>
            </w:r>
            <w:r w:rsidR="00414025" w:rsidRPr="00414025">
              <w:rPr>
                <w:rFonts w:hint="eastAsia"/>
                <w:szCs w:val="24"/>
              </w:rPr>
              <w:t>客户端也需要有强大的计算能力以及足够的内存来处理这么多的数据。</w:t>
            </w:r>
            <w:r w:rsidR="00414025">
              <w:rPr>
                <w:rFonts w:hint="eastAsia"/>
                <w:szCs w:val="24"/>
              </w:rPr>
              <w:t>所以是否可以考虑利用</w:t>
            </w:r>
            <w:r w:rsidR="00480BD7">
              <w:rPr>
                <w:rFonts w:hint="eastAsia"/>
                <w:szCs w:val="24"/>
              </w:rPr>
              <w:t>HBase</w:t>
            </w:r>
            <w:r w:rsidR="00414025">
              <w:rPr>
                <w:rFonts w:hint="eastAsia"/>
                <w:szCs w:val="24"/>
              </w:rPr>
              <w:t>的协处理器机制，在数据库服务端将获取的</w:t>
            </w:r>
            <w:proofErr w:type="gramStart"/>
            <w:r w:rsidR="00414025">
              <w:rPr>
                <w:rFonts w:hint="eastAsia"/>
                <w:szCs w:val="24"/>
              </w:rPr>
              <w:t>结果集做一次</w:t>
            </w:r>
            <w:proofErr w:type="gramEnd"/>
            <w:r w:rsidR="00414025">
              <w:rPr>
                <w:rFonts w:hint="eastAsia"/>
                <w:szCs w:val="24"/>
              </w:rPr>
              <w:t>预处理，然后再返回进行前端的渲染显示。</w:t>
            </w:r>
          </w:p>
          <w:p w:rsidR="006C6780" w:rsidRDefault="006C6780"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拟创新</w:t>
            </w:r>
            <w:proofErr w:type="gramEnd"/>
            <w:r>
              <w:rPr>
                <w:rFonts w:ascii="宋体" w:hAnsi="宋体" w:hint="eastAsia"/>
                <w:b/>
                <w:szCs w:val="24"/>
              </w:rPr>
              <w:t>点</w:t>
            </w:r>
          </w:p>
          <w:p w:rsidR="006C6780" w:rsidRDefault="006C6780" w:rsidP="006C6780">
            <w:pPr>
              <w:pStyle w:val="a7"/>
              <w:spacing w:line="360" w:lineRule="auto"/>
              <w:ind w:leftChars="28" w:left="59"/>
              <w:rPr>
                <w:szCs w:val="24"/>
              </w:rPr>
            </w:pPr>
            <w:r>
              <w:rPr>
                <w:rFonts w:hint="eastAsia"/>
                <w:szCs w:val="24"/>
              </w:rPr>
              <w:t>本选题</w:t>
            </w:r>
            <w:proofErr w:type="gramStart"/>
            <w:r>
              <w:rPr>
                <w:rFonts w:hint="eastAsia"/>
                <w:szCs w:val="24"/>
              </w:rPr>
              <w:t>拟实现</w:t>
            </w:r>
            <w:proofErr w:type="gramEnd"/>
            <w:r>
              <w:rPr>
                <w:rFonts w:hint="eastAsia"/>
                <w:szCs w:val="24"/>
              </w:rPr>
              <w:t>的创新点</w:t>
            </w:r>
            <w:r w:rsidRPr="006C6780">
              <w:rPr>
                <w:rFonts w:hint="eastAsia"/>
                <w:szCs w:val="24"/>
              </w:rPr>
              <w:t>如下：</w:t>
            </w:r>
          </w:p>
          <w:p w:rsidR="006C6780" w:rsidRPr="00244D8A" w:rsidRDefault="006C6780" w:rsidP="006C6780">
            <w:pPr>
              <w:pStyle w:val="a7"/>
              <w:numPr>
                <w:ilvl w:val="0"/>
                <w:numId w:val="7"/>
              </w:numPr>
              <w:spacing w:line="360" w:lineRule="auto"/>
              <w:ind w:firstLineChars="0"/>
              <w:rPr>
                <w:b/>
                <w:szCs w:val="24"/>
              </w:rPr>
            </w:pPr>
            <w:r w:rsidRPr="00244D8A">
              <w:rPr>
                <w:rFonts w:hint="eastAsia"/>
                <w:b/>
                <w:szCs w:val="24"/>
              </w:rPr>
              <w:t>提出</w:t>
            </w:r>
            <w:ins w:id="88" w:author="kwan关雪峰" w:date="2018-01-08T11:54:00Z">
              <w:r w:rsidR="00092B66">
                <w:rPr>
                  <w:rFonts w:hint="eastAsia"/>
                  <w:b/>
                  <w:szCs w:val="24"/>
                </w:rPr>
                <w:t>了一种面向点状时空大数据可视化的</w:t>
              </w:r>
            </w:ins>
            <w:r w:rsidRPr="00244D8A">
              <w:rPr>
                <w:rFonts w:hint="eastAsia"/>
                <w:b/>
                <w:szCs w:val="24"/>
              </w:rPr>
              <w:t>多维度聚合金字塔</w:t>
            </w:r>
            <w:del w:id="89" w:author="kwan关雪峰" w:date="2018-01-08T11:54:00Z">
              <w:r w:rsidRPr="00244D8A" w:rsidDel="00092B66">
                <w:rPr>
                  <w:rFonts w:hint="eastAsia"/>
                  <w:b/>
                  <w:szCs w:val="24"/>
                </w:rPr>
                <w:delText>的数据组织</w:delText>
              </w:r>
            </w:del>
            <w:r w:rsidRPr="00244D8A">
              <w:rPr>
                <w:rFonts w:hint="eastAsia"/>
                <w:b/>
                <w:szCs w:val="24"/>
              </w:rPr>
              <w:t>模型</w:t>
            </w:r>
          </w:p>
          <w:p w:rsidR="00B67F3B" w:rsidRPr="0057537B" w:rsidRDefault="0057537B" w:rsidP="0057537B">
            <w:pPr>
              <w:spacing w:line="360" w:lineRule="auto"/>
              <w:ind w:leftChars="28" w:left="59" w:firstLineChars="200" w:firstLine="420"/>
              <w:rPr>
                <w:szCs w:val="24"/>
              </w:rPr>
            </w:pPr>
            <w:r>
              <w:rPr>
                <w:rFonts w:hint="eastAsia"/>
                <w:szCs w:val="24"/>
              </w:rPr>
              <w:lastRenderedPageBreak/>
              <w:t>以新的数据组织模型结构化点状数据，</w:t>
            </w:r>
            <w:r w:rsidR="00140824">
              <w:rPr>
                <w:rFonts w:hint="eastAsia"/>
                <w:szCs w:val="24"/>
              </w:rPr>
              <w:t>此模型基于瓦片金字塔，并扩展至时空、多维度的聚合，</w:t>
            </w:r>
            <w:r w:rsidR="00156EC2">
              <w:rPr>
                <w:rFonts w:hint="eastAsia"/>
                <w:szCs w:val="24"/>
              </w:rPr>
              <w:t>与大数据查询可视化相适应。</w:t>
            </w:r>
          </w:p>
          <w:p w:rsidR="006C6780" w:rsidRPr="00244D8A" w:rsidRDefault="00B67F3B" w:rsidP="006C6780">
            <w:pPr>
              <w:pStyle w:val="a7"/>
              <w:numPr>
                <w:ilvl w:val="0"/>
                <w:numId w:val="7"/>
              </w:numPr>
              <w:spacing w:line="360" w:lineRule="auto"/>
              <w:ind w:firstLineChars="0"/>
              <w:rPr>
                <w:b/>
                <w:szCs w:val="24"/>
              </w:rPr>
            </w:pPr>
            <w:r w:rsidRPr="00244D8A">
              <w:rPr>
                <w:rFonts w:hint="eastAsia"/>
                <w:b/>
                <w:szCs w:val="24"/>
              </w:rPr>
              <w:t>实现</w:t>
            </w:r>
            <w:ins w:id="90" w:author="kwan关雪峰" w:date="2018-01-08T11:55:00Z">
              <w:r w:rsidR="00092B66">
                <w:rPr>
                  <w:rFonts w:hint="eastAsia"/>
                  <w:b/>
                  <w:szCs w:val="24"/>
                </w:rPr>
                <w:t>了一套</w:t>
              </w:r>
            </w:ins>
            <w:r w:rsidR="006C6780" w:rsidRPr="00244D8A">
              <w:rPr>
                <w:rFonts w:hint="eastAsia"/>
                <w:b/>
                <w:szCs w:val="24"/>
              </w:rPr>
              <w:t>高效展示点状</w:t>
            </w:r>
            <w:ins w:id="91" w:author="kwan关雪峰" w:date="2018-01-08T11:55:00Z">
              <w:r w:rsidR="00092B66">
                <w:rPr>
                  <w:rFonts w:hint="eastAsia"/>
                  <w:b/>
                  <w:szCs w:val="24"/>
                </w:rPr>
                <w:t>时空大</w:t>
              </w:r>
            </w:ins>
            <w:r w:rsidR="006C6780" w:rsidRPr="00244D8A">
              <w:rPr>
                <w:rFonts w:hint="eastAsia"/>
                <w:b/>
                <w:szCs w:val="24"/>
              </w:rPr>
              <w:t>数据的分布式开源</w:t>
            </w:r>
            <w:del w:id="92" w:author="kwan关雪峰" w:date="2018-01-08T11:55:00Z">
              <w:r w:rsidR="0009360B" w:rsidRPr="00244D8A" w:rsidDel="00092B66">
                <w:rPr>
                  <w:rFonts w:hint="eastAsia"/>
                  <w:b/>
                  <w:szCs w:val="24"/>
                </w:rPr>
                <w:delText>的</w:delText>
              </w:r>
            </w:del>
            <w:r w:rsidR="006C6780" w:rsidRPr="00244D8A">
              <w:rPr>
                <w:rFonts w:hint="eastAsia"/>
                <w:b/>
                <w:szCs w:val="24"/>
              </w:rPr>
              <w:t>可视化框架</w:t>
            </w:r>
          </w:p>
          <w:p w:rsidR="00B67F3B" w:rsidRPr="0057537B" w:rsidRDefault="00156EC2" w:rsidP="0057537B">
            <w:pPr>
              <w:spacing w:line="360" w:lineRule="auto"/>
              <w:ind w:leftChars="28" w:left="59" w:firstLineChars="200" w:firstLine="420"/>
              <w:rPr>
                <w:b/>
                <w:szCs w:val="24"/>
              </w:rPr>
            </w:pPr>
            <w:r>
              <w:rPr>
                <w:rFonts w:hint="eastAsia"/>
                <w:szCs w:val="24"/>
              </w:rPr>
              <w:t>该套框架主要是开源的，能对点状的大数据进行快速查询和可视化，并且分布式存储，便于数据量增加时节点的扩展。</w:t>
            </w:r>
            <w:r w:rsidR="0057537B">
              <w:rPr>
                <w:rFonts w:hint="eastAsia"/>
                <w:b/>
                <w:szCs w:val="24"/>
              </w:rPr>
              <w:t xml:space="preserve"> </w:t>
            </w:r>
            <w:bookmarkStart w:id="93" w:name="_GoBack"/>
            <w:bookmarkEnd w:id="93"/>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94" w:name="OLE_LINK123"/>
                  <w:bookmarkStart w:id="95"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FE5431">
                    <w:rPr>
                      <w:rFonts w:hint="eastAsia"/>
                      <w:szCs w:val="24"/>
                    </w:rPr>
                    <w:t>7</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FE5431">
                    <w:rPr>
                      <w:rFonts w:hint="eastAsia"/>
                      <w:szCs w:val="24"/>
                    </w:rPr>
                    <w:t>7</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Pr>
                      <w:rFonts w:hint="eastAsia"/>
                      <w:szCs w:val="24"/>
                    </w:rPr>
                    <w:t>7</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Pr>
                      <w:rFonts w:hint="eastAsia"/>
                      <w:szCs w:val="24"/>
                    </w:rPr>
                    <w:t>8</w:t>
                  </w:r>
                  <w:r w:rsidRPr="004767E7">
                    <w:rPr>
                      <w:rFonts w:hint="eastAsia"/>
                      <w:szCs w:val="24"/>
                    </w:rPr>
                    <w:t>.2</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6225F6" w:rsidRDefault="006225F6" w:rsidP="006225F6">
                  <w:pPr>
                    <w:keepNext/>
                    <w:keepLines/>
                    <w:jc w:val="center"/>
                    <w:rPr>
                      <w:rFonts w:hAnsiTheme="majorEastAsia"/>
                      <w:szCs w:val="24"/>
                    </w:rPr>
                  </w:pPr>
                  <w:r>
                    <w:rPr>
                      <w:rFonts w:hAnsiTheme="majorEastAsia" w:hint="eastAsia"/>
                      <w:szCs w:val="24"/>
                    </w:rPr>
                    <w:t>组织模型设计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szCs w:val="24"/>
                    </w:rPr>
                  </w:pPr>
                  <w:r>
                    <w:rPr>
                      <w:rFonts w:hint="eastAsia"/>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szCs w:val="24"/>
                    </w:rPr>
                  </w:pPr>
                  <w:r>
                    <w:rPr>
                      <w:rFonts w:hAnsiTheme="majorEastAsia" w:hint="eastAsia"/>
                      <w:szCs w:val="24"/>
                    </w:rPr>
                    <w:t>可视化数据预处理</w:t>
                  </w:r>
                  <w:r w:rsidRPr="004767E7">
                    <w:rPr>
                      <w:rFonts w:hAnsiTheme="majorEastAsia" w:hint="eastAsia"/>
                      <w:szCs w:val="24"/>
                    </w:rPr>
                    <w:t>实现</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rFonts w:hAnsiTheme="majorEastAsia"/>
                      <w:szCs w:val="24"/>
                    </w:rPr>
                  </w:pPr>
                  <w:r w:rsidRPr="004767E7">
                    <w:rPr>
                      <w:rFonts w:hAnsiTheme="majorEastAsia" w:hint="eastAsia"/>
                      <w:szCs w:val="24"/>
                    </w:rPr>
                    <w:t>可视化实现</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FE5431">
                    <w:rPr>
                      <w:rFonts w:hint="eastAsia"/>
                      <w:szCs w:val="24"/>
                    </w:rPr>
                    <w:t>7</w:t>
                  </w:r>
                  <w:r w:rsidRPr="004767E7">
                    <w:rPr>
                      <w:rFonts w:hint="eastAsia"/>
                      <w:szCs w:val="24"/>
                    </w:rPr>
                    <w:t>.12</w:t>
                  </w:r>
                  <w:r w:rsidRPr="004767E7">
                    <w:rPr>
                      <w:rFonts w:hAnsiTheme="majorEastAsia" w:hint="eastAsia"/>
                      <w:szCs w:val="24"/>
                    </w:rPr>
                    <w:t>～</w:t>
                  </w:r>
                  <w:r w:rsidRPr="004767E7">
                    <w:rPr>
                      <w:rFonts w:hint="eastAsia"/>
                      <w:szCs w:val="24"/>
                    </w:rPr>
                    <w:t>201</w:t>
                  </w:r>
                  <w:r>
                    <w:rPr>
                      <w:rFonts w:hint="eastAsia"/>
                      <w:szCs w:val="24"/>
                    </w:rPr>
                    <w:t>8</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Pr>
                      <w:rFonts w:hint="eastAsia"/>
                      <w:szCs w:val="24"/>
                    </w:rPr>
                    <w:t>8</w:t>
                  </w:r>
                  <w:r w:rsidRPr="004767E7">
                    <w:rPr>
                      <w:rFonts w:hint="eastAsia"/>
                      <w:szCs w:val="24"/>
                    </w:rPr>
                    <w:t>.1</w:t>
                  </w:r>
                  <w:r w:rsidRPr="004767E7">
                    <w:rPr>
                      <w:rFonts w:hAnsiTheme="majorEastAsia" w:hint="eastAsia"/>
                      <w:szCs w:val="24"/>
                    </w:rPr>
                    <w:t>～</w:t>
                  </w:r>
                  <w:r w:rsidRPr="004767E7">
                    <w:rPr>
                      <w:rFonts w:hint="eastAsia"/>
                      <w:szCs w:val="24"/>
                    </w:rPr>
                    <w:t>201</w:t>
                  </w:r>
                  <w:r>
                    <w:rPr>
                      <w:rFonts w:hint="eastAsia"/>
                      <w:szCs w:val="24"/>
                    </w:rPr>
                    <w:t>8</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F54D6B">
                    <w:rPr>
                      <w:rFonts w:hint="eastAsia"/>
                      <w:szCs w:val="24"/>
                    </w:rPr>
                    <w:t>8</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F54D6B">
                    <w:rPr>
                      <w:rFonts w:hint="eastAsia"/>
                      <w:szCs w:val="24"/>
                    </w:rPr>
                    <w:t>8</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94"/>
            <w:bookmarkEnd w:id="95"/>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D17CB" w:rsidRDefault="00DD17CB" w:rsidP="00C93AA7">
            <w:pPr>
              <w:pStyle w:val="a7"/>
              <w:numPr>
                <w:ilvl w:val="0"/>
                <w:numId w:val="6"/>
              </w:numPr>
              <w:spacing w:after="200" w:line="220" w:lineRule="atLeast"/>
              <w:ind w:firstLineChars="0"/>
              <w:rPr>
                <w:rFonts w:eastAsia="黑体"/>
                <w:szCs w:val="21"/>
              </w:rPr>
            </w:pPr>
            <w:r w:rsidRPr="00C93AA7">
              <w:rPr>
                <w:rFonts w:eastAsia="黑体"/>
                <w:szCs w:val="21"/>
              </w:rPr>
              <w:t xml:space="preserve">Liu </w:t>
            </w:r>
            <w:proofErr w:type="spellStart"/>
            <w:r w:rsidRPr="00C93AA7">
              <w:rPr>
                <w:rFonts w:eastAsia="黑体"/>
                <w:szCs w:val="21"/>
              </w:rPr>
              <w:t>Zhicheng</w:t>
            </w:r>
            <w:proofErr w:type="spellEnd"/>
            <w:r w:rsidRPr="00C93AA7">
              <w:rPr>
                <w:rFonts w:eastAsia="黑体"/>
                <w:szCs w:val="21"/>
              </w:rPr>
              <w:t xml:space="preserve">, </w:t>
            </w:r>
            <w:proofErr w:type="spellStart"/>
            <w:r w:rsidRPr="00C93AA7">
              <w:rPr>
                <w:rFonts w:eastAsia="黑体"/>
                <w:szCs w:val="21"/>
              </w:rPr>
              <w:t>Biye</w:t>
            </w:r>
            <w:proofErr w:type="spellEnd"/>
            <w:r w:rsidRPr="00C93AA7">
              <w:rPr>
                <w:rFonts w:eastAsia="黑体"/>
                <w:szCs w:val="21"/>
              </w:rPr>
              <w:t xml:space="preserve"> Jiang, Jeffrey </w:t>
            </w:r>
            <w:proofErr w:type="spellStart"/>
            <w:r w:rsidRPr="00C93AA7">
              <w:rPr>
                <w:rFonts w:eastAsia="黑体"/>
                <w:szCs w:val="21"/>
              </w:rPr>
              <w:t>Heer</w:t>
            </w:r>
            <w:proofErr w:type="spellEnd"/>
            <w:r w:rsidRPr="00C93AA7">
              <w:rPr>
                <w:rFonts w:eastAsia="黑体"/>
                <w:szCs w:val="21"/>
              </w:rPr>
              <w:t xml:space="preserve">. </w:t>
            </w:r>
            <w:proofErr w:type="spellStart"/>
            <w:r w:rsidRPr="00C93AA7">
              <w:rPr>
                <w:rFonts w:eastAsia="黑体"/>
                <w:szCs w:val="21"/>
              </w:rPr>
              <w:t>imMens</w:t>
            </w:r>
            <w:proofErr w:type="spellEnd"/>
            <w:r w:rsidRPr="00C93AA7">
              <w:rPr>
                <w:rFonts w:eastAsia="黑体"/>
                <w:szCs w:val="21"/>
              </w:rPr>
              <w:t>: Real-time Visual Querying of Big Data[C]</w:t>
            </w:r>
            <w:r w:rsidR="00C93AA7" w:rsidRPr="00C93AA7">
              <w:rPr>
                <w:rFonts w:eastAsia="黑体"/>
                <w:szCs w:val="21"/>
              </w:rPr>
              <w:t xml:space="preserve">. </w:t>
            </w:r>
            <w:proofErr w:type="spellStart"/>
            <w:r w:rsidR="00C93AA7" w:rsidRPr="00C93AA7">
              <w:rPr>
                <w:rFonts w:eastAsia="黑体"/>
                <w:szCs w:val="21"/>
              </w:rPr>
              <w:t>Eurographics</w:t>
            </w:r>
            <w:proofErr w:type="spellEnd"/>
            <w:r w:rsidR="00C93AA7" w:rsidRPr="00C93AA7">
              <w:rPr>
                <w:rFonts w:eastAsia="黑体"/>
                <w:szCs w:val="21"/>
              </w:rPr>
              <w:t xml:space="preserve"> Conference on Visualization (</w:t>
            </w:r>
            <w:proofErr w:type="spellStart"/>
            <w:r w:rsidR="00C93AA7" w:rsidRPr="00C93AA7">
              <w:rPr>
                <w:rFonts w:eastAsia="黑体"/>
                <w:szCs w:val="21"/>
              </w:rPr>
              <w:t>EuroVis</w:t>
            </w:r>
            <w:proofErr w:type="spellEnd"/>
            <w:r w:rsidR="00C93AA7" w:rsidRPr="00C93AA7">
              <w:rPr>
                <w:rFonts w:eastAsia="黑体"/>
                <w:szCs w:val="21"/>
              </w:rPr>
              <w:t>)</w:t>
            </w:r>
            <w:r w:rsidR="00C93AA7">
              <w:rPr>
                <w:rFonts w:eastAsia="黑体" w:hint="eastAsia"/>
                <w:szCs w:val="21"/>
              </w:rPr>
              <w:t>,</w:t>
            </w:r>
            <w:r w:rsidR="00C93AA7">
              <w:rPr>
                <w:rFonts w:eastAsia="黑体"/>
                <w:szCs w:val="21"/>
              </w:rPr>
              <w:t>2013,32(3).</w:t>
            </w:r>
          </w:p>
          <w:p w:rsidR="00C93AA7" w:rsidRPr="00C93AA7" w:rsidRDefault="00C93AA7" w:rsidP="00C93AA7">
            <w:pPr>
              <w:pStyle w:val="a7"/>
              <w:numPr>
                <w:ilvl w:val="0"/>
                <w:numId w:val="6"/>
              </w:numPr>
              <w:spacing w:after="200" w:line="220" w:lineRule="atLeast"/>
              <w:ind w:firstLineChars="0"/>
              <w:rPr>
                <w:rFonts w:ascii="宋体" w:hAnsi="宋体"/>
                <w:szCs w:val="21"/>
              </w:rPr>
            </w:pPr>
            <w:r w:rsidRPr="00C93AA7">
              <w:rPr>
                <w:rFonts w:ascii="宋体" w:hAnsi="宋体" w:hint="eastAsia"/>
                <w:szCs w:val="21"/>
              </w:rPr>
              <w:t>任磊</w:t>
            </w:r>
            <w:r>
              <w:rPr>
                <w:rFonts w:ascii="宋体" w:hAnsi="宋体" w:hint="eastAsia"/>
                <w:szCs w:val="21"/>
              </w:rPr>
              <w:t>,杜一,马帅,张小龙,戴国忠.</w:t>
            </w:r>
            <w:r>
              <w:rPr>
                <w:rFonts w:ascii="宋体" w:hAnsi="宋体"/>
                <w:szCs w:val="21"/>
              </w:rPr>
              <w:t xml:space="preserve"> </w:t>
            </w:r>
            <w:r>
              <w:rPr>
                <w:rFonts w:ascii="宋体" w:hAnsi="宋体" w:hint="eastAsia"/>
                <w:szCs w:val="21"/>
              </w:rPr>
              <w:t>大数据可视化分析综述</w:t>
            </w:r>
            <w:r w:rsidRPr="00C93AA7">
              <w:rPr>
                <w:szCs w:val="21"/>
              </w:rPr>
              <w:t>[J]</w:t>
            </w:r>
            <w:r>
              <w:rPr>
                <w:szCs w:val="21"/>
              </w:rPr>
              <w:t xml:space="preserve">. </w:t>
            </w:r>
            <w:r>
              <w:rPr>
                <w:rFonts w:hint="eastAsia"/>
                <w:szCs w:val="21"/>
              </w:rPr>
              <w:t>软件学报</w:t>
            </w:r>
            <w:r>
              <w:rPr>
                <w:rFonts w:hint="eastAsia"/>
                <w:szCs w:val="21"/>
              </w:rPr>
              <w:t>,2014,5(</w:t>
            </w:r>
            <w:r>
              <w:rPr>
                <w:szCs w:val="21"/>
              </w:rPr>
              <w:t>9):1909-1936.</w:t>
            </w:r>
          </w:p>
          <w:p w:rsidR="00C93AA7" w:rsidRDefault="00DF25EB" w:rsidP="00DF25EB">
            <w:pPr>
              <w:pStyle w:val="a7"/>
              <w:numPr>
                <w:ilvl w:val="0"/>
                <w:numId w:val="6"/>
              </w:numPr>
              <w:spacing w:after="200" w:line="220" w:lineRule="atLeast"/>
              <w:ind w:firstLineChars="0"/>
              <w:rPr>
                <w:szCs w:val="21"/>
              </w:rPr>
            </w:pPr>
            <w:r w:rsidRPr="00DF25EB">
              <w:rPr>
                <w:szCs w:val="21"/>
              </w:rPr>
              <w:t>Jack</w:t>
            </w:r>
            <w:r w:rsidR="00C93AA7" w:rsidRPr="00DF25EB">
              <w:rPr>
                <w:rFonts w:hint="eastAsia"/>
                <w:szCs w:val="21"/>
              </w:rPr>
              <w:t>孟</w:t>
            </w:r>
            <w:r w:rsidR="00C93AA7" w:rsidRPr="00DF25EB">
              <w:rPr>
                <w:rFonts w:hint="eastAsia"/>
                <w:szCs w:val="21"/>
              </w:rPr>
              <w:t>.</w:t>
            </w:r>
            <w:r w:rsidR="00C93AA7" w:rsidRPr="00DF25EB">
              <w:rPr>
                <w:rFonts w:hint="eastAsia"/>
                <w:szCs w:val="21"/>
              </w:rPr>
              <w:t>数据立方体</w:t>
            </w:r>
            <w:r w:rsidR="00C93AA7" w:rsidRPr="00DF25EB">
              <w:rPr>
                <w:rFonts w:hint="eastAsia"/>
                <w:szCs w:val="21"/>
              </w:rPr>
              <w:t>---</w:t>
            </w:r>
            <w:r w:rsidR="00C93AA7" w:rsidRPr="00DF25EB">
              <w:rPr>
                <w:rFonts w:hint="eastAsia"/>
                <w:szCs w:val="21"/>
              </w:rPr>
              <w:t>维度与</w:t>
            </w:r>
            <w:r w:rsidR="00C93AA7" w:rsidRPr="00DF25EB">
              <w:rPr>
                <w:szCs w:val="21"/>
              </w:rPr>
              <w:t>OLAP</w:t>
            </w:r>
            <w:r w:rsidRPr="00DF25EB">
              <w:rPr>
                <w:szCs w:val="21"/>
              </w:rPr>
              <w:t>[EB/OL]</w:t>
            </w:r>
            <w:r w:rsidR="00C93AA7" w:rsidRPr="00DF25EB">
              <w:rPr>
                <w:szCs w:val="21"/>
              </w:rPr>
              <w:t>.</w:t>
            </w:r>
            <w:r w:rsidRPr="00DF25EB">
              <w:rPr>
                <w:szCs w:val="21"/>
              </w:rPr>
              <w:t>[2014-12-10].</w:t>
            </w:r>
            <w:r w:rsidRPr="00896A5D">
              <w:rPr>
                <w:color w:val="000000" w:themeColor="text1"/>
                <w:szCs w:val="21"/>
              </w:rPr>
              <w:t>https://www.cnblogs.com/mq0036/p/4155832.html</w:t>
            </w:r>
            <w:r>
              <w:rPr>
                <w:szCs w:val="21"/>
              </w:rPr>
              <w:t>.</w:t>
            </w:r>
          </w:p>
          <w:p w:rsidR="00DF25EB" w:rsidRDefault="00DF25EB" w:rsidP="00DF25EB">
            <w:pPr>
              <w:pStyle w:val="a7"/>
              <w:numPr>
                <w:ilvl w:val="0"/>
                <w:numId w:val="6"/>
              </w:numPr>
              <w:spacing w:after="200" w:line="220" w:lineRule="atLeast"/>
              <w:ind w:firstLineChars="0"/>
              <w:rPr>
                <w:szCs w:val="21"/>
              </w:rPr>
            </w:pPr>
            <w:proofErr w:type="gramStart"/>
            <w:r>
              <w:rPr>
                <w:rFonts w:hint="eastAsia"/>
                <w:szCs w:val="21"/>
              </w:rPr>
              <w:t>冷芳玲</w:t>
            </w:r>
            <w:proofErr w:type="gramEnd"/>
            <w:r>
              <w:rPr>
                <w:rFonts w:hint="eastAsia"/>
                <w:szCs w:val="21"/>
              </w:rPr>
              <w:t>.</w:t>
            </w:r>
            <w:r>
              <w:rPr>
                <w:szCs w:val="21"/>
              </w:rPr>
              <w:t xml:space="preserve"> </w:t>
            </w:r>
            <w:r>
              <w:rPr>
                <w:rFonts w:hint="eastAsia"/>
                <w:szCs w:val="21"/>
              </w:rPr>
              <w:t>支持高效查询的数据立方构建技术研究</w:t>
            </w:r>
            <w:r>
              <w:rPr>
                <w:rFonts w:hint="eastAsia"/>
                <w:szCs w:val="21"/>
              </w:rPr>
              <w:t>[</w:t>
            </w:r>
            <w:r>
              <w:rPr>
                <w:szCs w:val="21"/>
              </w:rPr>
              <w:t xml:space="preserve">D]. </w:t>
            </w:r>
            <w:r>
              <w:rPr>
                <w:rFonts w:hint="eastAsia"/>
                <w:szCs w:val="21"/>
              </w:rPr>
              <w:t>沈阳</w:t>
            </w:r>
            <w:r>
              <w:rPr>
                <w:rFonts w:hint="eastAsia"/>
                <w:szCs w:val="21"/>
              </w:rPr>
              <w:t>:</w:t>
            </w:r>
            <w:r>
              <w:rPr>
                <w:rFonts w:hint="eastAsia"/>
                <w:szCs w:val="21"/>
              </w:rPr>
              <w:t>东北大学</w:t>
            </w:r>
            <w:r>
              <w:rPr>
                <w:rFonts w:hint="eastAsia"/>
                <w:szCs w:val="21"/>
              </w:rPr>
              <w:t>,</w:t>
            </w:r>
            <w:r>
              <w:rPr>
                <w:szCs w:val="21"/>
              </w:rPr>
              <w:t>2008.</w:t>
            </w:r>
          </w:p>
          <w:p w:rsidR="00DF25EB" w:rsidRDefault="00DF25EB" w:rsidP="00DF25EB">
            <w:pPr>
              <w:pStyle w:val="a7"/>
              <w:numPr>
                <w:ilvl w:val="0"/>
                <w:numId w:val="6"/>
              </w:numPr>
              <w:spacing w:after="200" w:line="220" w:lineRule="atLeast"/>
              <w:ind w:firstLineChars="0"/>
              <w:rPr>
                <w:szCs w:val="21"/>
              </w:rPr>
            </w:pPr>
            <w:proofErr w:type="spellStart"/>
            <w:r w:rsidRPr="00DF25EB">
              <w:rPr>
                <w:szCs w:val="21"/>
              </w:rPr>
              <w:t>Lauro</w:t>
            </w:r>
            <w:proofErr w:type="spellEnd"/>
            <w:r w:rsidRPr="00DF25EB">
              <w:rPr>
                <w:szCs w:val="21"/>
              </w:rPr>
              <w:t xml:space="preserve"> </w:t>
            </w:r>
            <w:proofErr w:type="spellStart"/>
            <w:r w:rsidRPr="00DF25EB">
              <w:rPr>
                <w:szCs w:val="21"/>
              </w:rPr>
              <w:t>Lins</w:t>
            </w:r>
            <w:proofErr w:type="spellEnd"/>
            <w:r w:rsidRPr="00DF25EB">
              <w:rPr>
                <w:szCs w:val="21"/>
              </w:rPr>
              <w:t xml:space="preserve">, James T. </w:t>
            </w:r>
            <w:proofErr w:type="spellStart"/>
            <w:r w:rsidRPr="00DF25EB">
              <w:rPr>
                <w:szCs w:val="21"/>
              </w:rPr>
              <w:t>Klosowski</w:t>
            </w:r>
            <w:proofErr w:type="spellEnd"/>
            <w:r w:rsidRPr="00DF25EB">
              <w:rPr>
                <w:szCs w:val="21"/>
              </w:rPr>
              <w:t xml:space="preserve">, and Carlos </w:t>
            </w:r>
            <w:proofErr w:type="spellStart"/>
            <w:r w:rsidRPr="00DF25EB">
              <w:rPr>
                <w:szCs w:val="21"/>
              </w:rPr>
              <w:t>Scheidegger</w:t>
            </w:r>
            <w:proofErr w:type="spellEnd"/>
            <w:r>
              <w:rPr>
                <w:szCs w:val="21"/>
              </w:rPr>
              <w:t xml:space="preserve">. </w:t>
            </w:r>
            <w:proofErr w:type="spellStart"/>
            <w:r w:rsidRPr="00DF25EB">
              <w:rPr>
                <w:szCs w:val="21"/>
              </w:rPr>
              <w:t>Nanocubes</w:t>
            </w:r>
            <w:proofErr w:type="spellEnd"/>
            <w:r w:rsidRPr="00DF25EB">
              <w:rPr>
                <w:szCs w:val="21"/>
              </w:rPr>
              <w:t xml:space="preserve"> for Real-Time Exploration of Spatiotemporal Datasets</w:t>
            </w:r>
            <w:r>
              <w:rPr>
                <w:szCs w:val="21"/>
              </w:rPr>
              <w:t>.</w:t>
            </w:r>
          </w:p>
          <w:p w:rsidR="00DF25EB" w:rsidRDefault="007D0D32" w:rsidP="007D0D32">
            <w:pPr>
              <w:pStyle w:val="a7"/>
              <w:numPr>
                <w:ilvl w:val="0"/>
                <w:numId w:val="6"/>
              </w:numPr>
              <w:spacing w:after="200" w:line="220" w:lineRule="atLeast"/>
              <w:ind w:firstLineChars="0"/>
              <w:rPr>
                <w:szCs w:val="21"/>
              </w:rPr>
            </w:pPr>
            <w:r w:rsidRPr="007D0D32">
              <w:rPr>
                <w:rFonts w:hint="eastAsia"/>
                <w:szCs w:val="21"/>
              </w:rPr>
              <w:t>龚健雅</w:t>
            </w:r>
            <w:r w:rsidRPr="007D0D32">
              <w:rPr>
                <w:rFonts w:hint="eastAsia"/>
                <w:szCs w:val="21"/>
              </w:rPr>
              <w:t>,</w:t>
            </w:r>
            <w:r w:rsidRPr="007D0D32">
              <w:rPr>
                <w:rFonts w:hint="eastAsia"/>
                <w:szCs w:val="21"/>
              </w:rPr>
              <w:t>李小龙</w:t>
            </w:r>
            <w:r>
              <w:rPr>
                <w:rFonts w:hint="eastAsia"/>
                <w:szCs w:val="21"/>
              </w:rPr>
              <w:t>,</w:t>
            </w:r>
            <w:r w:rsidRPr="007D0D32">
              <w:rPr>
                <w:rFonts w:hint="eastAsia"/>
                <w:szCs w:val="21"/>
              </w:rPr>
              <w:t>吴华意</w:t>
            </w:r>
            <w:r w:rsidRPr="007D0D32">
              <w:rPr>
                <w:rFonts w:hint="eastAsia"/>
                <w:szCs w:val="21"/>
              </w:rPr>
              <w:t xml:space="preserve">. </w:t>
            </w:r>
            <w:r w:rsidRPr="007D0D32">
              <w:rPr>
                <w:rFonts w:hint="eastAsia"/>
                <w:szCs w:val="21"/>
              </w:rPr>
              <w:t>实时</w:t>
            </w:r>
            <w:r w:rsidRPr="007D0D32">
              <w:rPr>
                <w:rFonts w:hint="eastAsia"/>
                <w:szCs w:val="21"/>
              </w:rPr>
              <w:t>GIS</w:t>
            </w:r>
            <w:r w:rsidRPr="007D0D32">
              <w:rPr>
                <w:rFonts w:hint="eastAsia"/>
                <w:szCs w:val="21"/>
              </w:rPr>
              <w:t>时空数据模型</w:t>
            </w:r>
            <w:r w:rsidRPr="007D0D32">
              <w:rPr>
                <w:rFonts w:hint="eastAsia"/>
                <w:szCs w:val="21"/>
              </w:rPr>
              <w:t xml:space="preserve">[J]. </w:t>
            </w:r>
            <w:r w:rsidRPr="007D0D32">
              <w:rPr>
                <w:rFonts w:hint="eastAsia"/>
                <w:szCs w:val="21"/>
              </w:rPr>
              <w:t>测绘学报</w:t>
            </w:r>
            <w:r w:rsidRPr="007D0D32">
              <w:rPr>
                <w:rFonts w:hint="eastAsia"/>
                <w:szCs w:val="21"/>
              </w:rPr>
              <w:t>,2014,43(3):226-232.</w:t>
            </w:r>
          </w:p>
          <w:p w:rsidR="007D0D32" w:rsidRDefault="007D0D32" w:rsidP="007D0D32">
            <w:pPr>
              <w:pStyle w:val="a7"/>
              <w:numPr>
                <w:ilvl w:val="0"/>
                <w:numId w:val="6"/>
              </w:numPr>
              <w:spacing w:after="200" w:line="220" w:lineRule="atLeast"/>
              <w:ind w:firstLineChars="0"/>
              <w:rPr>
                <w:szCs w:val="21"/>
              </w:rPr>
            </w:pPr>
            <w:r w:rsidRPr="007D0D32">
              <w:rPr>
                <w:szCs w:val="21"/>
              </w:rPr>
              <w:t xml:space="preserve">P. Godfrey, J. </w:t>
            </w:r>
            <w:proofErr w:type="spellStart"/>
            <w:r w:rsidRPr="007D0D32">
              <w:rPr>
                <w:szCs w:val="21"/>
              </w:rPr>
              <w:t>Gryz</w:t>
            </w:r>
            <w:proofErr w:type="spellEnd"/>
            <w:r w:rsidRPr="007D0D32">
              <w:rPr>
                <w:szCs w:val="21"/>
              </w:rPr>
              <w:t xml:space="preserve">, and P. </w:t>
            </w:r>
            <w:proofErr w:type="spellStart"/>
            <w:r w:rsidRPr="007D0D32">
              <w:rPr>
                <w:szCs w:val="21"/>
              </w:rPr>
              <w:t>Lasek</w:t>
            </w:r>
            <w:proofErr w:type="spellEnd"/>
            <w:r w:rsidRPr="007D0D32">
              <w:rPr>
                <w:szCs w:val="21"/>
              </w:rPr>
              <w:t xml:space="preserve">. Interactive Visualization of Large Data Sets, 2015. </w:t>
            </w:r>
            <w:r w:rsidRPr="007D0D32">
              <w:rPr>
                <w:szCs w:val="21"/>
              </w:rPr>
              <w:lastRenderedPageBreak/>
              <w:t>Technical Report.</w:t>
            </w:r>
          </w:p>
          <w:p w:rsidR="007D0D32" w:rsidRPr="00896A5D" w:rsidRDefault="007D0D32" w:rsidP="007D0D32">
            <w:pPr>
              <w:pStyle w:val="a7"/>
              <w:numPr>
                <w:ilvl w:val="0"/>
                <w:numId w:val="6"/>
              </w:numPr>
              <w:spacing w:after="200" w:line="220" w:lineRule="atLeast"/>
              <w:ind w:firstLineChars="0"/>
              <w:rPr>
                <w:szCs w:val="21"/>
              </w:rPr>
            </w:pPr>
            <w:proofErr w:type="spellStart"/>
            <w:r w:rsidRPr="00896A5D">
              <w:rPr>
                <w:szCs w:val="21"/>
              </w:rPr>
              <w:t>OGC.Sensor</w:t>
            </w:r>
            <w:proofErr w:type="spellEnd"/>
            <w:r w:rsidRPr="00896A5D">
              <w:rPr>
                <w:szCs w:val="21"/>
              </w:rPr>
              <w:t xml:space="preserve"> Observation Service [EB/OL]</w:t>
            </w:r>
            <w:proofErr w:type="gramStart"/>
            <w:r w:rsidRPr="00896A5D">
              <w:rPr>
                <w:szCs w:val="21"/>
              </w:rPr>
              <w:t>.[</w:t>
            </w:r>
            <w:proofErr w:type="gramEnd"/>
            <w:r w:rsidRPr="00896A5D">
              <w:rPr>
                <w:szCs w:val="21"/>
              </w:rPr>
              <w:t>2014-12-05].</w:t>
            </w:r>
            <w:hyperlink r:id="rId23" w:history="1">
              <w:r w:rsidR="00896A5D" w:rsidRPr="00896A5D">
                <w:rPr>
                  <w:rStyle w:val="a9"/>
                  <w:color w:val="000000" w:themeColor="text1"/>
                  <w:szCs w:val="21"/>
                  <w:u w:val="none"/>
                </w:rPr>
                <w:t>http://www.opengeospatial.org/standards/sos</w:t>
              </w:r>
            </w:hyperlink>
            <w:r w:rsidRPr="00896A5D">
              <w:rPr>
                <w:szCs w:val="21"/>
              </w:rPr>
              <w:t>.</w:t>
            </w:r>
          </w:p>
          <w:p w:rsidR="007D0D32" w:rsidRPr="00896A5D" w:rsidRDefault="007D0D32" w:rsidP="007D0D32">
            <w:pPr>
              <w:pStyle w:val="a7"/>
              <w:numPr>
                <w:ilvl w:val="0"/>
                <w:numId w:val="6"/>
              </w:numPr>
              <w:spacing w:after="200" w:line="220" w:lineRule="atLeast"/>
              <w:ind w:firstLineChars="0"/>
              <w:rPr>
                <w:szCs w:val="21"/>
              </w:rPr>
            </w:pPr>
            <w:bookmarkStart w:id="96" w:name="OLE_LINK43"/>
            <w:bookmarkStart w:id="97" w:name="OLE_LINK44"/>
            <w:r w:rsidRPr="00896A5D">
              <w:rPr>
                <w:rStyle w:val="aa"/>
                <w:i w:val="0"/>
                <w:color w:val="000000" w:themeColor="text1"/>
                <w:szCs w:val="21"/>
                <w:shd w:val="clear" w:color="auto" w:fill="FFFFFF"/>
              </w:rPr>
              <w:t>52</w:t>
            </w:r>
            <w:r w:rsidRPr="00896A5D">
              <w:rPr>
                <w:i/>
                <w:color w:val="000000" w:themeColor="text1"/>
                <w:szCs w:val="21"/>
                <w:shd w:val="clear" w:color="auto" w:fill="FFFFFF"/>
              </w:rPr>
              <w:t>°</w:t>
            </w:r>
            <w:r w:rsidRPr="00896A5D">
              <w:rPr>
                <w:rStyle w:val="aa"/>
                <w:i w:val="0"/>
                <w:color w:val="000000" w:themeColor="text1"/>
                <w:szCs w:val="21"/>
                <w:shd w:val="clear" w:color="auto" w:fill="FFFFFF"/>
              </w:rPr>
              <w:t>North</w:t>
            </w:r>
            <w:r w:rsidRPr="00896A5D">
              <w:rPr>
                <w:i/>
                <w:color w:val="000000" w:themeColor="text1"/>
                <w:szCs w:val="21"/>
              </w:rPr>
              <w:t>.</w:t>
            </w:r>
            <w:bookmarkStart w:id="98" w:name="OLE_LINK33"/>
            <w:bookmarkStart w:id="99" w:name="OLE_LINK34"/>
            <w:bookmarkStart w:id="100" w:name="OLE_LINK35"/>
            <w:bookmarkStart w:id="101" w:name="OLE_LINK36"/>
            <w:bookmarkEnd w:id="96"/>
            <w:bookmarkEnd w:id="97"/>
            <w:r w:rsidRPr="00896A5D">
              <w:rPr>
                <w:color w:val="000000" w:themeColor="text1"/>
                <w:szCs w:val="21"/>
              </w:rPr>
              <w:t>Sensor Observation Service</w:t>
            </w:r>
            <w:bookmarkEnd w:id="98"/>
            <w:bookmarkEnd w:id="99"/>
            <w:r w:rsidRPr="00896A5D">
              <w:rPr>
                <w:color w:val="000000" w:themeColor="text1"/>
                <w:szCs w:val="21"/>
              </w:rPr>
              <w:t xml:space="preserve"> [EB/OL</w:t>
            </w:r>
            <w:bookmarkEnd w:id="100"/>
            <w:bookmarkEnd w:id="101"/>
            <w:r w:rsidRPr="00896A5D">
              <w:rPr>
                <w:color w:val="000000" w:themeColor="text1"/>
                <w:szCs w:val="21"/>
              </w:rPr>
              <w:t>]</w:t>
            </w:r>
            <w:proofErr w:type="gramStart"/>
            <w:r w:rsidRPr="00896A5D">
              <w:rPr>
                <w:color w:val="000000" w:themeColor="text1"/>
                <w:szCs w:val="21"/>
              </w:rPr>
              <w:t>.</w:t>
            </w:r>
            <w:r w:rsidRPr="00896A5D">
              <w:rPr>
                <w:color w:val="000000" w:themeColor="text1"/>
                <w:szCs w:val="21"/>
                <w:shd w:val="clear" w:color="auto" w:fill="F7F7F7"/>
              </w:rPr>
              <w:t>[</w:t>
            </w:r>
            <w:proofErr w:type="gramEnd"/>
            <w:r w:rsidRPr="00896A5D">
              <w:rPr>
                <w:color w:val="000000" w:themeColor="text1"/>
                <w:szCs w:val="21"/>
                <w:shd w:val="clear" w:color="auto" w:fill="F7F7F7"/>
              </w:rPr>
              <w:t>2014-12-05].</w:t>
            </w:r>
            <w:bookmarkStart w:id="102" w:name="OLE_LINK37"/>
            <w:bookmarkStart w:id="103" w:name="OLE_LINK38"/>
            <w:r w:rsidRPr="00896A5D">
              <w:rPr>
                <w:color w:val="000000" w:themeColor="text1"/>
                <w:szCs w:val="21"/>
              </w:rPr>
              <w:fldChar w:fldCharType="begin"/>
            </w:r>
            <w:r w:rsidRPr="00896A5D">
              <w:rPr>
                <w:color w:val="000000" w:themeColor="text1"/>
                <w:szCs w:val="21"/>
              </w:rPr>
              <w:instrText xml:space="preserve"> HYPERLINK "http://52north.org/communities/sensorweb/sos/" </w:instrText>
            </w:r>
            <w:r w:rsidRPr="00896A5D">
              <w:rPr>
                <w:color w:val="000000" w:themeColor="text1"/>
                <w:szCs w:val="21"/>
              </w:rPr>
              <w:fldChar w:fldCharType="separate"/>
            </w:r>
            <w:r w:rsidRPr="00896A5D">
              <w:rPr>
                <w:rStyle w:val="a9"/>
                <w:color w:val="000000" w:themeColor="text1"/>
                <w:szCs w:val="21"/>
                <w:u w:val="none"/>
              </w:rPr>
              <w:t>http://52north.org/communities/sensorweb/sos/</w:t>
            </w:r>
            <w:bookmarkEnd w:id="102"/>
            <w:bookmarkEnd w:id="103"/>
            <w:r w:rsidRPr="00896A5D">
              <w:rPr>
                <w:color w:val="000000" w:themeColor="text1"/>
                <w:szCs w:val="21"/>
              </w:rPr>
              <w:fldChar w:fldCharType="end"/>
            </w:r>
            <w:r w:rsidRPr="00896A5D">
              <w:rPr>
                <w:color w:val="000000" w:themeColor="text1"/>
                <w:szCs w:val="21"/>
              </w:rPr>
              <w:t>.</w:t>
            </w:r>
          </w:p>
          <w:p w:rsidR="007D0D32" w:rsidRDefault="007D0D32" w:rsidP="007D0D32">
            <w:pPr>
              <w:pStyle w:val="a7"/>
              <w:numPr>
                <w:ilvl w:val="0"/>
                <w:numId w:val="6"/>
              </w:numPr>
              <w:spacing w:after="200" w:line="220" w:lineRule="atLeast"/>
              <w:ind w:firstLineChars="0"/>
              <w:rPr>
                <w:szCs w:val="21"/>
              </w:rPr>
            </w:pPr>
            <w:r w:rsidRPr="007D0D32">
              <w:rPr>
                <w:szCs w:val="21"/>
              </w:rPr>
              <w:t>CHANDRAN B, GOLDEN B, WASIL E. Linear Programming Models for Estimating Weights in the Analytic Hierarchy Process [J]. Computers &amp; Operations Research, 2005, 32(9): 2235-2254.</w:t>
            </w:r>
          </w:p>
          <w:p w:rsidR="00CC28E3" w:rsidRDefault="00CC28E3" w:rsidP="00CC28E3">
            <w:pPr>
              <w:pStyle w:val="a7"/>
              <w:spacing w:after="200" w:line="220" w:lineRule="atLeast"/>
              <w:ind w:left="420" w:firstLineChars="0" w:firstLine="0"/>
              <w:rPr>
                <w:szCs w:val="21"/>
              </w:rPr>
            </w:pPr>
          </w:p>
          <w:p w:rsidR="00CC28E3" w:rsidRDefault="00CC28E3" w:rsidP="00CC28E3">
            <w:pPr>
              <w:pStyle w:val="a7"/>
              <w:spacing w:after="200" w:line="220" w:lineRule="atLeast"/>
              <w:ind w:left="420" w:firstLineChars="0" w:firstLine="0"/>
              <w:rPr>
                <w:szCs w:val="21"/>
              </w:rPr>
            </w:pPr>
          </w:p>
          <w:p w:rsidR="00CC28E3" w:rsidRDefault="00CC28E3" w:rsidP="00CC28E3">
            <w:pPr>
              <w:pStyle w:val="a7"/>
              <w:spacing w:after="200" w:line="220" w:lineRule="atLeast"/>
              <w:ind w:left="420" w:firstLineChars="0" w:firstLine="0"/>
              <w:rPr>
                <w:szCs w:val="21"/>
              </w:rPr>
            </w:pPr>
          </w:p>
          <w:p w:rsidR="00CC28E3" w:rsidRDefault="00CC28E3" w:rsidP="00CC28E3">
            <w:pPr>
              <w:pStyle w:val="a7"/>
              <w:spacing w:after="200" w:line="220" w:lineRule="atLeast"/>
              <w:ind w:left="420" w:firstLineChars="0" w:firstLine="0"/>
              <w:rPr>
                <w:szCs w:val="21"/>
              </w:rPr>
            </w:pPr>
          </w:p>
          <w:p w:rsidR="00CC28E3" w:rsidRDefault="00CC28E3" w:rsidP="00CC28E3">
            <w:pPr>
              <w:pStyle w:val="a7"/>
              <w:spacing w:after="200" w:line="220" w:lineRule="atLeast"/>
              <w:ind w:left="420" w:firstLineChars="0" w:firstLine="0"/>
              <w:rPr>
                <w:szCs w:val="21"/>
              </w:rPr>
            </w:pPr>
          </w:p>
          <w:p w:rsidR="00CC28E3" w:rsidRPr="00DF25EB" w:rsidRDefault="00CC28E3" w:rsidP="00CC28E3">
            <w:pPr>
              <w:pStyle w:val="a7"/>
              <w:spacing w:after="200" w:line="220" w:lineRule="atLeast"/>
              <w:ind w:left="420" w:firstLineChars="0" w:firstLine="0"/>
              <w:rPr>
                <w:szCs w:val="21"/>
              </w:rPr>
            </w:pP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lastRenderedPageBreak/>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24"/>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7512" w:rsidRDefault="00BA7512">
      <w:r>
        <w:separator/>
      </w:r>
    </w:p>
  </w:endnote>
  <w:endnote w:type="continuationSeparator" w:id="0">
    <w:p w:rsidR="00BA7512" w:rsidRDefault="00BA7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CCB" w:rsidRDefault="00C74CCB">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C74CCB" w:rsidRDefault="00C74CCB">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CCB" w:rsidRDefault="00C74CCB">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CCB" w:rsidRDefault="00C74CCB">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092B66">
      <w:rPr>
        <w:rStyle w:val="a5"/>
        <w:noProof/>
      </w:rPr>
      <w:t>12</w:t>
    </w:r>
    <w:r>
      <w:rPr>
        <w:rStyle w:val="a5"/>
      </w:rPr>
      <w:fldChar w:fldCharType="end"/>
    </w:r>
  </w:p>
  <w:p w:rsidR="00C74CCB" w:rsidRDefault="00C74CCB">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7512" w:rsidRDefault="00BA7512">
      <w:r>
        <w:separator/>
      </w:r>
    </w:p>
  </w:footnote>
  <w:footnote w:type="continuationSeparator" w:id="0">
    <w:p w:rsidR="00BA7512" w:rsidRDefault="00BA7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4CCB" w:rsidRDefault="00C74CCB"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2"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5"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6"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6"/>
  </w:num>
  <w:num w:numId="4">
    <w:abstractNumId w:val="1"/>
  </w:num>
  <w:num w:numId="5">
    <w:abstractNumId w:val="2"/>
  </w:num>
  <w:num w:numId="6">
    <w:abstractNumId w:val="0"/>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wan关雪峰">
    <w15:presenceInfo w15:providerId="Windows Live" w15:userId="24074c24c6f307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D8"/>
    <w:rsid w:val="0005307A"/>
    <w:rsid w:val="000717B6"/>
    <w:rsid w:val="000761AF"/>
    <w:rsid w:val="0007728E"/>
    <w:rsid w:val="000851C5"/>
    <w:rsid w:val="00092B66"/>
    <w:rsid w:val="0009360B"/>
    <w:rsid w:val="00096897"/>
    <w:rsid w:val="000A1881"/>
    <w:rsid w:val="000C41AB"/>
    <w:rsid w:val="000D29A8"/>
    <w:rsid w:val="000D35FC"/>
    <w:rsid w:val="000E0B59"/>
    <w:rsid w:val="00100B8B"/>
    <w:rsid w:val="001021CD"/>
    <w:rsid w:val="001106AE"/>
    <w:rsid w:val="00122046"/>
    <w:rsid w:val="00122FBD"/>
    <w:rsid w:val="00130E55"/>
    <w:rsid w:val="00134B76"/>
    <w:rsid w:val="00140824"/>
    <w:rsid w:val="00156EC2"/>
    <w:rsid w:val="0016723F"/>
    <w:rsid w:val="001739ED"/>
    <w:rsid w:val="00177053"/>
    <w:rsid w:val="00182708"/>
    <w:rsid w:val="001844AB"/>
    <w:rsid w:val="001942BA"/>
    <w:rsid w:val="001A6A24"/>
    <w:rsid w:val="001B120D"/>
    <w:rsid w:val="001C0AF2"/>
    <w:rsid w:val="001C4234"/>
    <w:rsid w:val="001C619A"/>
    <w:rsid w:val="001C6F6D"/>
    <w:rsid w:val="001D0664"/>
    <w:rsid w:val="001E25C7"/>
    <w:rsid w:val="001E3913"/>
    <w:rsid w:val="001F01BD"/>
    <w:rsid w:val="00230D31"/>
    <w:rsid w:val="00235EC1"/>
    <w:rsid w:val="00244D8A"/>
    <w:rsid w:val="00250DBA"/>
    <w:rsid w:val="0025530F"/>
    <w:rsid w:val="002574AB"/>
    <w:rsid w:val="0026723C"/>
    <w:rsid w:val="00284378"/>
    <w:rsid w:val="002B10E8"/>
    <w:rsid w:val="002E0CDC"/>
    <w:rsid w:val="002F16F3"/>
    <w:rsid w:val="002F3C3A"/>
    <w:rsid w:val="0030735B"/>
    <w:rsid w:val="00317179"/>
    <w:rsid w:val="00321921"/>
    <w:rsid w:val="00340BA0"/>
    <w:rsid w:val="00352304"/>
    <w:rsid w:val="0036442C"/>
    <w:rsid w:val="00383F3D"/>
    <w:rsid w:val="003A0585"/>
    <w:rsid w:val="003A072C"/>
    <w:rsid w:val="004054D8"/>
    <w:rsid w:val="00414025"/>
    <w:rsid w:val="00417DE3"/>
    <w:rsid w:val="004229D9"/>
    <w:rsid w:val="0042731C"/>
    <w:rsid w:val="00437CA6"/>
    <w:rsid w:val="00460EE1"/>
    <w:rsid w:val="004658AA"/>
    <w:rsid w:val="00480BD7"/>
    <w:rsid w:val="00487811"/>
    <w:rsid w:val="00490ABF"/>
    <w:rsid w:val="00492D60"/>
    <w:rsid w:val="004958B8"/>
    <w:rsid w:val="004F73DD"/>
    <w:rsid w:val="004F7B69"/>
    <w:rsid w:val="005101EC"/>
    <w:rsid w:val="00556B41"/>
    <w:rsid w:val="00572BBD"/>
    <w:rsid w:val="0057537B"/>
    <w:rsid w:val="00575972"/>
    <w:rsid w:val="00593462"/>
    <w:rsid w:val="005A50B8"/>
    <w:rsid w:val="005B7D89"/>
    <w:rsid w:val="005C49B0"/>
    <w:rsid w:val="005C4FA8"/>
    <w:rsid w:val="005D2D15"/>
    <w:rsid w:val="005E4A93"/>
    <w:rsid w:val="006020E8"/>
    <w:rsid w:val="0060526A"/>
    <w:rsid w:val="006225F6"/>
    <w:rsid w:val="00625ED6"/>
    <w:rsid w:val="00631AF6"/>
    <w:rsid w:val="00634090"/>
    <w:rsid w:val="00662D2C"/>
    <w:rsid w:val="006635F6"/>
    <w:rsid w:val="00665245"/>
    <w:rsid w:val="00675D28"/>
    <w:rsid w:val="0067691F"/>
    <w:rsid w:val="006B58EA"/>
    <w:rsid w:val="006B6003"/>
    <w:rsid w:val="006B6AFC"/>
    <w:rsid w:val="006C1C44"/>
    <w:rsid w:val="006C6780"/>
    <w:rsid w:val="006D480B"/>
    <w:rsid w:val="00704241"/>
    <w:rsid w:val="007250B5"/>
    <w:rsid w:val="00743732"/>
    <w:rsid w:val="00746D84"/>
    <w:rsid w:val="00751D96"/>
    <w:rsid w:val="00752D12"/>
    <w:rsid w:val="00760644"/>
    <w:rsid w:val="00773090"/>
    <w:rsid w:val="00773677"/>
    <w:rsid w:val="00773F07"/>
    <w:rsid w:val="00785D22"/>
    <w:rsid w:val="00787F72"/>
    <w:rsid w:val="007B2BE8"/>
    <w:rsid w:val="007C6067"/>
    <w:rsid w:val="007D0D32"/>
    <w:rsid w:val="007F293A"/>
    <w:rsid w:val="0080285B"/>
    <w:rsid w:val="008056F7"/>
    <w:rsid w:val="00811671"/>
    <w:rsid w:val="00820441"/>
    <w:rsid w:val="008238FC"/>
    <w:rsid w:val="008351EF"/>
    <w:rsid w:val="00840B1C"/>
    <w:rsid w:val="00845A0D"/>
    <w:rsid w:val="00850C92"/>
    <w:rsid w:val="008821B2"/>
    <w:rsid w:val="0089024A"/>
    <w:rsid w:val="00896A5D"/>
    <w:rsid w:val="008F0FB1"/>
    <w:rsid w:val="00902DDD"/>
    <w:rsid w:val="009252D5"/>
    <w:rsid w:val="00927EE4"/>
    <w:rsid w:val="00933513"/>
    <w:rsid w:val="00947628"/>
    <w:rsid w:val="00977143"/>
    <w:rsid w:val="009A18E5"/>
    <w:rsid w:val="009A6B66"/>
    <w:rsid w:val="009B266A"/>
    <w:rsid w:val="009C1FB6"/>
    <w:rsid w:val="009C2930"/>
    <w:rsid w:val="009D67E5"/>
    <w:rsid w:val="009E1EF8"/>
    <w:rsid w:val="009F52EE"/>
    <w:rsid w:val="00A12624"/>
    <w:rsid w:val="00A156D6"/>
    <w:rsid w:val="00A363A0"/>
    <w:rsid w:val="00A45C83"/>
    <w:rsid w:val="00A479E0"/>
    <w:rsid w:val="00A47C5B"/>
    <w:rsid w:val="00A61A86"/>
    <w:rsid w:val="00A64DDC"/>
    <w:rsid w:val="00A73AAA"/>
    <w:rsid w:val="00A8588F"/>
    <w:rsid w:val="00A871AD"/>
    <w:rsid w:val="00A967EA"/>
    <w:rsid w:val="00AC6339"/>
    <w:rsid w:val="00AD17AC"/>
    <w:rsid w:val="00B03E3B"/>
    <w:rsid w:val="00B13081"/>
    <w:rsid w:val="00B641FC"/>
    <w:rsid w:val="00B67F3B"/>
    <w:rsid w:val="00B73D19"/>
    <w:rsid w:val="00BA7512"/>
    <w:rsid w:val="00BB0740"/>
    <w:rsid w:val="00BB4A3F"/>
    <w:rsid w:val="00BB6B3B"/>
    <w:rsid w:val="00BB7E3D"/>
    <w:rsid w:val="00BF7261"/>
    <w:rsid w:val="00C234D7"/>
    <w:rsid w:val="00C41344"/>
    <w:rsid w:val="00C43169"/>
    <w:rsid w:val="00C52030"/>
    <w:rsid w:val="00C54596"/>
    <w:rsid w:val="00C646A9"/>
    <w:rsid w:val="00C7203D"/>
    <w:rsid w:val="00C74C1C"/>
    <w:rsid w:val="00C74CCB"/>
    <w:rsid w:val="00C828DC"/>
    <w:rsid w:val="00C831F5"/>
    <w:rsid w:val="00C93AA7"/>
    <w:rsid w:val="00CA1DD0"/>
    <w:rsid w:val="00CB07F9"/>
    <w:rsid w:val="00CB11A1"/>
    <w:rsid w:val="00CC28E3"/>
    <w:rsid w:val="00CD1301"/>
    <w:rsid w:val="00CD6087"/>
    <w:rsid w:val="00CE5016"/>
    <w:rsid w:val="00D20138"/>
    <w:rsid w:val="00D27178"/>
    <w:rsid w:val="00D30466"/>
    <w:rsid w:val="00D452ED"/>
    <w:rsid w:val="00D50B21"/>
    <w:rsid w:val="00D55980"/>
    <w:rsid w:val="00D759EE"/>
    <w:rsid w:val="00D80B4B"/>
    <w:rsid w:val="00D8473C"/>
    <w:rsid w:val="00D9011E"/>
    <w:rsid w:val="00DA7B7A"/>
    <w:rsid w:val="00DB486E"/>
    <w:rsid w:val="00DC28E1"/>
    <w:rsid w:val="00DC32D3"/>
    <w:rsid w:val="00DC7328"/>
    <w:rsid w:val="00DD1338"/>
    <w:rsid w:val="00DD17CB"/>
    <w:rsid w:val="00DD5B58"/>
    <w:rsid w:val="00DE161D"/>
    <w:rsid w:val="00DF25EB"/>
    <w:rsid w:val="00DF5ED4"/>
    <w:rsid w:val="00E27B07"/>
    <w:rsid w:val="00E314DA"/>
    <w:rsid w:val="00E36DBC"/>
    <w:rsid w:val="00E54511"/>
    <w:rsid w:val="00E64136"/>
    <w:rsid w:val="00E73DD1"/>
    <w:rsid w:val="00E76A64"/>
    <w:rsid w:val="00EA6DA3"/>
    <w:rsid w:val="00EC7537"/>
    <w:rsid w:val="00ED1A84"/>
    <w:rsid w:val="00F31597"/>
    <w:rsid w:val="00F429A7"/>
    <w:rsid w:val="00F54D6B"/>
    <w:rsid w:val="00F57484"/>
    <w:rsid w:val="00F653E5"/>
    <w:rsid w:val="00FA5662"/>
    <w:rsid w:val="00FE359C"/>
    <w:rsid w:val="00FE5431"/>
    <w:rsid w:val="00FE5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0348EE"/>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rsid w:val="007D0D32"/>
    <w:rPr>
      <w:color w:val="0563C1" w:themeColor="hyperlink"/>
      <w:u w:val="single"/>
    </w:rPr>
  </w:style>
  <w:style w:type="character" w:customStyle="1" w:styleId="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
    <w:name w:val="Unresolved Mention"/>
    <w:basedOn w:val="a0"/>
    <w:uiPriority w:val="99"/>
    <w:semiHidden/>
    <w:unhideWhenUsed/>
    <w:rsid w:val="00896A5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www.opengeospatial.org/standards/sos"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2BDF2-923A-4859-ACA1-D20AC1575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16</Pages>
  <Words>1444</Words>
  <Characters>8231</Characters>
  <Application>Microsoft Office Word</Application>
  <DocSecurity>0</DocSecurity>
  <Lines>68</Lines>
  <Paragraphs>19</Paragraphs>
  <ScaleCrop>false</ScaleCrop>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kwan关雪峰</cp:lastModifiedBy>
  <cp:revision>122</cp:revision>
  <dcterms:created xsi:type="dcterms:W3CDTF">2017-12-25T03:31:00Z</dcterms:created>
  <dcterms:modified xsi:type="dcterms:W3CDTF">2018-01-08T03:55:00Z</dcterms:modified>
</cp:coreProperties>
</file>