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1C44" w:rsidRDefault="006C1C44"/>
    <w:p w:rsidR="006C1C44" w:rsidRDefault="006C1C44"/>
    <w:p w:rsidR="006C1C44" w:rsidRDefault="006C1C44"/>
    <w:p w:rsidR="006C1C44" w:rsidRDefault="00130E55">
      <w:r>
        <w:rPr>
          <w:noProof/>
          <w:sz w:val="20"/>
        </w:rPr>
        <w:drawing>
          <wp:anchor distT="0" distB="0" distL="114300" distR="114300" simplePos="0" relativeHeight="251657728" behindDoc="0" locked="0" layoutInCell="1" allowOverlap="1">
            <wp:simplePos x="0" y="0"/>
            <wp:positionH relativeFrom="column">
              <wp:posOffset>1588770</wp:posOffset>
            </wp:positionH>
            <wp:positionV relativeFrom="paragraph">
              <wp:posOffset>9525</wp:posOffset>
            </wp:positionV>
            <wp:extent cx="1914525" cy="51816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grayscl/>
                      <a:biLevel thresh="50000"/>
                      <a:extLst>
                        <a:ext uri="{28A0092B-C50C-407E-A947-70E740481C1C}">
                          <a14:useLocalDpi xmlns:a14="http://schemas.microsoft.com/office/drawing/2010/main" val="0"/>
                        </a:ext>
                      </a:extLst>
                    </a:blip>
                    <a:srcRect/>
                    <a:stretch>
                      <a:fillRect/>
                    </a:stretch>
                  </pic:blipFill>
                  <pic:spPr bwMode="auto">
                    <a:xfrm>
                      <a:off x="0" y="0"/>
                      <a:ext cx="1914525" cy="5181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C1C44" w:rsidRDefault="006C1C44"/>
    <w:p w:rsidR="006C1C44" w:rsidRDefault="006C1C44"/>
    <w:p w:rsidR="006C1C44" w:rsidRPr="004054D8" w:rsidRDefault="006C1C44">
      <w:pPr>
        <w:jc w:val="center"/>
        <w:rPr>
          <w:rFonts w:ascii="黑体" w:eastAsia="黑体"/>
          <w:b/>
          <w:bCs/>
          <w:sz w:val="44"/>
        </w:rPr>
      </w:pPr>
      <w:r w:rsidRPr="004054D8">
        <w:rPr>
          <w:rFonts w:ascii="黑体" w:eastAsia="黑体" w:hint="eastAsia"/>
          <w:b/>
          <w:bCs/>
          <w:sz w:val="44"/>
        </w:rPr>
        <w:t>研究生学位论文</w:t>
      </w:r>
      <w:r w:rsidR="009D67E5">
        <w:rPr>
          <w:rFonts w:ascii="黑体" w:eastAsia="黑体" w:hint="eastAsia"/>
          <w:b/>
          <w:bCs/>
          <w:sz w:val="44"/>
        </w:rPr>
        <w:t>开题报告</w:t>
      </w:r>
      <w:r w:rsidRPr="004054D8">
        <w:rPr>
          <w:rFonts w:ascii="黑体" w:eastAsia="黑体" w:hint="eastAsia"/>
          <w:b/>
          <w:bCs/>
          <w:sz w:val="44"/>
        </w:rPr>
        <w:t>登记表</w:t>
      </w:r>
    </w:p>
    <w:p w:rsidR="006C1C44" w:rsidRDefault="006C1C44"/>
    <w:p w:rsidR="006C1C44" w:rsidRDefault="006C1C44"/>
    <w:p w:rsidR="006C1C44" w:rsidRDefault="006C1C44"/>
    <w:p w:rsidR="006C1C44" w:rsidRDefault="006C1C44"/>
    <w:p w:rsidR="006C1C44" w:rsidRDefault="006C1C44"/>
    <w:p w:rsidR="006C1C44" w:rsidRDefault="006C1C44"/>
    <w:p w:rsidR="006C1C44" w:rsidRDefault="006C1C44"/>
    <w:p w:rsidR="006C1C44" w:rsidRDefault="006C1C44">
      <w:pPr>
        <w:spacing w:line="720" w:lineRule="exact"/>
        <w:ind w:left="1276" w:firstLine="425"/>
        <w:rPr>
          <w:rFonts w:eastAsia="仿宋_GB2312"/>
          <w:sz w:val="28"/>
        </w:rPr>
      </w:pPr>
      <w:r>
        <w:rPr>
          <w:rFonts w:eastAsia="仿宋_GB2312" w:hint="eastAsia"/>
          <w:sz w:val="28"/>
        </w:rPr>
        <w:t>学</w:t>
      </w:r>
      <w:r>
        <w:rPr>
          <w:rFonts w:eastAsia="仿宋_GB2312" w:hint="eastAsia"/>
          <w:sz w:val="28"/>
        </w:rPr>
        <w:t xml:space="preserve">    </w:t>
      </w:r>
      <w:r>
        <w:rPr>
          <w:rFonts w:eastAsia="仿宋_GB2312" w:hint="eastAsia"/>
          <w:sz w:val="28"/>
        </w:rPr>
        <w:t>院：</w:t>
      </w:r>
      <w:r w:rsidR="00927EE4" w:rsidRPr="00D45696">
        <w:rPr>
          <w:rFonts w:eastAsia="仿宋_GB2312" w:hint="eastAsia"/>
          <w:sz w:val="28"/>
          <w:u w:val="single"/>
        </w:rPr>
        <w:t>测绘遥感信息工程国家重点实验室</w:t>
      </w:r>
    </w:p>
    <w:p w:rsidR="006C1C44" w:rsidRDefault="006C1C44">
      <w:pPr>
        <w:spacing w:line="720" w:lineRule="exact"/>
        <w:ind w:left="1276" w:firstLine="425"/>
        <w:rPr>
          <w:rFonts w:eastAsia="仿宋_GB2312"/>
          <w:sz w:val="28"/>
          <w:u w:val="single"/>
        </w:rPr>
      </w:pPr>
      <w:r>
        <w:rPr>
          <w:rFonts w:eastAsia="仿宋_GB2312" w:hint="eastAsia"/>
          <w:sz w:val="28"/>
        </w:rPr>
        <w:t>专</w:t>
      </w:r>
      <w:r>
        <w:rPr>
          <w:rFonts w:eastAsia="仿宋_GB2312" w:hint="eastAsia"/>
          <w:sz w:val="28"/>
        </w:rPr>
        <w:t xml:space="preserve">    </w:t>
      </w:r>
      <w:r>
        <w:rPr>
          <w:rFonts w:eastAsia="仿宋_GB2312" w:hint="eastAsia"/>
          <w:sz w:val="28"/>
        </w:rPr>
        <w:t>业：</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Pr>
          <w:rFonts w:eastAsia="仿宋_GB2312"/>
          <w:sz w:val="28"/>
          <w:u w:val="single"/>
        </w:rPr>
        <w:t xml:space="preserve">  </w:t>
      </w:r>
      <w:r w:rsidR="001F13B5">
        <w:rPr>
          <w:rFonts w:eastAsia="仿宋_GB2312" w:hint="eastAsia"/>
          <w:sz w:val="28"/>
          <w:u w:val="single"/>
        </w:rPr>
        <w:t>摄影测量与遥感</w:t>
      </w:r>
      <w:r w:rsidR="00927EE4">
        <w:rPr>
          <w:rFonts w:eastAsia="仿宋_GB2312" w:hint="eastAsia"/>
          <w:sz w:val="28"/>
          <w:u w:val="single"/>
        </w:rPr>
        <w:t xml:space="preserve"> </w:t>
      </w:r>
      <w:r w:rsidR="00927EE4">
        <w:rPr>
          <w:rFonts w:eastAsia="仿宋_GB2312"/>
          <w:sz w:val="28"/>
          <w:u w:val="single"/>
        </w:rPr>
        <w:t xml:space="preserve">   </w:t>
      </w:r>
      <w:r w:rsidR="00927EE4">
        <w:rPr>
          <w:rFonts w:eastAsia="仿宋_GB2312" w:hint="eastAsia"/>
          <w:sz w:val="28"/>
          <w:u w:val="single"/>
        </w:rPr>
        <w:t xml:space="preserve">  </w:t>
      </w:r>
      <w:r w:rsidR="00927EE4" w:rsidRPr="00D45696">
        <w:rPr>
          <w:rFonts w:eastAsia="仿宋_GB2312" w:hint="eastAsia"/>
          <w:sz w:val="28"/>
          <w:u w:val="single"/>
        </w:rPr>
        <w:tab/>
      </w:r>
    </w:p>
    <w:p w:rsidR="006C1C44" w:rsidRDefault="006C1C44">
      <w:pPr>
        <w:spacing w:line="720" w:lineRule="exact"/>
        <w:ind w:left="1276" w:firstLine="425"/>
        <w:rPr>
          <w:rFonts w:eastAsia="仿宋_GB2312"/>
          <w:sz w:val="28"/>
        </w:rPr>
      </w:pPr>
      <w:r>
        <w:rPr>
          <w:rFonts w:eastAsia="仿宋_GB2312" w:hint="eastAsia"/>
          <w:sz w:val="28"/>
        </w:rPr>
        <w:t>学</w:t>
      </w:r>
      <w:r>
        <w:rPr>
          <w:rFonts w:eastAsia="仿宋_GB2312" w:hint="eastAsia"/>
          <w:sz w:val="28"/>
        </w:rPr>
        <w:t xml:space="preserve">    </w:t>
      </w:r>
      <w:r>
        <w:rPr>
          <w:rFonts w:eastAsia="仿宋_GB2312" w:hint="eastAsia"/>
          <w:sz w:val="28"/>
        </w:rPr>
        <w:t>号：</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1F13B5">
        <w:rPr>
          <w:rFonts w:eastAsia="仿宋_GB2312"/>
          <w:sz w:val="28"/>
          <w:u w:val="single"/>
        </w:rPr>
        <w:t xml:space="preserve"> 2016206190068</w:t>
      </w:r>
      <w:r w:rsidR="001F13B5">
        <w:rPr>
          <w:rFonts w:eastAsia="仿宋_GB2312" w:hint="eastAsia"/>
          <w:sz w:val="28"/>
          <w:u w:val="single"/>
        </w:rPr>
        <w:t xml:space="preserve"> </w:t>
      </w:r>
      <w:r w:rsidR="001F13B5" w:rsidRPr="00D45696">
        <w:rPr>
          <w:rFonts w:eastAsia="仿宋_GB2312" w:hint="eastAsia"/>
          <w:sz w:val="28"/>
          <w:u w:val="single"/>
        </w:rPr>
        <w:t xml:space="preserve">      </w:t>
      </w:r>
      <w:r w:rsidR="00927EE4" w:rsidRPr="00D45696">
        <w:rPr>
          <w:rFonts w:eastAsia="仿宋_GB2312" w:hint="eastAsia"/>
          <w:sz w:val="28"/>
          <w:u w:val="single"/>
        </w:rPr>
        <w:tab/>
      </w:r>
    </w:p>
    <w:p w:rsidR="006C1C44" w:rsidRDefault="006C1C44">
      <w:pPr>
        <w:spacing w:line="720" w:lineRule="exact"/>
        <w:ind w:left="1276" w:firstLine="425"/>
        <w:rPr>
          <w:rFonts w:eastAsia="仿宋_GB2312"/>
          <w:sz w:val="28"/>
        </w:rPr>
      </w:pPr>
      <w:r>
        <w:rPr>
          <w:rFonts w:eastAsia="仿宋_GB2312" w:hint="eastAsia"/>
          <w:sz w:val="28"/>
        </w:rPr>
        <w:t>姓</w:t>
      </w:r>
      <w:r>
        <w:rPr>
          <w:rFonts w:eastAsia="仿宋_GB2312" w:hint="eastAsia"/>
          <w:sz w:val="28"/>
        </w:rPr>
        <w:t xml:space="preserve">    </w:t>
      </w:r>
      <w:r>
        <w:rPr>
          <w:rFonts w:eastAsia="仿宋_GB2312" w:hint="eastAsia"/>
          <w:sz w:val="28"/>
        </w:rPr>
        <w:t>名：</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927EE4">
        <w:rPr>
          <w:rFonts w:eastAsia="仿宋_GB2312" w:hint="eastAsia"/>
          <w:sz w:val="28"/>
          <w:u w:val="single"/>
        </w:rPr>
        <w:t xml:space="preserve"> </w:t>
      </w:r>
      <w:r w:rsidR="001F13B5">
        <w:rPr>
          <w:rFonts w:eastAsia="仿宋_GB2312"/>
          <w:sz w:val="28"/>
          <w:u w:val="single"/>
        </w:rPr>
        <w:t xml:space="preserve"> </w:t>
      </w:r>
      <w:r w:rsidR="001F13B5">
        <w:rPr>
          <w:rFonts w:eastAsia="仿宋_GB2312" w:hint="eastAsia"/>
          <w:sz w:val="28"/>
          <w:u w:val="single"/>
        </w:rPr>
        <w:t>谢</w:t>
      </w:r>
      <w:r w:rsidR="001F13B5">
        <w:rPr>
          <w:rFonts w:eastAsia="仿宋_GB2312" w:hint="eastAsia"/>
          <w:sz w:val="28"/>
          <w:u w:val="single"/>
        </w:rPr>
        <w:t xml:space="preserve"> </w:t>
      </w:r>
      <w:r w:rsidR="001F13B5">
        <w:rPr>
          <w:rFonts w:eastAsia="仿宋_GB2312"/>
          <w:sz w:val="28"/>
          <w:u w:val="single"/>
        </w:rPr>
        <w:t xml:space="preserve"> </w:t>
      </w:r>
      <w:r w:rsidR="001F13B5">
        <w:rPr>
          <w:rFonts w:eastAsia="仿宋_GB2312" w:hint="eastAsia"/>
          <w:sz w:val="28"/>
          <w:u w:val="single"/>
        </w:rPr>
        <w:t>冲</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p>
    <w:p w:rsidR="006C1C44" w:rsidRDefault="006C1C44">
      <w:pPr>
        <w:spacing w:line="720" w:lineRule="exact"/>
        <w:ind w:left="1276" w:firstLine="425"/>
        <w:rPr>
          <w:rFonts w:eastAsia="仿宋_GB2312"/>
          <w:sz w:val="28"/>
        </w:rPr>
      </w:pPr>
      <w:r>
        <w:rPr>
          <w:rFonts w:eastAsia="仿宋_GB2312" w:hint="eastAsia"/>
          <w:sz w:val="28"/>
        </w:rPr>
        <w:t>导师姓名：</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1F13B5">
        <w:rPr>
          <w:rFonts w:eastAsia="仿宋_GB2312"/>
          <w:sz w:val="28"/>
          <w:u w:val="single"/>
        </w:rPr>
        <w:t xml:space="preserve"> </w:t>
      </w:r>
      <w:r w:rsidR="001F13B5">
        <w:rPr>
          <w:rFonts w:eastAsia="仿宋_GB2312" w:hint="eastAsia"/>
          <w:sz w:val="28"/>
          <w:u w:val="single"/>
        </w:rPr>
        <w:t>关雪峰</w:t>
      </w:r>
      <w:r w:rsidR="00927EE4" w:rsidRPr="00D45696">
        <w:rPr>
          <w:rFonts w:eastAsia="仿宋_GB2312" w:hint="eastAsia"/>
          <w:sz w:val="28"/>
          <w:u w:val="single"/>
        </w:rPr>
        <w:tab/>
      </w:r>
      <w:r w:rsidR="00927EE4" w:rsidRPr="00D45696">
        <w:rPr>
          <w:rFonts w:eastAsia="仿宋_GB2312" w:hint="eastAsia"/>
          <w:sz w:val="28"/>
          <w:u w:val="single"/>
        </w:rPr>
        <w:tab/>
      </w:r>
      <w:r w:rsidR="00927EE4" w:rsidRPr="00D45696">
        <w:rPr>
          <w:rFonts w:eastAsia="仿宋_GB2312" w:hint="eastAsia"/>
          <w:sz w:val="28"/>
          <w:u w:val="single"/>
        </w:rPr>
        <w:tab/>
      </w:r>
      <w:r w:rsidR="00927EE4">
        <w:rPr>
          <w:rFonts w:eastAsia="仿宋_GB2312" w:hint="eastAsia"/>
          <w:sz w:val="28"/>
          <w:u w:val="single"/>
        </w:rPr>
        <w:t xml:space="preserve">    </w:t>
      </w:r>
      <w:r w:rsidR="00927EE4" w:rsidRPr="00D45696">
        <w:rPr>
          <w:rFonts w:eastAsia="仿宋_GB2312" w:hint="eastAsia"/>
          <w:sz w:val="28"/>
          <w:u w:val="single"/>
        </w:rPr>
        <w:tab/>
      </w:r>
    </w:p>
    <w:p w:rsidR="006C1C44" w:rsidRDefault="006C1C44">
      <w:pPr>
        <w:spacing w:line="720" w:lineRule="exact"/>
        <w:ind w:left="1276" w:firstLine="425"/>
        <w:rPr>
          <w:rFonts w:eastAsia="仿宋_GB2312"/>
          <w:sz w:val="28"/>
          <w:u w:val="single"/>
        </w:rPr>
      </w:pPr>
      <w:r>
        <w:rPr>
          <w:rFonts w:eastAsia="仿宋_GB2312" w:hint="eastAsia"/>
          <w:sz w:val="28"/>
        </w:rPr>
        <w:t>导师职称：</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1F13B5">
        <w:rPr>
          <w:rFonts w:eastAsia="仿宋_GB2312"/>
          <w:sz w:val="28"/>
          <w:u w:val="single"/>
        </w:rPr>
        <w:t xml:space="preserve"> </w:t>
      </w:r>
      <w:r w:rsidR="001F13B5">
        <w:rPr>
          <w:rFonts w:eastAsia="仿宋_GB2312" w:hint="eastAsia"/>
          <w:sz w:val="28"/>
          <w:u w:val="single"/>
        </w:rPr>
        <w:t>副</w:t>
      </w:r>
      <w:r w:rsidR="00927EE4" w:rsidRPr="00D45696">
        <w:rPr>
          <w:rFonts w:eastAsia="仿宋_GB2312" w:hint="eastAsia"/>
          <w:sz w:val="28"/>
          <w:u w:val="single"/>
        </w:rPr>
        <w:t>教授</w:t>
      </w:r>
      <w:r w:rsidR="00927EE4" w:rsidRPr="00D45696">
        <w:rPr>
          <w:rFonts w:eastAsia="仿宋_GB2312" w:hint="eastAsia"/>
          <w:sz w:val="28"/>
          <w:u w:val="single"/>
        </w:rPr>
        <w:tab/>
      </w:r>
      <w:r w:rsidR="00927EE4" w:rsidRPr="00D45696">
        <w:rPr>
          <w:rFonts w:eastAsia="仿宋_GB2312" w:hint="eastAsia"/>
          <w:sz w:val="28"/>
          <w:u w:val="single"/>
        </w:rPr>
        <w:tab/>
      </w:r>
      <w:r w:rsidR="00927EE4" w:rsidRPr="00D45696">
        <w:rPr>
          <w:rFonts w:eastAsia="仿宋_GB2312" w:hint="eastAsia"/>
          <w:sz w:val="28"/>
          <w:u w:val="single"/>
        </w:rPr>
        <w:tab/>
      </w:r>
      <w:r w:rsidR="00927EE4" w:rsidRPr="00D45696">
        <w:rPr>
          <w:rFonts w:eastAsia="仿宋_GB2312" w:hint="eastAsia"/>
          <w:sz w:val="28"/>
          <w:u w:val="single"/>
        </w:rPr>
        <w:tab/>
        <w:t xml:space="preserve">   </w:t>
      </w:r>
    </w:p>
    <w:p w:rsidR="006C1C44" w:rsidRDefault="006C1C44">
      <w:pPr>
        <w:ind w:left="1275" w:firstLine="425"/>
        <w:rPr>
          <w:rFonts w:eastAsia="仿宋_GB2312"/>
          <w:sz w:val="28"/>
        </w:rPr>
      </w:pPr>
    </w:p>
    <w:p w:rsidR="006C1C44" w:rsidRDefault="006C1C44">
      <w:pPr>
        <w:ind w:left="1275" w:firstLine="425"/>
        <w:rPr>
          <w:rFonts w:eastAsia="仿宋_GB2312"/>
          <w:sz w:val="28"/>
        </w:rPr>
      </w:pPr>
    </w:p>
    <w:p w:rsidR="006C1C44" w:rsidRDefault="006C1C44">
      <w:pPr>
        <w:ind w:left="1275" w:firstLine="425"/>
        <w:rPr>
          <w:rFonts w:eastAsia="仿宋_GB2312"/>
          <w:sz w:val="28"/>
        </w:rPr>
      </w:pPr>
    </w:p>
    <w:p w:rsidR="006C1C44" w:rsidRDefault="006C1C44">
      <w:pPr>
        <w:ind w:left="1275" w:firstLine="425"/>
        <w:rPr>
          <w:rFonts w:eastAsia="仿宋_GB2312"/>
          <w:sz w:val="28"/>
        </w:rPr>
      </w:pPr>
    </w:p>
    <w:p w:rsidR="006C1C44" w:rsidRDefault="00927EE4">
      <w:pPr>
        <w:jc w:val="center"/>
        <w:rPr>
          <w:rFonts w:eastAsia="仿宋_GB2312"/>
          <w:sz w:val="28"/>
        </w:rPr>
      </w:pPr>
      <w:r>
        <w:rPr>
          <w:rFonts w:eastAsia="仿宋_GB2312" w:hint="eastAsia"/>
          <w:sz w:val="28"/>
        </w:rPr>
        <w:t>2018</w:t>
      </w:r>
      <w:r w:rsidR="006C1C44">
        <w:rPr>
          <w:rFonts w:eastAsia="仿宋_GB2312" w:hint="eastAsia"/>
          <w:sz w:val="28"/>
        </w:rPr>
        <w:t>年</w:t>
      </w:r>
      <w:r w:rsidR="006C1C44">
        <w:rPr>
          <w:rFonts w:eastAsia="仿宋_GB2312" w:hint="eastAsia"/>
          <w:sz w:val="28"/>
        </w:rPr>
        <w:t xml:space="preserve"> </w:t>
      </w:r>
      <w:r>
        <w:rPr>
          <w:rFonts w:eastAsia="仿宋_GB2312" w:hint="eastAsia"/>
          <w:sz w:val="28"/>
        </w:rPr>
        <w:t>1</w:t>
      </w:r>
      <w:r w:rsidR="006C1C44">
        <w:rPr>
          <w:rFonts w:eastAsia="仿宋_GB2312" w:hint="eastAsia"/>
          <w:sz w:val="28"/>
        </w:rPr>
        <w:t xml:space="preserve"> </w:t>
      </w:r>
      <w:r w:rsidR="006C1C44">
        <w:rPr>
          <w:rFonts w:eastAsia="仿宋_GB2312" w:hint="eastAsia"/>
          <w:sz w:val="28"/>
        </w:rPr>
        <w:t>月</w:t>
      </w:r>
      <w:r w:rsidR="006C1C44">
        <w:rPr>
          <w:rFonts w:eastAsia="仿宋_GB2312" w:hint="eastAsia"/>
          <w:sz w:val="28"/>
        </w:rPr>
        <w:t xml:space="preserve"> </w:t>
      </w:r>
      <w:r>
        <w:rPr>
          <w:rFonts w:eastAsia="仿宋_GB2312" w:hint="eastAsia"/>
          <w:sz w:val="28"/>
        </w:rPr>
        <w:t>8</w:t>
      </w:r>
      <w:r w:rsidR="006C1C44">
        <w:rPr>
          <w:rFonts w:eastAsia="仿宋_GB2312" w:hint="eastAsia"/>
          <w:sz w:val="28"/>
        </w:rPr>
        <w:t xml:space="preserve"> </w:t>
      </w:r>
      <w:r w:rsidR="006C1C44">
        <w:rPr>
          <w:rFonts w:eastAsia="仿宋_GB2312" w:hint="eastAsia"/>
          <w:sz w:val="28"/>
        </w:rPr>
        <w:t>日</w:t>
      </w:r>
    </w:p>
    <w:p w:rsidR="006C1C44" w:rsidRPr="004054D8" w:rsidRDefault="006C1C44">
      <w:pPr>
        <w:jc w:val="center"/>
        <w:rPr>
          <w:rFonts w:ascii="黑体" w:eastAsia="黑体"/>
          <w:b/>
          <w:bCs/>
          <w:sz w:val="32"/>
        </w:rPr>
      </w:pPr>
      <w:r w:rsidRPr="004054D8">
        <w:rPr>
          <w:rFonts w:ascii="黑体" w:eastAsia="黑体" w:hint="eastAsia"/>
          <w:b/>
          <w:bCs/>
          <w:sz w:val="32"/>
        </w:rPr>
        <w:lastRenderedPageBreak/>
        <w:t>武汉大学关于研究生学位论文开题报告的有关规定</w:t>
      </w:r>
    </w:p>
    <w:p w:rsidR="006C1C44" w:rsidRDefault="006C1C44">
      <w:pPr>
        <w:spacing w:line="380" w:lineRule="exact"/>
        <w:rPr>
          <w:rFonts w:eastAsia="仿宋_GB2312"/>
        </w:rPr>
      </w:pPr>
    </w:p>
    <w:p w:rsidR="006C1C44" w:rsidRDefault="006C1C44">
      <w:pPr>
        <w:pStyle w:val="a3"/>
      </w:pPr>
      <w:r>
        <w:rPr>
          <w:rFonts w:hint="eastAsia"/>
        </w:rPr>
        <w:t>根据《中华人民共和国学位条例》及其《暂行实施办法》和《武汉大学学位授予工作细则》的精神，为做好研究生学位论文的开题报告，保证学位论文质量，特作如下规定：</w:t>
      </w:r>
    </w:p>
    <w:p w:rsidR="006C1C44" w:rsidRDefault="006C1C44">
      <w:pPr>
        <w:spacing w:line="340" w:lineRule="exact"/>
        <w:ind w:firstLine="437"/>
      </w:pPr>
      <w:r>
        <w:rPr>
          <w:rFonts w:eastAsia="黑体" w:hint="eastAsia"/>
          <w:b/>
          <w:bCs/>
        </w:rPr>
        <w:t>第一条</w:t>
      </w:r>
      <w:r>
        <w:rPr>
          <w:rFonts w:hint="eastAsia"/>
        </w:rPr>
        <w:t xml:space="preserve">  </w:t>
      </w:r>
      <w:r>
        <w:rPr>
          <w:rFonts w:hint="eastAsia"/>
        </w:rPr>
        <w:t>学位论文开题报告是研究生写作论文的必经过程，所有研究生（含：博士生、硕士生）在修完学位课程，写作学位论文之间都必须作开题报告。</w:t>
      </w:r>
    </w:p>
    <w:p w:rsidR="006C1C44" w:rsidRDefault="006C1C44">
      <w:pPr>
        <w:spacing w:line="340" w:lineRule="exact"/>
        <w:ind w:firstLine="437"/>
      </w:pPr>
      <w:r>
        <w:rPr>
          <w:rFonts w:eastAsia="黑体" w:hint="eastAsia"/>
          <w:b/>
          <w:bCs/>
        </w:rPr>
        <w:t>第二条</w:t>
      </w:r>
      <w:r>
        <w:rPr>
          <w:rFonts w:hint="eastAsia"/>
        </w:rPr>
        <w:t xml:space="preserve">  </w:t>
      </w:r>
      <w:r>
        <w:rPr>
          <w:rFonts w:hint="eastAsia"/>
        </w:rPr>
        <w:t>开题报告主要检验研究生对专业知识的独立驾驭能力和研究能力，考察写作论文准备工作是否深入细致，包括选题是否恰当，资料占有是否翔实、全面，对国内外的研究现状是否了解，本人的研究是否具有开拓、创新性。</w:t>
      </w:r>
    </w:p>
    <w:p w:rsidR="006C1C44" w:rsidRDefault="006C1C44">
      <w:pPr>
        <w:spacing w:line="340" w:lineRule="exact"/>
        <w:ind w:firstLine="437"/>
      </w:pPr>
      <w:r>
        <w:rPr>
          <w:rFonts w:eastAsia="黑体" w:hint="eastAsia"/>
          <w:b/>
          <w:bCs/>
        </w:rPr>
        <w:t>第三条</w:t>
      </w:r>
      <w:r>
        <w:rPr>
          <w:rFonts w:hint="eastAsia"/>
        </w:rPr>
        <w:t xml:space="preserve">  </w:t>
      </w:r>
      <w:r>
        <w:rPr>
          <w:rFonts w:hint="eastAsia"/>
        </w:rPr>
        <w:t>学位论文开题报告前，研究生必须根据专业培养目标，结合导师、教研室（或研究室）所承担的国家、省部委等有关部门下达的研究项目或课题以及本人的研究特长，与导师协商，确定选题，广泛查阅文献，深入调研，收集资料，制定学术研究方案，在此基础上撰写开题报告。</w:t>
      </w:r>
    </w:p>
    <w:p w:rsidR="006C1C44" w:rsidRDefault="006C1C44">
      <w:pPr>
        <w:spacing w:line="340" w:lineRule="exact"/>
        <w:ind w:firstLine="437"/>
      </w:pPr>
      <w:r>
        <w:rPr>
          <w:rFonts w:eastAsia="黑体" w:hint="eastAsia"/>
          <w:b/>
          <w:bCs/>
        </w:rPr>
        <w:t>第四条</w:t>
      </w:r>
      <w:r>
        <w:rPr>
          <w:rFonts w:hint="eastAsia"/>
        </w:rPr>
        <w:t xml:space="preserve">  </w:t>
      </w:r>
      <w:r>
        <w:rPr>
          <w:rFonts w:hint="eastAsia"/>
        </w:rPr>
        <w:t>研究生进行开题报告，必须提交“开题报告”的书面材料，内容包括：（</w:t>
      </w:r>
      <w:r>
        <w:rPr>
          <w:rFonts w:hint="eastAsia"/>
        </w:rPr>
        <w:t>1</w:t>
      </w:r>
      <w:r>
        <w:rPr>
          <w:rFonts w:hint="eastAsia"/>
        </w:rPr>
        <w:t>）论文选题的理由或意义；（</w:t>
      </w:r>
      <w:r>
        <w:rPr>
          <w:rFonts w:hint="eastAsia"/>
        </w:rPr>
        <w:t>2</w:t>
      </w:r>
      <w:r>
        <w:rPr>
          <w:rFonts w:hint="eastAsia"/>
        </w:rPr>
        <w:t>）国内外关于该课题的研究现状及趋势；（</w:t>
      </w:r>
      <w:r>
        <w:rPr>
          <w:rFonts w:hint="eastAsia"/>
        </w:rPr>
        <w:t>3</w:t>
      </w:r>
      <w:r>
        <w:rPr>
          <w:rFonts w:hint="eastAsia"/>
        </w:rPr>
        <w:t>）本人的研究计划，包括研究目标、内容、拟突破的难题或攻克的难关、自己的创新或特色、实验方案或写作计划等；（</w:t>
      </w:r>
      <w:r>
        <w:rPr>
          <w:rFonts w:hint="eastAsia"/>
        </w:rPr>
        <w:t>4</w:t>
      </w:r>
      <w:r>
        <w:rPr>
          <w:rFonts w:hint="eastAsia"/>
        </w:rPr>
        <w:t>）主要参考文献目录。开题报告的书面材料不得少于</w:t>
      </w:r>
      <w:r>
        <w:rPr>
          <w:rFonts w:hint="eastAsia"/>
        </w:rPr>
        <w:t>3000</w:t>
      </w:r>
      <w:r>
        <w:rPr>
          <w:rFonts w:hint="eastAsia"/>
        </w:rPr>
        <w:t>字。</w:t>
      </w:r>
    </w:p>
    <w:p w:rsidR="006C1C44" w:rsidRDefault="006C1C44">
      <w:pPr>
        <w:spacing w:line="340" w:lineRule="exact"/>
        <w:ind w:firstLine="437"/>
      </w:pPr>
      <w:r>
        <w:rPr>
          <w:rFonts w:eastAsia="黑体" w:hint="eastAsia"/>
          <w:b/>
          <w:bCs/>
        </w:rPr>
        <w:t>第五条</w:t>
      </w:r>
      <w:r>
        <w:rPr>
          <w:rFonts w:hint="eastAsia"/>
        </w:rPr>
        <w:t xml:space="preserve">  </w:t>
      </w:r>
      <w:r>
        <w:rPr>
          <w:rFonts w:hint="eastAsia"/>
        </w:rPr>
        <w:t>研究生进行学位论文开题报告要向导师提出申请，申请获准后，博士生在博士生指导小组范围内作开题报告，硕士生在导师所在教研室或教学小组作开题报告。参加开题报告的教师，包括导师在内，一般不得少于</w:t>
      </w:r>
      <w:r>
        <w:rPr>
          <w:rFonts w:hint="eastAsia"/>
        </w:rPr>
        <w:t>3</w:t>
      </w:r>
      <w:r>
        <w:rPr>
          <w:rFonts w:hint="eastAsia"/>
        </w:rPr>
        <w:t>人。无论博士生还是硕士生，在作开题报告时，本学科专业的研究生一般必须参加，跨学科或相近专业的研究生亦可旁听。</w:t>
      </w:r>
    </w:p>
    <w:p w:rsidR="006C1C44" w:rsidRDefault="006C1C44">
      <w:pPr>
        <w:spacing w:line="340" w:lineRule="exact"/>
        <w:ind w:firstLine="437"/>
      </w:pPr>
      <w:r>
        <w:rPr>
          <w:rFonts w:eastAsia="黑体" w:hint="eastAsia"/>
          <w:b/>
          <w:bCs/>
        </w:rPr>
        <w:t>第六条</w:t>
      </w:r>
      <w:r>
        <w:rPr>
          <w:rFonts w:hint="eastAsia"/>
        </w:rPr>
        <w:t xml:space="preserve">  </w:t>
      </w:r>
      <w:r>
        <w:rPr>
          <w:rFonts w:hint="eastAsia"/>
        </w:rPr>
        <w:t>参加研究生学位论文开题报告的教师应当对开题报告进行评议，主要评议论文的选题是否恰当，研究设想是否合理、可行，研究内容与方法是否具有开拓性、创新性，研究生是否可以开始进行论文写作等。评议结果分“合格”与“不合格”二种。评议结束后，由研究生指导教师在《研究生学位论文开题报告登记表》“评语”栏中填写评语。学位论文开题报告通过后，研究生方可进行论文撰写工作。</w:t>
      </w:r>
    </w:p>
    <w:p w:rsidR="006C1C44" w:rsidRDefault="006C1C44">
      <w:pPr>
        <w:spacing w:line="340" w:lineRule="exact"/>
        <w:ind w:firstLine="437"/>
      </w:pPr>
      <w:r>
        <w:rPr>
          <w:rFonts w:eastAsia="黑体" w:hint="eastAsia"/>
          <w:b/>
          <w:bCs/>
        </w:rPr>
        <w:t>第七条</w:t>
      </w:r>
      <w:r>
        <w:rPr>
          <w:rFonts w:hint="eastAsia"/>
        </w:rPr>
        <w:t xml:space="preserve">  </w:t>
      </w:r>
      <w:r>
        <w:rPr>
          <w:rFonts w:hint="eastAsia"/>
        </w:rPr>
        <w:t>开题报告结束后，研究生应将登记表复印一份连同登记表原件和开题报告等一并交所在院、系研究生干事将登记表复印件加盖公章后报送研究生院培养教育处，其他材料留存院、系查备查。研究生院培养教育处将不定期抽查研究生开题报告材料。</w:t>
      </w:r>
    </w:p>
    <w:p w:rsidR="006C1C44" w:rsidRDefault="006C1C44">
      <w:pPr>
        <w:spacing w:line="340" w:lineRule="exact"/>
        <w:ind w:firstLine="437"/>
      </w:pPr>
      <w:r>
        <w:rPr>
          <w:rFonts w:eastAsia="黑体" w:hint="eastAsia"/>
          <w:b/>
          <w:bCs/>
        </w:rPr>
        <w:t>第八条</w:t>
      </w:r>
      <w:r>
        <w:rPr>
          <w:rFonts w:hint="eastAsia"/>
        </w:rPr>
        <w:t xml:space="preserve">  </w:t>
      </w:r>
      <w:r>
        <w:rPr>
          <w:rFonts w:hint="eastAsia"/>
        </w:rPr>
        <w:t>本规定自</w:t>
      </w:r>
      <w:r w:rsidR="004054D8">
        <w:rPr>
          <w:rFonts w:hint="eastAsia"/>
        </w:rPr>
        <w:t>2008</w:t>
      </w:r>
      <w:r>
        <w:rPr>
          <w:rFonts w:hint="eastAsia"/>
        </w:rPr>
        <w:t>年级研究生开始实行。</w:t>
      </w:r>
    </w:p>
    <w:p w:rsidR="006C1C44" w:rsidRDefault="006C1C44">
      <w:pPr>
        <w:spacing w:line="340" w:lineRule="exact"/>
        <w:ind w:left="437"/>
      </w:pPr>
      <w:r>
        <w:rPr>
          <w:rFonts w:eastAsia="黑体" w:hint="eastAsia"/>
          <w:b/>
          <w:bCs/>
        </w:rPr>
        <w:t>第九条</w:t>
      </w:r>
      <w:r>
        <w:rPr>
          <w:rFonts w:hint="eastAsia"/>
        </w:rPr>
        <w:t xml:space="preserve">  </w:t>
      </w:r>
      <w:r>
        <w:rPr>
          <w:rFonts w:hint="eastAsia"/>
        </w:rPr>
        <w:t>本规定由研究生培养教育处负责解释。</w:t>
      </w:r>
    </w:p>
    <w:p w:rsidR="006C1C44" w:rsidRDefault="006C1C44">
      <w:pPr>
        <w:spacing w:line="340" w:lineRule="exact"/>
      </w:pPr>
    </w:p>
    <w:p w:rsidR="006C1C44" w:rsidRDefault="006C1C44">
      <w:pPr>
        <w:spacing w:line="340" w:lineRule="exact"/>
      </w:pPr>
    </w:p>
    <w:p w:rsidR="006C1C44" w:rsidRDefault="006C1C44">
      <w:pPr>
        <w:spacing w:line="380" w:lineRule="exact"/>
        <w:ind w:left="4675"/>
        <w:rPr>
          <w:sz w:val="28"/>
        </w:rPr>
      </w:pPr>
      <w:r>
        <w:rPr>
          <w:rFonts w:hint="eastAsia"/>
          <w:sz w:val="28"/>
        </w:rPr>
        <w:t>武</w:t>
      </w:r>
      <w:r>
        <w:rPr>
          <w:rFonts w:hint="eastAsia"/>
          <w:sz w:val="28"/>
        </w:rPr>
        <w:t xml:space="preserve"> </w:t>
      </w:r>
      <w:r>
        <w:rPr>
          <w:rFonts w:hint="eastAsia"/>
          <w:sz w:val="28"/>
        </w:rPr>
        <w:t>汉</w:t>
      </w:r>
      <w:r>
        <w:rPr>
          <w:rFonts w:hint="eastAsia"/>
          <w:sz w:val="28"/>
        </w:rPr>
        <w:t xml:space="preserve"> </w:t>
      </w:r>
      <w:r>
        <w:rPr>
          <w:rFonts w:hint="eastAsia"/>
          <w:sz w:val="28"/>
        </w:rPr>
        <w:t>大</w:t>
      </w:r>
      <w:r>
        <w:rPr>
          <w:rFonts w:hint="eastAsia"/>
          <w:sz w:val="28"/>
        </w:rPr>
        <w:t xml:space="preserve"> </w:t>
      </w:r>
      <w:r>
        <w:rPr>
          <w:rFonts w:hint="eastAsia"/>
          <w:sz w:val="28"/>
        </w:rPr>
        <w:t>学</w:t>
      </w:r>
      <w:r>
        <w:rPr>
          <w:rFonts w:hint="eastAsia"/>
          <w:sz w:val="28"/>
        </w:rPr>
        <w:t xml:space="preserve"> </w:t>
      </w:r>
      <w:r>
        <w:rPr>
          <w:rFonts w:hint="eastAsia"/>
          <w:sz w:val="28"/>
        </w:rPr>
        <w:t>研</w:t>
      </w:r>
      <w:r>
        <w:rPr>
          <w:rFonts w:hint="eastAsia"/>
          <w:sz w:val="28"/>
        </w:rPr>
        <w:t xml:space="preserve"> </w:t>
      </w:r>
      <w:r>
        <w:rPr>
          <w:rFonts w:hint="eastAsia"/>
          <w:sz w:val="28"/>
        </w:rPr>
        <w:t>究</w:t>
      </w:r>
      <w:r>
        <w:rPr>
          <w:rFonts w:hint="eastAsia"/>
          <w:sz w:val="28"/>
        </w:rPr>
        <w:t xml:space="preserve"> </w:t>
      </w:r>
      <w:r>
        <w:rPr>
          <w:rFonts w:hint="eastAsia"/>
          <w:sz w:val="28"/>
        </w:rPr>
        <w:t>生</w:t>
      </w:r>
      <w:r>
        <w:rPr>
          <w:rFonts w:hint="eastAsia"/>
          <w:sz w:val="28"/>
        </w:rPr>
        <w:t xml:space="preserve"> </w:t>
      </w:r>
      <w:r>
        <w:rPr>
          <w:rFonts w:hint="eastAsia"/>
          <w:sz w:val="28"/>
        </w:rPr>
        <w:t>院</w:t>
      </w:r>
    </w:p>
    <w:p w:rsidR="006C1C44" w:rsidRDefault="006C1C44">
      <w:pPr>
        <w:spacing w:afterLines="100" w:after="312" w:line="380" w:lineRule="exact"/>
        <w:jc w:val="center"/>
        <w:sectPr w:rsidR="006C1C44">
          <w:headerReference w:type="default" r:id="rId9"/>
          <w:footerReference w:type="even" r:id="rId10"/>
          <w:footerReference w:type="default" r:id="rId11"/>
          <w:pgSz w:w="10433" w:h="14742"/>
          <w:pgMar w:top="1134" w:right="1077" w:bottom="1134" w:left="1077" w:header="851" w:footer="992" w:gutter="0"/>
          <w:cols w:space="425"/>
          <w:docGrid w:type="lines" w:linePitch="312"/>
        </w:sectPr>
      </w:pPr>
    </w:p>
    <w:p w:rsidR="006C1C44" w:rsidRPr="004054D8" w:rsidRDefault="006C1C44">
      <w:pPr>
        <w:spacing w:afterLines="100" w:after="312" w:line="380" w:lineRule="exact"/>
        <w:jc w:val="center"/>
        <w:rPr>
          <w:rFonts w:ascii="黑体" w:eastAsia="黑体"/>
          <w:b/>
          <w:bCs/>
          <w:sz w:val="32"/>
        </w:rPr>
      </w:pPr>
      <w:r w:rsidRPr="004054D8">
        <w:rPr>
          <w:rFonts w:ascii="黑体" w:eastAsia="黑体" w:hint="eastAsia"/>
          <w:b/>
          <w:bCs/>
          <w:sz w:val="32"/>
        </w:rPr>
        <w:lastRenderedPageBreak/>
        <w:t>研究生学位论文开题报告表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142"/>
        <w:gridCol w:w="560"/>
        <w:gridCol w:w="554"/>
        <w:gridCol w:w="513"/>
        <w:gridCol w:w="1341"/>
        <w:gridCol w:w="974"/>
        <w:gridCol w:w="168"/>
        <w:gridCol w:w="1236"/>
        <w:gridCol w:w="734"/>
        <w:gridCol w:w="1277"/>
      </w:tblGrid>
      <w:tr w:rsidR="00E54511">
        <w:trPr>
          <w:trHeight w:val="600"/>
        </w:trPr>
        <w:tc>
          <w:tcPr>
            <w:tcW w:w="1452" w:type="dxa"/>
            <w:gridSpan w:val="3"/>
            <w:tcBorders>
              <w:top w:val="single" w:sz="12" w:space="0" w:color="auto"/>
              <w:left w:val="single" w:sz="12" w:space="0" w:color="auto"/>
            </w:tcBorders>
            <w:vAlign w:val="center"/>
          </w:tcPr>
          <w:p w:rsidR="006C1C44" w:rsidRDefault="006C1C44">
            <w:pPr>
              <w:spacing w:line="280" w:lineRule="exact"/>
              <w:jc w:val="center"/>
            </w:pPr>
            <w:r>
              <w:rPr>
                <w:rFonts w:hint="eastAsia"/>
              </w:rPr>
              <w:t>姓</w:t>
            </w:r>
            <w:r>
              <w:rPr>
                <w:rFonts w:hint="eastAsia"/>
              </w:rPr>
              <w:t xml:space="preserve">       </w:t>
            </w:r>
            <w:r>
              <w:rPr>
                <w:rFonts w:hint="eastAsia"/>
              </w:rPr>
              <w:t>名</w:t>
            </w:r>
          </w:p>
        </w:tc>
        <w:tc>
          <w:tcPr>
            <w:tcW w:w="3500" w:type="dxa"/>
            <w:gridSpan w:val="4"/>
            <w:tcBorders>
              <w:top w:val="single" w:sz="12" w:space="0" w:color="auto"/>
            </w:tcBorders>
            <w:vAlign w:val="center"/>
          </w:tcPr>
          <w:p w:rsidR="006C1C44" w:rsidRDefault="001F13B5">
            <w:pPr>
              <w:spacing w:line="280" w:lineRule="exact"/>
              <w:jc w:val="center"/>
            </w:pPr>
            <w:r>
              <w:rPr>
                <w:rFonts w:hint="eastAsia"/>
              </w:rPr>
              <w:t>谢冲</w:t>
            </w:r>
          </w:p>
        </w:tc>
        <w:tc>
          <w:tcPr>
            <w:tcW w:w="1419" w:type="dxa"/>
            <w:gridSpan w:val="2"/>
            <w:tcBorders>
              <w:top w:val="single" w:sz="12" w:space="0" w:color="auto"/>
            </w:tcBorders>
            <w:vAlign w:val="center"/>
          </w:tcPr>
          <w:p w:rsidR="006C1C44" w:rsidRDefault="006C1C44">
            <w:pPr>
              <w:spacing w:line="280" w:lineRule="exact"/>
              <w:jc w:val="center"/>
              <w:rPr>
                <w:spacing w:val="-16"/>
              </w:rPr>
            </w:pPr>
            <w:r>
              <w:rPr>
                <w:rFonts w:hint="eastAsia"/>
                <w:spacing w:val="-16"/>
              </w:rPr>
              <w:t>院、系（所）</w:t>
            </w:r>
          </w:p>
        </w:tc>
        <w:tc>
          <w:tcPr>
            <w:tcW w:w="2124" w:type="dxa"/>
            <w:gridSpan w:val="2"/>
            <w:tcBorders>
              <w:top w:val="single" w:sz="12" w:space="0" w:color="auto"/>
              <w:right w:val="single" w:sz="12" w:space="0" w:color="auto"/>
            </w:tcBorders>
            <w:vAlign w:val="center"/>
          </w:tcPr>
          <w:p w:rsidR="006C1C44" w:rsidRDefault="00840B1C">
            <w:pPr>
              <w:spacing w:line="280" w:lineRule="exact"/>
              <w:jc w:val="center"/>
            </w:pPr>
            <w:r>
              <w:rPr>
                <w:rFonts w:hint="eastAsia"/>
              </w:rPr>
              <w:t>测绘遥感信息工程国家重点实验室</w:t>
            </w:r>
          </w:p>
        </w:tc>
      </w:tr>
      <w:tr w:rsidR="00E54511">
        <w:trPr>
          <w:trHeight w:val="600"/>
        </w:trPr>
        <w:tc>
          <w:tcPr>
            <w:tcW w:w="1452" w:type="dxa"/>
            <w:gridSpan w:val="3"/>
            <w:tcBorders>
              <w:left w:val="single" w:sz="12" w:space="0" w:color="auto"/>
            </w:tcBorders>
            <w:vAlign w:val="center"/>
          </w:tcPr>
          <w:p w:rsidR="006C1C44" w:rsidRDefault="006C1C44">
            <w:pPr>
              <w:spacing w:line="280" w:lineRule="exact"/>
              <w:jc w:val="center"/>
            </w:pPr>
            <w:r>
              <w:rPr>
                <w:rFonts w:hint="eastAsia"/>
              </w:rPr>
              <w:t>学</w:t>
            </w:r>
            <w:r>
              <w:rPr>
                <w:rFonts w:hint="eastAsia"/>
              </w:rPr>
              <w:t xml:space="preserve"> </w:t>
            </w:r>
            <w:r>
              <w:rPr>
                <w:rFonts w:hint="eastAsia"/>
              </w:rPr>
              <w:t>科</w:t>
            </w:r>
            <w:r>
              <w:rPr>
                <w:rFonts w:hint="eastAsia"/>
              </w:rPr>
              <w:t xml:space="preserve"> </w:t>
            </w:r>
            <w:r>
              <w:rPr>
                <w:rFonts w:hint="eastAsia"/>
              </w:rPr>
              <w:t>专</w:t>
            </w:r>
            <w:r>
              <w:rPr>
                <w:rFonts w:hint="eastAsia"/>
              </w:rPr>
              <w:t xml:space="preserve"> </w:t>
            </w:r>
            <w:r>
              <w:rPr>
                <w:rFonts w:hint="eastAsia"/>
              </w:rPr>
              <w:t>业</w:t>
            </w:r>
          </w:p>
        </w:tc>
        <w:tc>
          <w:tcPr>
            <w:tcW w:w="3500" w:type="dxa"/>
            <w:gridSpan w:val="4"/>
            <w:vAlign w:val="center"/>
          </w:tcPr>
          <w:p w:rsidR="006C1C44" w:rsidRDefault="001F13B5">
            <w:pPr>
              <w:spacing w:line="280" w:lineRule="exact"/>
              <w:jc w:val="center"/>
            </w:pPr>
            <w:r>
              <w:rPr>
                <w:rFonts w:hint="eastAsia"/>
              </w:rPr>
              <w:t>摄影测量与遥感</w:t>
            </w:r>
          </w:p>
        </w:tc>
        <w:tc>
          <w:tcPr>
            <w:tcW w:w="1419" w:type="dxa"/>
            <w:gridSpan w:val="2"/>
            <w:vAlign w:val="center"/>
          </w:tcPr>
          <w:p w:rsidR="006C1C44" w:rsidRDefault="006C1C44">
            <w:pPr>
              <w:spacing w:line="280" w:lineRule="exact"/>
              <w:jc w:val="center"/>
            </w:pPr>
            <w:r>
              <w:rPr>
                <w:rFonts w:hint="eastAsia"/>
              </w:rPr>
              <w:t>攻读学位</w:t>
            </w:r>
          </w:p>
        </w:tc>
        <w:tc>
          <w:tcPr>
            <w:tcW w:w="2124" w:type="dxa"/>
            <w:gridSpan w:val="2"/>
            <w:tcBorders>
              <w:right w:val="single" w:sz="12" w:space="0" w:color="auto"/>
            </w:tcBorders>
            <w:vAlign w:val="center"/>
          </w:tcPr>
          <w:p w:rsidR="006C1C44" w:rsidRDefault="00840B1C">
            <w:pPr>
              <w:spacing w:line="280" w:lineRule="exact"/>
              <w:jc w:val="center"/>
            </w:pPr>
            <w:r>
              <w:rPr>
                <w:rFonts w:hint="eastAsia"/>
              </w:rPr>
              <w:t>硕士</w:t>
            </w:r>
          </w:p>
        </w:tc>
      </w:tr>
      <w:tr w:rsidR="00E54511">
        <w:trPr>
          <w:trHeight w:val="600"/>
        </w:trPr>
        <w:tc>
          <w:tcPr>
            <w:tcW w:w="1452" w:type="dxa"/>
            <w:gridSpan w:val="3"/>
            <w:tcBorders>
              <w:left w:val="single" w:sz="12" w:space="0" w:color="auto"/>
            </w:tcBorders>
            <w:vAlign w:val="center"/>
          </w:tcPr>
          <w:p w:rsidR="006C1C44" w:rsidRDefault="006C1C44">
            <w:pPr>
              <w:spacing w:line="280" w:lineRule="exact"/>
              <w:jc w:val="center"/>
            </w:pPr>
            <w:r>
              <w:rPr>
                <w:rFonts w:hint="eastAsia"/>
              </w:rPr>
              <w:t>研</w:t>
            </w:r>
            <w:r>
              <w:rPr>
                <w:rFonts w:hint="eastAsia"/>
              </w:rPr>
              <w:t xml:space="preserve"> </w:t>
            </w:r>
            <w:r>
              <w:rPr>
                <w:rFonts w:hint="eastAsia"/>
              </w:rPr>
              <w:t>究</w:t>
            </w:r>
            <w:r>
              <w:rPr>
                <w:rFonts w:hint="eastAsia"/>
              </w:rPr>
              <w:t xml:space="preserve"> </w:t>
            </w:r>
            <w:r>
              <w:rPr>
                <w:rFonts w:hint="eastAsia"/>
              </w:rPr>
              <w:t>方</w:t>
            </w:r>
            <w:r>
              <w:rPr>
                <w:rFonts w:hint="eastAsia"/>
              </w:rPr>
              <w:t xml:space="preserve"> </w:t>
            </w:r>
            <w:r>
              <w:rPr>
                <w:rFonts w:hint="eastAsia"/>
              </w:rPr>
              <w:t>向</w:t>
            </w:r>
          </w:p>
        </w:tc>
        <w:tc>
          <w:tcPr>
            <w:tcW w:w="3500" w:type="dxa"/>
            <w:gridSpan w:val="4"/>
            <w:vAlign w:val="center"/>
          </w:tcPr>
          <w:p w:rsidR="006C1C44" w:rsidRDefault="00840B1C">
            <w:pPr>
              <w:spacing w:line="280" w:lineRule="exact"/>
              <w:jc w:val="center"/>
            </w:pPr>
            <w:r>
              <w:rPr>
                <w:rFonts w:hint="eastAsia"/>
              </w:rPr>
              <w:t>高性能地理计算</w:t>
            </w:r>
          </w:p>
        </w:tc>
        <w:tc>
          <w:tcPr>
            <w:tcW w:w="1419" w:type="dxa"/>
            <w:gridSpan w:val="2"/>
            <w:vAlign w:val="center"/>
          </w:tcPr>
          <w:p w:rsidR="006C1C44" w:rsidRDefault="006C1C44">
            <w:pPr>
              <w:spacing w:line="280" w:lineRule="exact"/>
              <w:jc w:val="center"/>
            </w:pPr>
            <w:r>
              <w:rPr>
                <w:rFonts w:hint="eastAsia"/>
              </w:rPr>
              <w:t>指导教师</w:t>
            </w:r>
          </w:p>
        </w:tc>
        <w:tc>
          <w:tcPr>
            <w:tcW w:w="2124" w:type="dxa"/>
            <w:gridSpan w:val="2"/>
            <w:tcBorders>
              <w:right w:val="single" w:sz="12" w:space="0" w:color="auto"/>
            </w:tcBorders>
            <w:vAlign w:val="center"/>
          </w:tcPr>
          <w:p w:rsidR="006C1C44" w:rsidRDefault="001F13B5">
            <w:pPr>
              <w:spacing w:line="280" w:lineRule="exact"/>
              <w:jc w:val="center"/>
            </w:pPr>
            <w:r>
              <w:rPr>
                <w:rFonts w:hint="eastAsia"/>
              </w:rPr>
              <w:t>关雪峰</w:t>
            </w:r>
          </w:p>
        </w:tc>
      </w:tr>
      <w:tr w:rsidR="006C1C44">
        <w:trPr>
          <w:cantSplit/>
          <w:trHeight w:val="600"/>
        </w:trPr>
        <w:tc>
          <w:tcPr>
            <w:tcW w:w="8495" w:type="dxa"/>
            <w:gridSpan w:val="11"/>
            <w:tcBorders>
              <w:left w:val="single" w:sz="12" w:space="0" w:color="auto"/>
              <w:right w:val="single" w:sz="12" w:space="0" w:color="auto"/>
            </w:tcBorders>
            <w:vAlign w:val="center"/>
          </w:tcPr>
          <w:p w:rsidR="006C1C44" w:rsidRDefault="006C1C44">
            <w:pPr>
              <w:spacing w:line="280" w:lineRule="exact"/>
            </w:pPr>
            <w:r>
              <w:rPr>
                <w:rFonts w:hint="eastAsia"/>
              </w:rPr>
              <w:t>拟定学位论文题目：</w:t>
            </w:r>
            <w:r w:rsidR="00695DAF">
              <w:rPr>
                <w:rFonts w:hint="eastAsia"/>
              </w:rPr>
              <w:t xml:space="preserve"> </w:t>
            </w:r>
            <w:r w:rsidR="00695DAF">
              <w:t xml:space="preserve">    </w:t>
            </w:r>
            <w:r w:rsidR="001F13B5">
              <w:rPr>
                <w:rFonts w:hint="eastAsia"/>
              </w:rPr>
              <w:t>海量</w:t>
            </w:r>
            <w:r w:rsidR="00695DAF">
              <w:rPr>
                <w:rFonts w:hint="eastAsia"/>
              </w:rPr>
              <w:t>矢量</w:t>
            </w:r>
            <w:r w:rsidR="001F13B5">
              <w:rPr>
                <w:rFonts w:hint="eastAsia"/>
              </w:rPr>
              <w:t>数据的分布式存储及时空查询</w:t>
            </w:r>
          </w:p>
        </w:tc>
      </w:tr>
      <w:tr w:rsidR="00E54511">
        <w:trPr>
          <w:trHeight w:val="600"/>
        </w:trPr>
        <w:tc>
          <w:tcPr>
            <w:tcW w:w="2530" w:type="dxa"/>
            <w:gridSpan w:val="5"/>
            <w:tcBorders>
              <w:left w:val="single" w:sz="12" w:space="0" w:color="auto"/>
            </w:tcBorders>
            <w:vAlign w:val="center"/>
          </w:tcPr>
          <w:p w:rsidR="006C1C44" w:rsidRDefault="006C1C44">
            <w:pPr>
              <w:spacing w:line="280" w:lineRule="exact"/>
              <w:jc w:val="center"/>
            </w:pPr>
            <w:r>
              <w:rPr>
                <w:rFonts w:hint="eastAsia"/>
              </w:rPr>
              <w:t>参加开题报告教师人数</w:t>
            </w:r>
          </w:p>
        </w:tc>
        <w:tc>
          <w:tcPr>
            <w:tcW w:w="2590" w:type="dxa"/>
            <w:gridSpan w:val="3"/>
            <w:vAlign w:val="center"/>
          </w:tcPr>
          <w:p w:rsidR="006C1C44" w:rsidRDefault="006C1C44">
            <w:pPr>
              <w:spacing w:line="280" w:lineRule="exact"/>
              <w:jc w:val="center"/>
            </w:pPr>
          </w:p>
        </w:tc>
        <w:tc>
          <w:tcPr>
            <w:tcW w:w="2029" w:type="dxa"/>
            <w:gridSpan w:val="2"/>
            <w:vAlign w:val="center"/>
          </w:tcPr>
          <w:p w:rsidR="006C1C44" w:rsidRDefault="006C1C44">
            <w:pPr>
              <w:spacing w:line="280" w:lineRule="exact"/>
              <w:jc w:val="center"/>
            </w:pPr>
            <w:r>
              <w:rPr>
                <w:rFonts w:hint="eastAsia"/>
              </w:rPr>
              <w:t>参加旁听学生人数</w:t>
            </w:r>
          </w:p>
        </w:tc>
        <w:tc>
          <w:tcPr>
            <w:tcW w:w="1346" w:type="dxa"/>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val="restart"/>
            <w:tcBorders>
              <w:left w:val="single" w:sz="12" w:space="0" w:color="auto"/>
            </w:tcBorders>
            <w:vAlign w:val="center"/>
          </w:tcPr>
          <w:p w:rsidR="006C1C44" w:rsidRDefault="006C1C44">
            <w:pPr>
              <w:spacing w:line="280" w:lineRule="exact"/>
              <w:jc w:val="center"/>
            </w:pPr>
            <w:r>
              <w:rPr>
                <w:rFonts w:hint="eastAsia"/>
              </w:rPr>
              <w:t>开</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题</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报</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告</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组</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成</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人</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员</w:t>
            </w:r>
          </w:p>
        </w:tc>
        <w:tc>
          <w:tcPr>
            <w:tcW w:w="1638" w:type="dxa"/>
            <w:gridSpan w:val="3"/>
            <w:vAlign w:val="center"/>
          </w:tcPr>
          <w:p w:rsidR="006C1C44" w:rsidRDefault="006C1C44">
            <w:pPr>
              <w:spacing w:line="280" w:lineRule="exact"/>
              <w:jc w:val="center"/>
            </w:pPr>
            <w:r>
              <w:rPr>
                <w:rFonts w:hint="eastAsia"/>
              </w:rPr>
              <w:t>姓</w:t>
            </w:r>
            <w:r>
              <w:rPr>
                <w:rFonts w:hint="eastAsia"/>
              </w:rPr>
              <w:t xml:space="preserve">    </w:t>
            </w:r>
            <w:r>
              <w:rPr>
                <w:rFonts w:hint="eastAsia"/>
              </w:rPr>
              <w:t>名</w:t>
            </w:r>
          </w:p>
        </w:tc>
        <w:tc>
          <w:tcPr>
            <w:tcW w:w="1372" w:type="dxa"/>
            <w:vAlign w:val="center"/>
          </w:tcPr>
          <w:p w:rsidR="006C1C44" w:rsidRDefault="006C1C44">
            <w:pPr>
              <w:spacing w:line="280" w:lineRule="exact"/>
              <w:jc w:val="center"/>
            </w:pPr>
            <w:r>
              <w:rPr>
                <w:rFonts w:hint="eastAsia"/>
              </w:rPr>
              <w:t>职</w:t>
            </w:r>
            <w:r>
              <w:rPr>
                <w:rFonts w:hint="eastAsia"/>
              </w:rPr>
              <w:t xml:space="preserve">    </w:t>
            </w:r>
            <w:r>
              <w:rPr>
                <w:rFonts w:hint="eastAsia"/>
              </w:rPr>
              <w:t>称</w:t>
            </w:r>
          </w:p>
        </w:tc>
        <w:tc>
          <w:tcPr>
            <w:tcW w:w="4593" w:type="dxa"/>
            <w:gridSpan w:val="5"/>
            <w:tcBorders>
              <w:right w:val="single" w:sz="12" w:space="0" w:color="auto"/>
            </w:tcBorders>
            <w:vAlign w:val="center"/>
          </w:tcPr>
          <w:p w:rsidR="006C1C44" w:rsidRDefault="006C1C44">
            <w:pPr>
              <w:spacing w:line="280" w:lineRule="exact"/>
              <w:jc w:val="center"/>
            </w:pPr>
            <w:r>
              <w:rPr>
                <w:rFonts w:hint="eastAsia"/>
              </w:rPr>
              <w:t>所</w:t>
            </w:r>
            <w:r>
              <w:rPr>
                <w:rFonts w:hint="eastAsia"/>
              </w:rPr>
              <w:t xml:space="preserve">  </w:t>
            </w:r>
            <w:r>
              <w:rPr>
                <w:rFonts w:hint="eastAsia"/>
              </w:rPr>
              <w:t>在</w:t>
            </w:r>
            <w:r>
              <w:rPr>
                <w:rFonts w:hint="eastAsia"/>
              </w:rPr>
              <w:t xml:space="preserve">  </w:t>
            </w:r>
            <w:r>
              <w:rPr>
                <w:rFonts w:hint="eastAsia"/>
              </w:rPr>
              <w:t>工</w:t>
            </w:r>
            <w:r>
              <w:rPr>
                <w:rFonts w:hint="eastAsia"/>
              </w:rPr>
              <w:t xml:space="preserve">  </w:t>
            </w:r>
            <w:r>
              <w:rPr>
                <w:rFonts w:hint="eastAsia"/>
              </w:rPr>
              <w:t>作</w:t>
            </w:r>
            <w:r>
              <w:rPr>
                <w:rFonts w:hint="eastAsia"/>
              </w:rPr>
              <w:t xml:space="preserve">  </w:t>
            </w:r>
            <w:r>
              <w:rPr>
                <w:rFonts w:hint="eastAsia"/>
              </w:rPr>
              <w:t>单</w:t>
            </w:r>
            <w:r>
              <w:rPr>
                <w:rFonts w:hint="eastAsia"/>
              </w:rPr>
              <w:t xml:space="preserve">  </w:t>
            </w:r>
            <w:r>
              <w:rPr>
                <w:rFonts w:hint="eastAsia"/>
              </w:rPr>
              <w:t>位</w:t>
            </w: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bottom w:val="single" w:sz="12" w:space="0" w:color="auto"/>
            </w:tcBorders>
            <w:vAlign w:val="center"/>
          </w:tcPr>
          <w:p w:rsidR="006C1C44" w:rsidRDefault="006C1C44">
            <w:pPr>
              <w:spacing w:line="280" w:lineRule="exact"/>
              <w:jc w:val="center"/>
            </w:pPr>
          </w:p>
        </w:tc>
        <w:tc>
          <w:tcPr>
            <w:tcW w:w="1638" w:type="dxa"/>
            <w:gridSpan w:val="3"/>
            <w:tcBorders>
              <w:bottom w:val="single" w:sz="12" w:space="0" w:color="auto"/>
            </w:tcBorders>
            <w:vAlign w:val="center"/>
          </w:tcPr>
          <w:p w:rsidR="006C1C44" w:rsidRDefault="006C1C44">
            <w:pPr>
              <w:spacing w:line="280" w:lineRule="exact"/>
              <w:jc w:val="center"/>
            </w:pPr>
          </w:p>
        </w:tc>
        <w:tc>
          <w:tcPr>
            <w:tcW w:w="1372" w:type="dxa"/>
            <w:tcBorders>
              <w:bottom w:val="single" w:sz="12" w:space="0" w:color="auto"/>
            </w:tcBorders>
            <w:vAlign w:val="center"/>
          </w:tcPr>
          <w:p w:rsidR="006C1C44" w:rsidRDefault="006C1C44">
            <w:pPr>
              <w:spacing w:line="280" w:lineRule="exact"/>
              <w:jc w:val="center"/>
            </w:pPr>
          </w:p>
        </w:tc>
        <w:tc>
          <w:tcPr>
            <w:tcW w:w="4593" w:type="dxa"/>
            <w:gridSpan w:val="5"/>
            <w:tcBorders>
              <w:bottom w:val="single" w:sz="12" w:space="0" w:color="auto"/>
              <w:right w:val="single" w:sz="12" w:space="0" w:color="auto"/>
            </w:tcBorders>
            <w:vAlign w:val="center"/>
          </w:tcPr>
          <w:p w:rsidR="006C1C44" w:rsidRDefault="006C1C44">
            <w:pPr>
              <w:spacing w:line="280" w:lineRule="exact"/>
              <w:jc w:val="center"/>
            </w:pPr>
          </w:p>
        </w:tc>
      </w:tr>
      <w:tr w:rsidR="006C1C44">
        <w:trPr>
          <w:trHeight w:val="12240"/>
        </w:trPr>
        <w:tc>
          <w:tcPr>
            <w:tcW w:w="8495" w:type="dxa"/>
            <w:gridSpan w:val="11"/>
            <w:tcBorders>
              <w:top w:val="single" w:sz="12" w:space="0" w:color="auto"/>
              <w:left w:val="single" w:sz="12" w:space="0" w:color="auto"/>
              <w:bottom w:val="single" w:sz="12" w:space="0" w:color="auto"/>
              <w:right w:val="single" w:sz="12" w:space="0" w:color="auto"/>
            </w:tcBorders>
          </w:tcPr>
          <w:p w:rsidR="006C1C44" w:rsidRPr="00840B1C" w:rsidRDefault="00840B1C">
            <w:pPr>
              <w:spacing w:line="380" w:lineRule="exact"/>
              <w:rPr>
                <w:rFonts w:ascii="黑体" w:eastAsia="黑体" w:hAnsi="黑体"/>
              </w:rPr>
            </w:pPr>
            <w:r w:rsidRPr="00840B1C">
              <w:rPr>
                <w:rFonts w:ascii="黑体" w:eastAsia="黑体" w:hAnsi="黑体" w:hint="eastAsia"/>
                <w:sz w:val="24"/>
              </w:rPr>
              <w:lastRenderedPageBreak/>
              <w:t>一、</w:t>
            </w:r>
            <w:r w:rsidR="006C1C44" w:rsidRPr="00840B1C">
              <w:rPr>
                <w:rFonts w:ascii="黑体" w:eastAsia="黑体" w:hAnsi="黑体" w:hint="eastAsia"/>
                <w:sz w:val="24"/>
              </w:rPr>
              <w:t>研究生开题报告及指导教师所提问题回答的内容记录：</w:t>
            </w:r>
          </w:p>
        </w:tc>
      </w:tr>
      <w:tr w:rsidR="006C1C44" w:rsidTr="004054D8">
        <w:trPr>
          <w:trHeight w:val="9781"/>
        </w:trPr>
        <w:tc>
          <w:tcPr>
            <w:tcW w:w="8495" w:type="dxa"/>
            <w:gridSpan w:val="11"/>
            <w:tcBorders>
              <w:top w:val="single" w:sz="12" w:space="0" w:color="auto"/>
              <w:left w:val="single" w:sz="12" w:space="0" w:color="auto"/>
              <w:bottom w:val="single" w:sz="12" w:space="0" w:color="auto"/>
              <w:right w:val="single" w:sz="12" w:space="0" w:color="auto"/>
            </w:tcBorders>
          </w:tcPr>
          <w:p w:rsidR="006C1C44" w:rsidRDefault="00840B1C">
            <w:pPr>
              <w:spacing w:line="380" w:lineRule="exact"/>
              <w:rPr>
                <w:rFonts w:ascii="黑体" w:eastAsia="黑体" w:hAnsi="黑体"/>
                <w:sz w:val="24"/>
                <w:szCs w:val="24"/>
              </w:rPr>
            </w:pPr>
            <w:r w:rsidRPr="00840B1C">
              <w:rPr>
                <w:rFonts w:ascii="黑体" w:eastAsia="黑体" w:hAnsi="黑体" w:hint="eastAsia"/>
                <w:sz w:val="24"/>
                <w:szCs w:val="24"/>
              </w:rPr>
              <w:lastRenderedPageBreak/>
              <w:t>二、论文选题的理由及其意义</w:t>
            </w:r>
          </w:p>
          <w:p w:rsidR="001F13B5" w:rsidRPr="00B353B4" w:rsidRDefault="00840B1C">
            <w:pPr>
              <w:pStyle w:val="a7"/>
              <w:numPr>
                <w:ilvl w:val="0"/>
                <w:numId w:val="2"/>
              </w:numPr>
              <w:spacing w:line="360" w:lineRule="auto"/>
              <w:ind w:firstLineChars="0"/>
              <w:rPr>
                <w:rFonts w:ascii="宋体" w:hAnsi="宋体"/>
                <w:b/>
                <w:sz w:val="24"/>
                <w:szCs w:val="24"/>
              </w:rPr>
            </w:pPr>
            <w:r w:rsidRPr="00840B1C">
              <w:rPr>
                <w:rFonts w:ascii="宋体" w:hAnsi="宋体" w:hint="eastAsia"/>
                <w:b/>
                <w:szCs w:val="24"/>
              </w:rPr>
              <w:t>论文选题的背景及其意义</w:t>
            </w:r>
          </w:p>
          <w:p w:rsidR="00B353B4" w:rsidRPr="00B353B4" w:rsidDel="00020BFC" w:rsidRDefault="00B353B4" w:rsidP="006131C8">
            <w:pPr>
              <w:spacing w:line="360" w:lineRule="auto"/>
              <w:ind w:firstLineChars="200" w:firstLine="420"/>
              <w:rPr>
                <w:del w:id="0" w:author="kwan关雪峰" w:date="2019-01-08T10:30:00Z"/>
                <w:noProof/>
              </w:rPr>
            </w:pPr>
            <w:r w:rsidRPr="00B353B4">
              <w:rPr>
                <w:noProof/>
              </w:rPr>
              <w:t>随着全球卫星导航定位系统、传感网、移动互联网、</w:t>
            </w:r>
            <w:del w:id="1" w:author="kwan关雪峰" w:date="2019-01-08T10:30:00Z">
              <w:r w:rsidRPr="00B353B4" w:rsidDel="00020BFC">
                <w:rPr>
                  <w:rFonts w:hint="eastAsia"/>
                  <w:noProof/>
                </w:rPr>
                <w:delText>IoT</w:delText>
              </w:r>
            </w:del>
            <w:ins w:id="2" w:author="kwan关雪峰" w:date="2019-01-08T10:30:00Z">
              <w:r w:rsidR="00020BFC">
                <w:rPr>
                  <w:rFonts w:hint="eastAsia"/>
                  <w:noProof/>
                </w:rPr>
                <w:t>物联网</w:t>
              </w:r>
            </w:ins>
            <w:r w:rsidRPr="00B353B4">
              <w:rPr>
                <w:noProof/>
              </w:rPr>
              <w:t>等技术的快速发展，</w:t>
            </w:r>
            <w:del w:id="3" w:author="kwan关雪峰" w:date="2019-01-08T10:30:00Z">
              <w:r w:rsidRPr="00B353B4" w:rsidDel="00020BFC">
                <w:rPr>
                  <w:noProof/>
                </w:rPr>
                <w:delText>越来越</w:delText>
              </w:r>
            </w:del>
          </w:p>
          <w:p w:rsidR="001F1B37" w:rsidRPr="00B06FC0" w:rsidRDefault="00B353B4" w:rsidP="00020BFC">
            <w:pPr>
              <w:spacing w:line="360" w:lineRule="auto"/>
              <w:ind w:firstLineChars="200" w:firstLine="420"/>
              <w:rPr>
                <w:noProof/>
                <w:highlight w:val="yellow"/>
              </w:rPr>
              <w:pPrChange w:id="4" w:author="kwan关雪峰" w:date="2019-01-08T10:30:00Z">
                <w:pPr>
                  <w:spacing w:line="360" w:lineRule="auto"/>
                </w:pPr>
              </w:pPrChange>
            </w:pPr>
            <w:del w:id="5" w:author="kwan关雪峰" w:date="2019-01-08T10:30:00Z">
              <w:r w:rsidRPr="00B353B4" w:rsidDel="00020BFC">
                <w:rPr>
                  <w:noProof/>
                </w:rPr>
                <w:delText>多的终端设备连接至网络，由此</w:delText>
              </w:r>
            </w:del>
            <w:r w:rsidRPr="00B353B4">
              <w:rPr>
                <w:noProof/>
              </w:rPr>
              <w:t>产生了</w:t>
            </w:r>
            <w:del w:id="6" w:author="kwan关雪峰" w:date="2019-01-08T10:30:00Z">
              <w:r w:rsidRPr="00B353B4" w:rsidDel="00020BFC">
                <w:rPr>
                  <w:rFonts w:hint="eastAsia"/>
                  <w:noProof/>
                </w:rPr>
                <w:delText>大规模的</w:delText>
              </w:r>
            </w:del>
            <w:ins w:id="7" w:author="kwan关雪峰" w:date="2019-01-08T10:30:00Z">
              <w:r w:rsidR="00020BFC">
                <w:rPr>
                  <w:rFonts w:hint="eastAsia"/>
                  <w:noProof/>
                </w:rPr>
                <w:t>海量</w:t>
              </w:r>
            </w:ins>
            <w:r w:rsidRPr="00B353B4">
              <w:rPr>
                <w:noProof/>
              </w:rPr>
              <w:t>时空位置信息，如车辆轨迹、个人轨迹、</w:t>
            </w:r>
            <w:ins w:id="8" w:author="kwan关雪峰" w:date="2019-01-08T10:35:00Z">
              <w:r w:rsidR="00CC5AC9">
                <w:rPr>
                  <w:rFonts w:hint="eastAsia"/>
                  <w:noProof/>
                </w:rPr>
                <w:t>社交媒体数据，</w:t>
              </w:r>
              <w:r w:rsidR="00CC5AC9">
                <w:rPr>
                  <w:rFonts w:hint="eastAsia"/>
                  <w:noProof/>
                </w:rPr>
                <w:t>checkin</w:t>
              </w:r>
              <w:r w:rsidR="00CC5AC9">
                <w:rPr>
                  <w:rFonts w:hint="eastAsia"/>
                  <w:noProof/>
                </w:rPr>
                <w:t>数据</w:t>
              </w:r>
            </w:ins>
            <w:del w:id="9" w:author="kwan关雪峰" w:date="2019-01-08T10:35:00Z">
              <w:r w:rsidRPr="00020BFC" w:rsidDel="008D5F84">
                <w:rPr>
                  <w:noProof/>
                  <w:highlight w:val="yellow"/>
                  <w:rPrChange w:id="10" w:author="kwan关雪峰" w:date="2019-01-08T10:31:00Z">
                    <w:rPr>
                      <w:noProof/>
                    </w:rPr>
                  </w:rPrChange>
                </w:rPr>
                <w:delText>群体活动、可穿戴设备时空位置</w:delText>
              </w:r>
            </w:del>
            <w:r w:rsidRPr="00B353B4">
              <w:rPr>
                <w:noProof/>
              </w:rPr>
              <w:t>等。这些数据具有</w:t>
            </w:r>
            <w:del w:id="11" w:author="kwan关雪峰" w:date="2019-01-08T10:31:00Z">
              <w:r w:rsidRPr="00B353B4" w:rsidDel="00ED474F">
                <w:rPr>
                  <w:rFonts w:hint="eastAsia"/>
                  <w:noProof/>
                </w:rPr>
                <w:delText>动态变化</w:delText>
              </w:r>
            </w:del>
            <w:ins w:id="12" w:author="kwan关雪峰" w:date="2019-01-08T10:31:00Z">
              <w:r w:rsidR="00ED474F">
                <w:rPr>
                  <w:rFonts w:hint="eastAsia"/>
                  <w:noProof/>
                </w:rPr>
                <w:t>流式动态</w:t>
              </w:r>
            </w:ins>
            <w:del w:id="13" w:author="kwan关雪峰" w:date="2019-01-08T10:31:00Z">
              <w:r w:rsidRPr="00B353B4" w:rsidDel="00ED474F">
                <w:rPr>
                  <w:noProof/>
                </w:rPr>
                <w:delText>（数据写入频繁）</w:delText>
              </w:r>
            </w:del>
            <w:r w:rsidRPr="00B353B4">
              <w:rPr>
                <w:noProof/>
              </w:rPr>
              <w:t>、时空多维、规模巨大、价值</w:t>
            </w:r>
            <w:del w:id="14" w:author="kwan关雪峰" w:date="2019-01-08T10:31:00Z">
              <w:r w:rsidRPr="00B353B4" w:rsidDel="00652B1F">
                <w:rPr>
                  <w:rFonts w:hint="eastAsia"/>
                  <w:noProof/>
                </w:rPr>
                <w:delText>随时间推移而衰减</w:delText>
              </w:r>
            </w:del>
            <w:ins w:id="15" w:author="kwan关雪峰" w:date="2019-01-08T10:31:00Z">
              <w:r w:rsidR="00652B1F">
                <w:rPr>
                  <w:rFonts w:hint="eastAsia"/>
                  <w:noProof/>
                </w:rPr>
                <w:t>稀疏</w:t>
              </w:r>
            </w:ins>
            <w:del w:id="16" w:author="kwan关雪峰" w:date="2019-01-08T10:35:00Z">
              <w:r w:rsidRPr="00B353B4" w:rsidDel="008D5F84">
                <w:rPr>
                  <w:noProof/>
                </w:rPr>
                <w:delText>、空间搜索和时序查询相结合</w:delText>
              </w:r>
            </w:del>
            <w:r w:rsidRPr="00B353B4">
              <w:rPr>
                <w:noProof/>
              </w:rPr>
              <w:t>等特征</w:t>
            </w:r>
            <w:r w:rsidRPr="00B353B4">
              <w:rPr>
                <w:rFonts w:hint="eastAsia"/>
                <w:noProof/>
              </w:rPr>
              <w:t>。</w:t>
            </w:r>
            <w:r w:rsidR="00BA034D">
              <w:rPr>
                <w:rFonts w:hint="eastAsia"/>
                <w:noProof/>
              </w:rPr>
              <w:t>在</w:t>
            </w:r>
            <w:del w:id="17" w:author="kwan关雪峰" w:date="2019-01-08T10:35:00Z">
              <w:r w:rsidR="009F344C" w:rsidDel="008D5F84">
                <w:rPr>
                  <w:rFonts w:hint="eastAsia"/>
                  <w:noProof/>
                </w:rPr>
                <w:delText>如此的</w:delText>
              </w:r>
            </w:del>
            <w:r w:rsidR="009F344C">
              <w:rPr>
                <w:rFonts w:hint="eastAsia"/>
                <w:noProof/>
              </w:rPr>
              <w:t>时空</w:t>
            </w:r>
            <w:r w:rsidR="00BA034D">
              <w:rPr>
                <w:rFonts w:hint="eastAsia"/>
                <w:noProof/>
              </w:rPr>
              <w:t>大数据背景下，</w:t>
            </w:r>
            <w:r w:rsidR="00C500D0">
              <w:rPr>
                <w:rFonts w:hint="eastAsia"/>
                <w:noProof/>
              </w:rPr>
              <w:t>传统地理信息系统</w:t>
            </w:r>
            <w:del w:id="18" w:author="kwan关雪峰" w:date="2019-01-08T10:36:00Z">
              <w:r w:rsidR="004F77F9" w:rsidDel="008D5F84">
                <w:rPr>
                  <w:rFonts w:hint="eastAsia"/>
                  <w:noProof/>
                </w:rPr>
                <w:delText>所依赖的</w:delText>
              </w:r>
            </w:del>
            <w:ins w:id="19" w:author="kwan关雪峰" w:date="2019-01-08T10:36:00Z">
              <w:r w:rsidR="008D5F84">
                <w:rPr>
                  <w:rFonts w:hint="eastAsia"/>
                  <w:noProof/>
                </w:rPr>
                <w:t>基于</w:t>
              </w:r>
            </w:ins>
            <w:del w:id="20" w:author="kwan关雪峰" w:date="2019-01-08T10:35:00Z">
              <w:r w:rsidR="004F77F9" w:rsidDel="008D5F84">
                <w:rPr>
                  <w:rFonts w:hint="eastAsia"/>
                  <w:noProof/>
                </w:rPr>
                <w:delText>传统的</w:delText>
              </w:r>
            </w:del>
            <w:r w:rsidR="004F77F9">
              <w:rPr>
                <w:rFonts w:hint="eastAsia"/>
                <w:noProof/>
              </w:rPr>
              <w:t>关系型数据库</w:t>
            </w:r>
            <w:ins w:id="21" w:author="kwan关雪峰" w:date="2019-01-08T10:36:00Z">
              <w:r w:rsidR="008D5F84">
                <w:rPr>
                  <w:rFonts w:hint="eastAsia"/>
                  <w:noProof/>
                </w:rPr>
                <w:t>存储管理</w:t>
              </w:r>
              <w:r w:rsidR="008D5F84">
                <w:rPr>
                  <w:rFonts w:hint="eastAsia"/>
                  <w:noProof/>
                </w:rPr>
                <w:t>模式</w:t>
              </w:r>
            </w:ins>
            <w:r w:rsidR="00EA4D1A">
              <w:rPr>
                <w:rFonts w:hint="eastAsia"/>
                <w:noProof/>
              </w:rPr>
              <w:t>面临</w:t>
            </w:r>
            <w:r w:rsidR="00E94F7B">
              <w:rPr>
                <w:rFonts w:hint="eastAsia"/>
                <w:noProof/>
              </w:rPr>
              <w:t>着</w:t>
            </w:r>
            <w:r w:rsidR="00EA4D1A">
              <w:rPr>
                <w:rFonts w:hint="eastAsia"/>
                <w:noProof/>
              </w:rPr>
              <w:t>严峻挑战</w:t>
            </w:r>
            <w:r w:rsidR="00705A40">
              <w:rPr>
                <w:rFonts w:hint="eastAsia"/>
                <w:noProof/>
              </w:rPr>
              <w:t>：</w:t>
            </w:r>
            <w:ins w:id="22" w:author="kwan关雪峰" w:date="2019-01-08T10:41:00Z">
              <w:r w:rsidR="00917393">
                <w:rPr>
                  <w:rFonts w:hint="eastAsia"/>
                  <w:noProof/>
                </w:rPr>
                <w:t>1</w:t>
              </w:r>
              <w:r w:rsidR="00917393">
                <w:rPr>
                  <w:rFonts w:hint="eastAsia"/>
                  <w:noProof/>
                </w:rPr>
                <w:t>）对于异源异构</w:t>
              </w:r>
              <w:r w:rsidR="00917393" w:rsidRPr="00B353B4">
                <w:rPr>
                  <w:rFonts w:hint="eastAsia"/>
                  <w:noProof/>
                </w:rPr>
                <w:t>的非结构化</w:t>
              </w:r>
              <w:r w:rsidR="00917393">
                <w:rPr>
                  <w:rFonts w:hint="eastAsia"/>
                  <w:noProof/>
                </w:rPr>
                <w:t>时空</w:t>
              </w:r>
              <w:r w:rsidR="00917393" w:rsidRPr="00B353B4">
                <w:rPr>
                  <w:rFonts w:hint="eastAsia"/>
                  <w:noProof/>
                </w:rPr>
                <w:t>数据</w:t>
              </w:r>
              <w:r w:rsidR="00917393">
                <w:rPr>
                  <w:rFonts w:hint="eastAsia"/>
                  <w:noProof/>
                </w:rPr>
                <w:t>，难以提供自适应的存储</w:t>
              </w:r>
              <w:r w:rsidR="00917393">
                <w:rPr>
                  <w:rFonts w:hint="eastAsia"/>
                  <w:noProof/>
                </w:rPr>
                <w:t>组织</w:t>
              </w:r>
              <w:r w:rsidR="00917393">
                <w:rPr>
                  <w:rFonts w:hint="eastAsia"/>
                  <w:noProof/>
                </w:rPr>
                <w:t>方案</w:t>
              </w:r>
              <w:r w:rsidR="00917393">
                <w:rPr>
                  <w:rFonts w:hint="eastAsia"/>
                  <w:noProof/>
                </w:rPr>
                <w:t>；</w:t>
              </w:r>
            </w:ins>
            <w:del w:id="23" w:author="kwan关雪峰" w:date="2019-01-08T10:41:00Z">
              <w:r w:rsidR="006A072F" w:rsidRPr="00B353B4" w:rsidDel="00917393">
                <w:rPr>
                  <w:rFonts w:hint="eastAsia"/>
                  <w:noProof/>
                </w:rPr>
                <w:delText>1</w:delText>
              </w:r>
            </w:del>
            <w:ins w:id="24" w:author="kwan关雪峰" w:date="2019-01-08T10:41:00Z">
              <w:r w:rsidR="00917393">
                <w:rPr>
                  <w:rFonts w:hint="eastAsia"/>
                  <w:noProof/>
                </w:rPr>
                <w:t>2</w:t>
              </w:r>
            </w:ins>
            <w:r w:rsidR="006A072F" w:rsidRPr="00B353B4">
              <w:rPr>
                <w:rFonts w:hint="eastAsia"/>
                <w:noProof/>
              </w:rPr>
              <w:t>）</w:t>
            </w:r>
            <w:del w:id="25" w:author="kwan关雪峰" w:date="2019-01-08T10:36:00Z">
              <w:r w:rsidR="00B306F5" w:rsidDel="00A45DF0">
                <w:rPr>
                  <w:rFonts w:hint="eastAsia"/>
                  <w:noProof/>
                </w:rPr>
                <w:delText>对于</w:delText>
              </w:r>
            </w:del>
            <w:ins w:id="26" w:author="kwan关雪峰" w:date="2019-01-08T10:36:00Z">
              <w:r w:rsidR="00A45DF0">
                <w:rPr>
                  <w:rFonts w:hint="eastAsia"/>
                  <w:noProof/>
                </w:rPr>
                <w:t>面对</w:t>
              </w:r>
            </w:ins>
            <w:del w:id="27" w:author="kwan关雪峰" w:date="2019-01-08T10:36:00Z">
              <w:r w:rsidR="00B306F5" w:rsidDel="00A45DF0">
                <w:rPr>
                  <w:rFonts w:hint="eastAsia"/>
                  <w:noProof/>
                </w:rPr>
                <w:delText>源源不断产生</w:delText>
              </w:r>
            </w:del>
            <w:ins w:id="28" w:author="kwan关雪峰" w:date="2019-01-08T10:36:00Z">
              <w:r w:rsidR="00A45DF0">
                <w:rPr>
                  <w:rFonts w:hint="eastAsia"/>
                  <w:noProof/>
                </w:rPr>
                <w:t>流式生成</w:t>
              </w:r>
            </w:ins>
            <w:r w:rsidR="00B306F5">
              <w:rPr>
                <w:rFonts w:hint="eastAsia"/>
                <w:noProof/>
              </w:rPr>
              <w:t>的时空数据，难以提供</w:t>
            </w:r>
            <w:r w:rsidR="00D73CCD">
              <w:rPr>
                <w:rFonts w:hint="eastAsia"/>
                <w:noProof/>
              </w:rPr>
              <w:t>强大的高并发读写能力</w:t>
            </w:r>
            <w:r w:rsidR="00D4034C">
              <w:rPr>
                <w:rFonts w:hint="eastAsia"/>
                <w:noProof/>
              </w:rPr>
              <w:t>支持</w:t>
            </w:r>
            <w:del w:id="29" w:author="kwan关雪峰" w:date="2019-01-08T10:38:00Z">
              <w:r w:rsidR="00D4034C" w:rsidDel="00673D54">
                <w:rPr>
                  <w:rFonts w:hint="eastAsia"/>
                  <w:noProof/>
                </w:rPr>
                <w:delText>。</w:delText>
              </w:r>
              <w:r w:rsidRPr="00B353B4" w:rsidDel="00673D54">
                <w:rPr>
                  <w:rFonts w:hint="eastAsia"/>
                  <w:noProof/>
                </w:rPr>
                <w:delText xml:space="preserve"> </w:delText>
              </w:r>
            </w:del>
            <w:ins w:id="30" w:author="kwan关雪峰" w:date="2019-01-08T10:38:00Z">
              <w:r w:rsidR="00673D54">
                <w:rPr>
                  <w:rFonts w:hint="eastAsia"/>
                  <w:noProof/>
                </w:rPr>
                <w:t>；</w:t>
              </w:r>
            </w:ins>
            <w:del w:id="31" w:author="kwan关雪峰" w:date="2019-01-08T10:41:00Z">
              <w:r w:rsidR="006A072F" w:rsidRPr="00B353B4" w:rsidDel="00917393">
                <w:rPr>
                  <w:rFonts w:hint="eastAsia"/>
                  <w:noProof/>
                </w:rPr>
                <w:delText>2</w:delText>
              </w:r>
            </w:del>
            <w:ins w:id="32" w:author="kwan关雪峰" w:date="2019-01-08T10:41:00Z">
              <w:r w:rsidR="00917393">
                <w:rPr>
                  <w:rFonts w:hint="eastAsia"/>
                  <w:noProof/>
                </w:rPr>
                <w:t>3</w:t>
              </w:r>
            </w:ins>
            <w:r w:rsidR="006A072F" w:rsidRPr="00B353B4">
              <w:rPr>
                <w:rFonts w:hint="eastAsia"/>
                <w:noProof/>
              </w:rPr>
              <w:t>）</w:t>
            </w:r>
            <w:ins w:id="33" w:author="kwan关雪峰" w:date="2019-01-08T10:39:00Z">
              <w:r w:rsidR="00673D54">
                <w:rPr>
                  <w:rFonts w:hint="eastAsia"/>
                  <w:noProof/>
                </w:rPr>
                <w:t>对于持续快速增长的</w:t>
              </w:r>
            </w:ins>
            <w:del w:id="34" w:author="kwan关雪峰" w:date="2019-01-08T10:39:00Z">
              <w:r w:rsidR="00160C10" w:rsidDel="00673D54">
                <w:rPr>
                  <w:rFonts w:hint="eastAsia"/>
                  <w:noProof/>
                </w:rPr>
                <w:delText>对于</w:delText>
              </w:r>
              <w:r w:rsidR="00D4034C" w:rsidDel="00673D54">
                <w:rPr>
                  <w:rFonts w:hint="eastAsia"/>
                  <w:noProof/>
                </w:rPr>
                <w:delText>海量的时空</w:delText>
              </w:r>
            </w:del>
            <w:r w:rsidR="00D4034C">
              <w:rPr>
                <w:rFonts w:hint="eastAsia"/>
                <w:noProof/>
              </w:rPr>
              <w:t>数据</w:t>
            </w:r>
            <w:ins w:id="35" w:author="kwan关雪峰" w:date="2019-01-08T10:39:00Z">
              <w:r w:rsidR="00673D54">
                <w:rPr>
                  <w:rFonts w:hint="eastAsia"/>
                  <w:noProof/>
                </w:rPr>
                <w:t>量</w:t>
              </w:r>
            </w:ins>
            <w:r w:rsidR="00160C10">
              <w:rPr>
                <w:rFonts w:hint="eastAsia"/>
                <w:noProof/>
              </w:rPr>
              <w:t>，难以提供</w:t>
            </w:r>
            <w:del w:id="36" w:author="kwan关雪峰" w:date="2019-01-08T10:39:00Z">
              <w:r w:rsidR="00D4034C" w:rsidDel="00917393">
                <w:rPr>
                  <w:rFonts w:hint="eastAsia"/>
                  <w:noProof/>
                </w:rPr>
                <w:delText>需</w:delText>
              </w:r>
              <w:r w:rsidR="00A86060" w:rsidDel="00917393">
                <w:rPr>
                  <w:rFonts w:hint="eastAsia"/>
                  <w:noProof/>
                </w:rPr>
                <w:delText>要数据库的</w:delText>
              </w:r>
            </w:del>
            <w:r w:rsidR="00A86060">
              <w:rPr>
                <w:rFonts w:hint="eastAsia"/>
                <w:noProof/>
              </w:rPr>
              <w:t>高可扩展性支持</w:t>
            </w:r>
            <w:del w:id="37" w:author="kwan关雪峰" w:date="2019-01-08T10:39:00Z">
              <w:r w:rsidR="00A86060" w:rsidDel="00917393">
                <w:rPr>
                  <w:rFonts w:hint="eastAsia"/>
                  <w:noProof/>
                </w:rPr>
                <w:delText>。</w:delText>
              </w:r>
            </w:del>
            <w:del w:id="38" w:author="kwan关雪峰" w:date="2019-01-08T10:41:00Z">
              <w:r w:rsidDel="00917393">
                <w:rPr>
                  <w:noProof/>
                </w:rPr>
                <w:delText>3</w:delText>
              </w:r>
              <w:r w:rsidDel="00917393">
                <w:rPr>
                  <w:rFonts w:hint="eastAsia"/>
                  <w:noProof/>
                </w:rPr>
                <w:delText>）</w:delText>
              </w:r>
              <w:r w:rsidR="004F77F9" w:rsidDel="00917393">
                <w:rPr>
                  <w:rFonts w:hint="eastAsia"/>
                  <w:noProof/>
                </w:rPr>
                <w:delText>对于</w:delText>
              </w:r>
            </w:del>
            <w:del w:id="39" w:author="kwan关雪峰" w:date="2019-01-08T10:40:00Z">
              <w:r w:rsidR="00EA4D1A" w:rsidRPr="00B353B4" w:rsidDel="00917393">
                <w:rPr>
                  <w:rFonts w:hint="eastAsia"/>
                  <w:noProof/>
                </w:rPr>
                <w:delText>数据格式，存储方式多样且异构</w:delText>
              </w:r>
            </w:del>
            <w:del w:id="40" w:author="kwan关雪峰" w:date="2019-01-08T10:41:00Z">
              <w:r w:rsidR="00EA4D1A" w:rsidRPr="00B353B4" w:rsidDel="00917393">
                <w:rPr>
                  <w:rFonts w:hint="eastAsia"/>
                  <w:noProof/>
                </w:rPr>
                <w:delText>的非结构化</w:delText>
              </w:r>
            </w:del>
            <w:del w:id="41" w:author="kwan关雪峰" w:date="2019-01-08T10:40:00Z">
              <w:r w:rsidR="00EA4D1A" w:rsidRPr="00B353B4" w:rsidDel="00917393">
                <w:rPr>
                  <w:rFonts w:hint="eastAsia"/>
                  <w:noProof/>
                </w:rPr>
                <w:delText>空间</w:delText>
              </w:r>
            </w:del>
            <w:del w:id="42" w:author="kwan关雪峰" w:date="2019-01-08T10:41:00Z">
              <w:r w:rsidR="00EA4D1A" w:rsidRPr="00B353B4" w:rsidDel="00917393">
                <w:rPr>
                  <w:rFonts w:hint="eastAsia"/>
                  <w:noProof/>
                </w:rPr>
                <w:delText>数据</w:delText>
              </w:r>
              <w:r w:rsidR="00957F16" w:rsidDel="00917393">
                <w:rPr>
                  <w:rFonts w:hint="eastAsia"/>
                  <w:noProof/>
                </w:rPr>
                <w:delText>，难以</w:delText>
              </w:r>
              <w:r w:rsidR="00B06FC0" w:rsidDel="00917393">
                <w:rPr>
                  <w:rFonts w:hint="eastAsia"/>
                  <w:noProof/>
                </w:rPr>
                <w:delText>提供</w:delText>
              </w:r>
            </w:del>
            <w:del w:id="43" w:author="kwan关雪峰" w:date="2019-01-08T10:40:00Z">
              <w:r w:rsidR="00A86060" w:rsidDel="00917393">
                <w:rPr>
                  <w:rFonts w:hint="eastAsia"/>
                  <w:noProof/>
                </w:rPr>
                <w:delText>高效</w:delText>
              </w:r>
            </w:del>
            <w:del w:id="44" w:author="kwan关雪峰" w:date="2019-01-08T10:41:00Z">
              <w:r w:rsidR="00C51086" w:rsidDel="00917393">
                <w:rPr>
                  <w:rFonts w:hint="eastAsia"/>
                  <w:noProof/>
                </w:rPr>
                <w:delText>的</w:delText>
              </w:r>
              <w:r w:rsidR="00A86060" w:rsidDel="00917393">
                <w:rPr>
                  <w:rFonts w:hint="eastAsia"/>
                  <w:noProof/>
                </w:rPr>
                <w:delText>管理</w:delText>
              </w:r>
              <w:r w:rsidR="003F7D2B" w:rsidDel="00917393">
                <w:rPr>
                  <w:rFonts w:hint="eastAsia"/>
                  <w:noProof/>
                </w:rPr>
                <w:delText>及</w:delText>
              </w:r>
              <w:r w:rsidR="00A86060" w:rsidDel="00917393">
                <w:rPr>
                  <w:rFonts w:hint="eastAsia"/>
                  <w:noProof/>
                </w:rPr>
                <w:delText>支持</w:delText>
              </w:r>
            </w:del>
            <w:r w:rsidR="007407EC">
              <w:rPr>
                <w:rFonts w:hint="eastAsia"/>
                <w:noProof/>
              </w:rPr>
              <w:t>。</w:t>
            </w:r>
            <w:del w:id="45" w:author="kwan关雪峰" w:date="2019-01-08T10:44:00Z">
              <w:r w:rsidR="006F3510" w:rsidDel="00917393">
                <w:rPr>
                  <w:rFonts w:hint="eastAsia"/>
                  <w:noProof/>
                </w:rPr>
                <w:delText>基于</w:delText>
              </w:r>
            </w:del>
            <w:r w:rsidR="006F3510">
              <w:rPr>
                <w:rFonts w:hint="eastAsia"/>
                <w:noProof/>
              </w:rPr>
              <w:t>云计算、</w:t>
            </w:r>
            <w:r w:rsidR="006F3510">
              <w:rPr>
                <w:rFonts w:hint="eastAsia"/>
                <w:noProof/>
              </w:rPr>
              <w:t>NoSQL</w:t>
            </w:r>
            <w:r w:rsidR="006F3510">
              <w:rPr>
                <w:rFonts w:hint="eastAsia"/>
                <w:noProof/>
              </w:rPr>
              <w:t>数据库等新一代</w:t>
            </w:r>
            <w:del w:id="46" w:author="kwan关雪峰" w:date="2019-01-08T10:44:00Z">
              <w:r w:rsidR="006F3510" w:rsidDel="00917393">
                <w:rPr>
                  <w:rFonts w:hint="eastAsia"/>
                  <w:noProof/>
                </w:rPr>
                <w:delText>高性能计算</w:delText>
              </w:r>
            </w:del>
            <w:ins w:id="47" w:author="kwan关雪峰" w:date="2019-01-08T10:44:00Z">
              <w:r w:rsidR="00917393">
                <w:rPr>
                  <w:rFonts w:hint="eastAsia"/>
                  <w:noProof/>
                </w:rPr>
                <w:t>IT</w:t>
              </w:r>
            </w:ins>
            <w:r w:rsidR="006F3510">
              <w:rPr>
                <w:rFonts w:hint="eastAsia"/>
                <w:noProof/>
              </w:rPr>
              <w:t>技术的发展与成熟，相关理论与方法已经开始逐步渗透到</w:t>
            </w:r>
            <w:r w:rsidR="006F3510">
              <w:rPr>
                <w:rFonts w:hint="eastAsia"/>
                <w:noProof/>
              </w:rPr>
              <w:t>GIS</w:t>
            </w:r>
            <w:r w:rsidR="006F3510">
              <w:rPr>
                <w:rFonts w:hint="eastAsia"/>
                <w:noProof/>
              </w:rPr>
              <w:t>领域</w:t>
            </w:r>
            <w:r w:rsidR="00B163CC">
              <w:rPr>
                <w:rFonts w:hint="eastAsia"/>
                <w:noProof/>
              </w:rPr>
              <w:t>，</w:t>
            </w:r>
            <w:r w:rsidR="000E3022">
              <w:rPr>
                <w:rFonts w:hint="eastAsia"/>
                <w:noProof/>
              </w:rPr>
              <w:t>其</w:t>
            </w:r>
            <w:del w:id="48" w:author="kwan关雪峰" w:date="2019-01-08T10:46:00Z">
              <w:r w:rsidR="000E3022" w:rsidDel="006B0CE9">
                <w:rPr>
                  <w:rFonts w:hint="eastAsia"/>
                  <w:noProof/>
                </w:rPr>
                <w:delText>海量数据高效存储访问</w:delText>
              </w:r>
            </w:del>
            <w:ins w:id="49" w:author="kwan关雪峰" w:date="2019-01-08T10:46:00Z">
              <w:r w:rsidR="006B0CE9">
                <w:rPr>
                  <w:rFonts w:hint="eastAsia"/>
                  <w:noProof/>
                </w:rPr>
                <w:t>分布式存储</w:t>
              </w:r>
              <w:r w:rsidR="00C00329">
                <w:rPr>
                  <w:rFonts w:hint="eastAsia"/>
                  <w:noProof/>
                </w:rPr>
                <w:t>模式</w:t>
              </w:r>
            </w:ins>
            <w:r w:rsidR="000E3022">
              <w:rPr>
                <w:rFonts w:hint="eastAsia"/>
                <w:noProof/>
              </w:rPr>
              <w:t>、高并发读写</w:t>
            </w:r>
            <w:del w:id="50" w:author="kwan关雪峰" w:date="2019-01-08T10:46:00Z">
              <w:r w:rsidR="000E3022" w:rsidDel="006B0CE9">
                <w:rPr>
                  <w:rFonts w:hint="eastAsia"/>
                  <w:noProof/>
                </w:rPr>
                <w:delText>以</w:delText>
              </w:r>
            </w:del>
            <w:ins w:id="51" w:author="kwan关雪峰" w:date="2019-01-08T10:46:00Z">
              <w:r w:rsidR="006B0CE9">
                <w:rPr>
                  <w:rFonts w:hint="eastAsia"/>
                  <w:noProof/>
                </w:rPr>
                <w:t>能力、以</w:t>
              </w:r>
            </w:ins>
            <w:r w:rsidR="000E3022">
              <w:rPr>
                <w:rFonts w:hint="eastAsia"/>
                <w:noProof/>
              </w:rPr>
              <w:t>及高可扩展性</w:t>
            </w:r>
            <w:del w:id="52" w:author="kwan关雪峰" w:date="2019-01-08T10:46:00Z">
              <w:r w:rsidR="000E3022" w:rsidDel="006B0CE9">
                <w:rPr>
                  <w:rFonts w:hint="eastAsia"/>
                  <w:noProof/>
                </w:rPr>
                <w:delText>和</w:delText>
              </w:r>
            </w:del>
            <w:ins w:id="53" w:author="kwan关雪峰" w:date="2019-01-08T10:46:00Z">
              <w:r w:rsidR="006B0CE9">
                <w:rPr>
                  <w:rFonts w:hint="eastAsia"/>
                  <w:noProof/>
                </w:rPr>
                <w:t>/</w:t>
              </w:r>
            </w:ins>
            <w:r w:rsidR="000E3022">
              <w:rPr>
                <w:rFonts w:hint="eastAsia"/>
                <w:noProof/>
              </w:rPr>
              <w:t>高可用性</w:t>
            </w:r>
            <w:del w:id="54" w:author="kwan关雪峰" w:date="2019-01-08T10:46:00Z">
              <w:r w:rsidR="000E3022" w:rsidDel="000C633A">
                <w:rPr>
                  <w:rFonts w:hint="eastAsia"/>
                  <w:noProof/>
                </w:rPr>
                <w:delText>的需求</w:delText>
              </w:r>
            </w:del>
            <w:ins w:id="55" w:author="kwan关雪峰" w:date="2019-01-08T10:46:00Z">
              <w:r w:rsidR="000C633A">
                <w:rPr>
                  <w:rFonts w:hint="eastAsia"/>
                  <w:noProof/>
                </w:rPr>
                <w:t>特征</w:t>
              </w:r>
            </w:ins>
            <w:del w:id="56" w:author="kwan关雪峰" w:date="2019-01-08T10:47:00Z">
              <w:r w:rsidR="000E3022" w:rsidDel="000C633A">
                <w:rPr>
                  <w:rFonts w:hint="eastAsia"/>
                  <w:noProof/>
                </w:rPr>
                <w:delText>使得传统数据库</w:delText>
              </w:r>
            </w:del>
            <w:ins w:id="57" w:author="kwan关雪峰" w:date="2019-01-08T10:47:00Z">
              <w:r w:rsidR="000C633A">
                <w:rPr>
                  <w:rFonts w:hint="eastAsia"/>
                  <w:noProof/>
                </w:rPr>
                <w:t>促使数据库管理模式</w:t>
              </w:r>
            </w:ins>
            <w:r w:rsidR="000E3022">
              <w:rPr>
                <w:rFonts w:hint="eastAsia"/>
                <w:noProof/>
              </w:rPr>
              <w:t>逐渐向分布式</w:t>
            </w:r>
            <w:r w:rsidR="003043B5">
              <w:rPr>
                <w:rFonts w:hint="eastAsia"/>
                <w:noProof/>
              </w:rPr>
              <w:t>数据库</w:t>
            </w:r>
            <w:r w:rsidR="000E3022">
              <w:rPr>
                <w:rFonts w:hint="eastAsia"/>
                <w:noProof/>
              </w:rPr>
              <w:t>转变。</w:t>
            </w:r>
            <w:ins w:id="58" w:author="kwan关雪峰" w:date="2019-01-08T10:49:00Z">
              <w:r w:rsidR="00BA60E3">
                <w:rPr>
                  <w:rFonts w:hint="eastAsia"/>
                  <w:noProof/>
                </w:rPr>
                <w:t>NoSQL</w:t>
              </w:r>
              <w:r w:rsidR="00BA60E3">
                <w:rPr>
                  <w:rFonts w:hint="eastAsia"/>
                  <w:noProof/>
                </w:rPr>
                <w:t>数据库</w:t>
              </w:r>
              <w:r w:rsidR="00BA60E3">
                <w:rPr>
                  <w:rFonts w:hint="eastAsia"/>
                  <w:noProof/>
                </w:rPr>
                <w:t>类型繁多，其中</w:t>
              </w:r>
            </w:ins>
            <w:del w:id="59" w:author="kwan关雪峰" w:date="2019-01-08T10:50:00Z">
              <w:r w:rsidR="006778FC" w:rsidRPr="00B306F5" w:rsidDel="00BA60E3">
                <w:rPr>
                  <w:rFonts w:hint="eastAsia"/>
                  <w:noProof/>
                </w:rPr>
                <w:delText>以</w:delText>
              </w:r>
            </w:del>
            <w:r w:rsidR="006778FC" w:rsidRPr="00B306F5">
              <w:rPr>
                <w:noProof/>
              </w:rPr>
              <w:t>HBase</w:t>
            </w:r>
            <w:del w:id="60" w:author="kwan关雪峰" w:date="2019-01-08T10:50:00Z">
              <w:r w:rsidR="006778FC" w:rsidRPr="00B306F5" w:rsidDel="00A6359B">
                <w:rPr>
                  <w:rFonts w:hint="eastAsia"/>
                  <w:noProof/>
                </w:rPr>
                <w:delText>为代表的</w:delText>
              </w:r>
            </w:del>
            <w:ins w:id="61" w:author="kwan关雪峰" w:date="2019-01-08T10:50:00Z">
              <w:r w:rsidR="00A6359B">
                <w:rPr>
                  <w:rFonts w:hint="eastAsia"/>
                  <w:noProof/>
                </w:rPr>
                <w:t>作为</w:t>
              </w:r>
            </w:ins>
            <w:del w:id="62" w:author="kwan关雪峰" w:date="2019-01-08T10:50:00Z">
              <w:r w:rsidR="000E3022" w:rsidDel="00A6359B">
                <w:rPr>
                  <w:rFonts w:hint="eastAsia"/>
                  <w:noProof/>
                </w:rPr>
                <w:delText>面向</w:delText>
              </w:r>
            </w:del>
            <w:r w:rsidR="000E3022">
              <w:rPr>
                <w:rFonts w:hint="eastAsia"/>
                <w:noProof/>
              </w:rPr>
              <w:t>列存储</w:t>
            </w:r>
            <w:del w:id="63" w:author="kwan关雪峰" w:date="2019-01-08T10:50:00Z">
              <w:r w:rsidR="000E3022" w:rsidDel="00A6359B">
                <w:rPr>
                  <w:rFonts w:hint="eastAsia"/>
                  <w:noProof/>
                </w:rPr>
                <w:delText>的</w:delText>
              </w:r>
            </w:del>
            <w:r w:rsidR="000E3022">
              <w:rPr>
                <w:rFonts w:hint="eastAsia"/>
                <w:noProof/>
              </w:rPr>
              <w:t>数据库</w:t>
            </w:r>
            <w:del w:id="64" w:author="kwan关雪峰" w:date="2019-01-08T10:50:00Z">
              <w:r w:rsidR="000E3022" w:rsidDel="00A6359B">
                <w:rPr>
                  <w:rFonts w:hint="eastAsia"/>
                  <w:noProof/>
                </w:rPr>
                <w:delText>是分布式数据库的一种</w:delText>
              </w:r>
            </w:del>
            <w:ins w:id="65" w:author="kwan关雪峰" w:date="2019-01-08T10:50:00Z">
              <w:r w:rsidR="00A6359B">
                <w:rPr>
                  <w:rFonts w:hint="eastAsia"/>
                  <w:noProof/>
                </w:rPr>
                <w:t>典型代表</w:t>
              </w:r>
            </w:ins>
            <w:r w:rsidR="000E3022">
              <w:rPr>
                <w:rFonts w:hint="eastAsia"/>
                <w:noProof/>
              </w:rPr>
              <w:t>，其按列存储读取数据，</w:t>
            </w:r>
            <w:ins w:id="66" w:author="kwan关雪峰" w:date="2019-01-08T10:51:00Z">
              <w:r w:rsidR="005148E2">
                <w:rPr>
                  <w:rFonts w:hint="eastAsia"/>
                  <w:noProof/>
                </w:rPr>
                <w:t>可以</w:t>
              </w:r>
            </w:ins>
            <w:r w:rsidR="000E3022">
              <w:rPr>
                <w:rFonts w:hint="eastAsia"/>
                <w:noProof/>
              </w:rPr>
              <w:t>节约</w:t>
            </w:r>
            <w:del w:id="67" w:author="kwan关雪峰" w:date="2019-01-08T10:51:00Z">
              <w:r w:rsidR="000E3022" w:rsidDel="005148E2">
                <w:rPr>
                  <w:rFonts w:hint="eastAsia"/>
                  <w:noProof/>
                </w:rPr>
                <w:delText>了大量</w:delText>
              </w:r>
            </w:del>
            <w:r w:rsidR="000E3022">
              <w:rPr>
                <w:rFonts w:hint="eastAsia"/>
                <w:noProof/>
              </w:rPr>
              <w:t>存储</w:t>
            </w:r>
            <w:del w:id="68" w:author="kwan关雪峰" w:date="2019-01-08T10:51:00Z">
              <w:r w:rsidR="000E3022" w:rsidDel="005148E2">
                <w:rPr>
                  <w:rFonts w:hint="eastAsia"/>
                  <w:noProof/>
                </w:rPr>
                <w:delText>开销</w:delText>
              </w:r>
            </w:del>
            <w:ins w:id="69" w:author="kwan关雪峰" w:date="2019-01-08T10:51:00Z">
              <w:r w:rsidR="005148E2">
                <w:rPr>
                  <w:rFonts w:hint="eastAsia"/>
                  <w:noProof/>
                </w:rPr>
                <w:t>空间</w:t>
              </w:r>
            </w:ins>
            <w:r w:rsidR="000E3022">
              <w:rPr>
                <w:rFonts w:hint="eastAsia"/>
                <w:noProof/>
              </w:rPr>
              <w:t>和</w:t>
            </w:r>
            <w:r w:rsidR="000E3022">
              <w:rPr>
                <w:rFonts w:hint="eastAsia"/>
                <w:noProof/>
              </w:rPr>
              <w:t>I/O</w:t>
            </w:r>
            <w:r w:rsidR="000E3022">
              <w:rPr>
                <w:rFonts w:hint="eastAsia"/>
                <w:noProof/>
              </w:rPr>
              <w:t>带宽，极大提高了系统的性能</w:t>
            </w:r>
            <w:r w:rsidR="00671B4A">
              <w:rPr>
                <w:rFonts w:hint="eastAsia"/>
                <w:noProof/>
              </w:rPr>
              <w:t>。</w:t>
            </w:r>
            <w:ins w:id="70" w:author="kwan关雪峰" w:date="2019-01-08T10:52:00Z">
              <w:r w:rsidR="00E34CDD">
                <w:rPr>
                  <w:rFonts w:hint="eastAsia"/>
                  <w:noProof/>
                </w:rPr>
                <w:t>目前</w:t>
              </w:r>
            </w:ins>
            <w:r w:rsidR="00B06FC0" w:rsidRPr="00B306F5">
              <w:rPr>
                <w:rFonts w:hint="eastAsia"/>
                <w:noProof/>
              </w:rPr>
              <w:t>很多研究学者</w:t>
            </w:r>
            <w:del w:id="71" w:author="kwan关雪峰" w:date="2019-01-08T10:52:00Z">
              <w:r w:rsidR="00B06FC0" w:rsidRPr="00B306F5" w:rsidDel="00E34CDD">
                <w:rPr>
                  <w:rFonts w:hint="eastAsia"/>
                  <w:noProof/>
                </w:rPr>
                <w:delText>在其基础</w:delText>
              </w:r>
            </w:del>
            <w:ins w:id="72" w:author="kwan关雪峰" w:date="2019-01-08T10:52:00Z">
              <w:r w:rsidR="00E34CDD">
                <w:rPr>
                  <w:rFonts w:hint="eastAsia"/>
                  <w:noProof/>
                </w:rPr>
                <w:t>基于</w:t>
              </w:r>
              <w:r w:rsidR="00E34CDD">
                <w:rPr>
                  <w:rFonts w:hint="eastAsia"/>
                  <w:noProof/>
                </w:rPr>
                <w:t>HBase</w:t>
              </w:r>
            </w:ins>
            <w:del w:id="73" w:author="kwan关雪峰" w:date="2019-01-08T10:52:00Z">
              <w:r w:rsidR="00B06FC0" w:rsidRPr="00B306F5" w:rsidDel="00842750">
                <w:rPr>
                  <w:rFonts w:hint="eastAsia"/>
                  <w:noProof/>
                </w:rPr>
                <w:delText>上</w:delText>
              </w:r>
            </w:del>
            <w:del w:id="74" w:author="kwan关雪峰" w:date="2019-01-08T10:54:00Z">
              <w:r w:rsidR="00842750" w:rsidRPr="00B306F5" w:rsidDel="00842750">
                <w:rPr>
                  <w:rFonts w:hint="eastAsia"/>
                  <w:noProof/>
                </w:rPr>
                <w:delText>设计了</w:delText>
              </w:r>
            </w:del>
            <w:ins w:id="75" w:author="kwan关雪峰" w:date="2019-01-08T10:54:00Z">
              <w:r w:rsidR="00842750">
                <w:rPr>
                  <w:rFonts w:hint="eastAsia"/>
                  <w:noProof/>
                </w:rPr>
                <w:t>开展了广泛的</w:t>
              </w:r>
            </w:ins>
            <w:del w:id="76" w:author="kwan关雪峰" w:date="2019-01-08T10:52:00Z">
              <w:r w:rsidR="006778FC" w:rsidDel="00842750">
                <w:rPr>
                  <w:rFonts w:hint="eastAsia"/>
                  <w:noProof/>
                </w:rPr>
                <w:delText>各种</w:delText>
              </w:r>
              <w:r w:rsidR="00B06FC0" w:rsidRPr="00B306F5" w:rsidDel="00842750">
                <w:rPr>
                  <w:rFonts w:hint="eastAsia"/>
                  <w:noProof/>
                </w:rPr>
                <w:delText>不同的策略</w:delText>
              </w:r>
            </w:del>
            <w:ins w:id="77" w:author="kwan关雪峰" w:date="2019-01-08T10:52:00Z">
              <w:r w:rsidR="00842750">
                <w:rPr>
                  <w:rFonts w:hint="eastAsia"/>
                  <w:noProof/>
                </w:rPr>
                <w:t>时空数据存储</w:t>
              </w:r>
            </w:ins>
            <w:ins w:id="78" w:author="kwan关雪峰" w:date="2019-01-08T10:54:00Z">
              <w:r w:rsidR="00842750">
                <w:rPr>
                  <w:rFonts w:hint="eastAsia"/>
                  <w:noProof/>
                </w:rPr>
                <w:t>管理研究</w:t>
              </w:r>
            </w:ins>
            <w:ins w:id="79" w:author="kwan关雪峰" w:date="2019-01-08T10:52:00Z">
              <w:r w:rsidR="00842750">
                <w:rPr>
                  <w:rFonts w:hint="eastAsia"/>
                  <w:noProof/>
                </w:rPr>
                <w:t>，部分</w:t>
              </w:r>
            </w:ins>
            <w:ins w:id="80" w:author="kwan关雪峰" w:date="2019-01-08T10:54:00Z">
              <w:r w:rsidR="00842750">
                <w:rPr>
                  <w:rFonts w:hint="eastAsia"/>
                  <w:noProof/>
                </w:rPr>
                <w:t>研究</w:t>
              </w:r>
            </w:ins>
            <w:del w:id="81" w:author="kwan关雪峰" w:date="2019-01-08T10:52:00Z">
              <w:r w:rsidR="00B06FC0" w:rsidRPr="00B306F5" w:rsidDel="00842750">
                <w:rPr>
                  <w:rFonts w:hint="eastAsia"/>
                  <w:noProof/>
                </w:rPr>
                <w:delText>。其中一些</w:delText>
              </w:r>
              <w:r w:rsidR="00F8363B" w:rsidDel="00842750">
                <w:rPr>
                  <w:rFonts w:hint="eastAsia"/>
                  <w:noProof/>
                </w:rPr>
                <w:delText>研究方法</w:delText>
              </w:r>
              <w:r w:rsidR="001F1B37" w:rsidRPr="00B306F5" w:rsidDel="00842750">
                <w:rPr>
                  <w:rFonts w:hint="eastAsia"/>
                  <w:noProof/>
                </w:rPr>
                <w:delText>只能</w:delText>
              </w:r>
            </w:del>
            <w:ins w:id="82" w:author="kwan关雪峰" w:date="2019-01-08T10:52:00Z">
              <w:r w:rsidR="00842750">
                <w:rPr>
                  <w:rFonts w:hint="eastAsia"/>
                  <w:noProof/>
                </w:rPr>
                <w:t>仅</w:t>
              </w:r>
            </w:ins>
            <w:r w:rsidR="001F1B37" w:rsidRPr="00B306F5">
              <w:rPr>
                <w:rFonts w:hint="eastAsia"/>
                <w:noProof/>
              </w:rPr>
              <w:t>针对空间数据，对于时间属性</w:t>
            </w:r>
            <w:del w:id="83" w:author="kwan关雪峰" w:date="2019-01-08T10:52:00Z">
              <w:r w:rsidR="001F1B37" w:rsidRPr="00B306F5" w:rsidDel="00842750">
                <w:rPr>
                  <w:rFonts w:hint="eastAsia"/>
                  <w:noProof/>
                </w:rPr>
                <w:delText>没有很好的支持</w:delText>
              </w:r>
            </w:del>
            <w:ins w:id="84" w:author="kwan关雪峰" w:date="2019-01-08T10:52:00Z">
              <w:r w:rsidR="00842750">
                <w:rPr>
                  <w:rFonts w:hint="eastAsia"/>
                  <w:noProof/>
                </w:rPr>
                <w:t>支持</w:t>
              </w:r>
            </w:ins>
            <w:ins w:id="85" w:author="kwan关雪峰" w:date="2019-01-08T10:53:00Z">
              <w:r w:rsidR="00842750">
                <w:rPr>
                  <w:rFonts w:hint="eastAsia"/>
                  <w:noProof/>
                </w:rPr>
                <w:t>不够</w:t>
              </w:r>
            </w:ins>
            <w:r w:rsidR="001F1B37" w:rsidRPr="00B306F5">
              <w:rPr>
                <w:rFonts w:hint="eastAsia"/>
                <w:noProof/>
              </w:rPr>
              <w:t>，</w:t>
            </w:r>
            <w:r w:rsidR="00E46CFC" w:rsidRPr="00B306F5">
              <w:rPr>
                <w:rFonts w:hint="eastAsia"/>
                <w:noProof/>
              </w:rPr>
              <w:t>无法进行</w:t>
            </w:r>
            <w:r w:rsidR="001F1B37" w:rsidRPr="00B306F5">
              <w:rPr>
                <w:rFonts w:hint="eastAsia"/>
                <w:noProof/>
              </w:rPr>
              <w:t>时空查询</w:t>
            </w:r>
            <w:del w:id="86" w:author="kwan关雪峰" w:date="2019-01-08T10:53:00Z">
              <w:r w:rsidR="008B3CA6" w:rsidDel="00842750">
                <w:rPr>
                  <w:rFonts w:hint="eastAsia"/>
                  <w:noProof/>
                </w:rPr>
                <w:delText>；</w:delText>
              </w:r>
            </w:del>
            <w:ins w:id="87" w:author="kwan关雪峰" w:date="2019-01-08T10:53:00Z">
              <w:r w:rsidR="00842750">
                <w:rPr>
                  <w:rFonts w:hint="eastAsia"/>
                  <w:noProof/>
                </w:rPr>
                <w:t>，而且</w:t>
              </w:r>
            </w:ins>
            <w:del w:id="88" w:author="kwan关雪峰" w:date="2019-01-08T10:53:00Z">
              <w:r w:rsidR="00290C96" w:rsidRPr="00B306F5" w:rsidDel="00842750">
                <w:rPr>
                  <w:rFonts w:hint="eastAsia"/>
                  <w:noProof/>
                </w:rPr>
                <w:delText>有的</w:delText>
              </w:r>
              <w:r w:rsidR="008B3CA6" w:rsidDel="00842750">
                <w:rPr>
                  <w:rFonts w:hint="eastAsia"/>
                  <w:noProof/>
                </w:rPr>
                <w:delText>研究方</w:delText>
              </w:r>
            </w:del>
            <w:ins w:id="89" w:author="kwan关雪峰" w:date="2019-01-08T10:53:00Z">
              <w:r w:rsidR="00842750">
                <w:rPr>
                  <w:rFonts w:hint="eastAsia"/>
                  <w:noProof/>
                </w:rPr>
                <w:t>空间存储</w:t>
              </w:r>
            </w:ins>
            <w:del w:id="90" w:author="kwan关雪峰" w:date="2019-01-08T10:53:00Z">
              <w:r w:rsidR="008B3CA6" w:rsidDel="00842750">
                <w:rPr>
                  <w:rFonts w:hint="eastAsia"/>
                  <w:noProof/>
                </w:rPr>
                <w:delText>法</w:delText>
              </w:r>
              <w:r w:rsidR="00B06FC0" w:rsidRPr="00B306F5" w:rsidDel="00842750">
                <w:rPr>
                  <w:rFonts w:hint="eastAsia"/>
                  <w:noProof/>
                </w:rPr>
                <w:delText>所支持的数据类型有限，</w:delText>
              </w:r>
            </w:del>
            <w:r w:rsidR="00B06FC0" w:rsidRPr="00B306F5">
              <w:rPr>
                <w:rFonts w:hint="eastAsia"/>
                <w:noProof/>
              </w:rPr>
              <w:t>仅</w:t>
            </w:r>
            <w:r w:rsidR="00A669D1">
              <w:rPr>
                <w:rFonts w:hint="eastAsia"/>
                <w:noProof/>
              </w:rPr>
              <w:t>能支持</w:t>
            </w:r>
            <w:r w:rsidR="00290C96" w:rsidRPr="00B306F5">
              <w:rPr>
                <w:rFonts w:hint="eastAsia"/>
                <w:noProof/>
              </w:rPr>
              <w:t>点数据</w:t>
            </w:r>
            <w:r w:rsidR="003876F9">
              <w:rPr>
                <w:rFonts w:hint="eastAsia"/>
                <w:noProof/>
              </w:rPr>
              <w:t>对象</w:t>
            </w:r>
            <w:r w:rsidR="00290C96" w:rsidRPr="00B306F5">
              <w:rPr>
                <w:rFonts w:hint="eastAsia"/>
                <w:noProof/>
              </w:rPr>
              <w:t>，而无法</w:t>
            </w:r>
            <w:r w:rsidR="00B06FC0" w:rsidRPr="00B306F5">
              <w:rPr>
                <w:rFonts w:hint="eastAsia"/>
                <w:noProof/>
              </w:rPr>
              <w:t>支持</w:t>
            </w:r>
            <w:r w:rsidR="00290C96" w:rsidRPr="00B306F5">
              <w:rPr>
                <w:rFonts w:hint="eastAsia"/>
                <w:noProof/>
              </w:rPr>
              <w:t>更为复杂的线、面数据</w:t>
            </w:r>
            <w:del w:id="91" w:author="kwan关雪峰" w:date="2019-01-08T10:53:00Z">
              <w:r w:rsidR="001F1B37" w:rsidRPr="00B306F5" w:rsidDel="00842750">
                <w:rPr>
                  <w:rFonts w:hint="eastAsia"/>
                  <w:noProof/>
                </w:rPr>
                <w:delText>。</w:delText>
              </w:r>
              <w:r w:rsidR="005418EE" w:rsidDel="00842750">
                <w:rPr>
                  <w:rFonts w:hint="eastAsia"/>
                  <w:noProof/>
                </w:rPr>
                <w:delText>而其他一些</w:delText>
              </w:r>
            </w:del>
            <w:ins w:id="92" w:author="kwan关雪峰" w:date="2019-01-08T10:53:00Z">
              <w:r w:rsidR="00842750">
                <w:rPr>
                  <w:rFonts w:hint="eastAsia"/>
                  <w:noProof/>
                </w:rPr>
                <w:t>；部分</w:t>
              </w:r>
            </w:ins>
            <w:r w:rsidR="005418EE">
              <w:rPr>
                <w:rFonts w:hint="eastAsia"/>
                <w:noProof/>
              </w:rPr>
              <w:t>解决方案</w:t>
            </w:r>
            <w:r w:rsidR="00BD2759" w:rsidRPr="00B306F5">
              <w:rPr>
                <w:rFonts w:hint="eastAsia"/>
                <w:noProof/>
              </w:rPr>
              <w:t>虽能够同时针对点、线</w:t>
            </w:r>
            <w:r w:rsidR="00BA7780" w:rsidRPr="00B306F5">
              <w:rPr>
                <w:rFonts w:hint="eastAsia"/>
                <w:noProof/>
              </w:rPr>
              <w:t>、</w:t>
            </w:r>
            <w:r w:rsidR="00BD2759" w:rsidRPr="00B306F5">
              <w:rPr>
                <w:rFonts w:hint="eastAsia"/>
                <w:noProof/>
              </w:rPr>
              <w:t>面数据进行时空查询，</w:t>
            </w:r>
            <w:r w:rsidR="00545BB3">
              <w:rPr>
                <w:rFonts w:hint="eastAsia"/>
                <w:noProof/>
              </w:rPr>
              <w:t>但</w:t>
            </w:r>
            <w:r w:rsidR="00714CC3" w:rsidRPr="00B306F5">
              <w:rPr>
                <w:rFonts w:hint="eastAsia"/>
                <w:noProof/>
              </w:rPr>
              <w:t>很难满足</w:t>
            </w:r>
            <w:r w:rsidR="00C004F0" w:rsidRPr="00B306F5">
              <w:rPr>
                <w:rFonts w:hint="eastAsia"/>
                <w:noProof/>
              </w:rPr>
              <w:t>亚秒级的</w:t>
            </w:r>
            <w:r w:rsidR="00714CC3" w:rsidRPr="00B306F5">
              <w:rPr>
                <w:rFonts w:hint="eastAsia"/>
                <w:noProof/>
              </w:rPr>
              <w:t>查询</w:t>
            </w:r>
            <w:r w:rsidR="00C004F0" w:rsidRPr="00B306F5">
              <w:rPr>
                <w:rFonts w:hint="eastAsia"/>
                <w:noProof/>
              </w:rPr>
              <w:t>效率</w:t>
            </w:r>
            <w:r w:rsidR="00545BB3">
              <w:rPr>
                <w:rFonts w:hint="eastAsia"/>
                <w:noProof/>
              </w:rPr>
              <w:t>，</w:t>
            </w:r>
            <w:r w:rsidR="00545BB3" w:rsidRPr="00B306F5">
              <w:rPr>
                <w:rFonts w:hint="eastAsia"/>
                <w:noProof/>
              </w:rPr>
              <w:t>查询效率</w:t>
            </w:r>
            <w:r w:rsidR="00756EF1">
              <w:rPr>
                <w:rFonts w:hint="eastAsia"/>
                <w:noProof/>
              </w:rPr>
              <w:t>仍有</w:t>
            </w:r>
            <w:r w:rsidR="00545BB3" w:rsidRPr="00B306F5">
              <w:rPr>
                <w:rFonts w:hint="eastAsia"/>
                <w:noProof/>
              </w:rPr>
              <w:t>进一步提高</w:t>
            </w:r>
            <w:del w:id="93" w:author="kwan关雪峰" w:date="2019-01-08T10:54:00Z">
              <w:r w:rsidR="00545BB3" w:rsidRPr="00B306F5" w:rsidDel="00185F8D">
                <w:rPr>
                  <w:rFonts w:hint="eastAsia"/>
                  <w:noProof/>
                </w:rPr>
                <w:delText>的空间</w:delText>
              </w:r>
            </w:del>
            <w:ins w:id="94" w:author="kwan关雪峰" w:date="2019-01-08T10:54:00Z">
              <w:r w:rsidR="00185F8D">
                <w:rPr>
                  <w:rFonts w:hint="eastAsia"/>
                  <w:noProof/>
                </w:rPr>
                <w:t>和优化</w:t>
              </w:r>
            </w:ins>
            <w:r w:rsidR="00BD2759" w:rsidRPr="00B306F5">
              <w:rPr>
                <w:rFonts w:hint="eastAsia"/>
                <w:noProof/>
              </w:rPr>
              <w:t>。</w:t>
            </w:r>
          </w:p>
          <w:p w:rsidR="00C52976" w:rsidRDefault="00C52976" w:rsidP="006B33CB">
            <w:pPr>
              <w:spacing w:line="360" w:lineRule="auto"/>
              <w:ind w:firstLineChars="200" w:firstLine="420"/>
              <w:rPr>
                <w:noProof/>
              </w:rPr>
            </w:pPr>
            <w:r w:rsidRPr="006B33CB">
              <w:rPr>
                <w:rFonts w:hint="eastAsia"/>
                <w:szCs w:val="24"/>
              </w:rPr>
              <w:t>针对</w:t>
            </w:r>
            <w:del w:id="95" w:author="kwan关雪峰" w:date="2019-01-08T10:54:00Z">
              <w:r w:rsidRPr="006B33CB" w:rsidDel="000955AC">
                <w:rPr>
                  <w:rFonts w:hint="eastAsia"/>
                  <w:szCs w:val="24"/>
                </w:rPr>
                <w:delText>以上提到的</w:delText>
              </w:r>
            </w:del>
            <w:ins w:id="96" w:author="kwan关雪峰" w:date="2019-01-08T10:54:00Z">
              <w:r w:rsidR="000955AC">
                <w:rPr>
                  <w:rFonts w:hint="eastAsia"/>
                  <w:szCs w:val="24"/>
                </w:rPr>
                <w:t>上述</w:t>
              </w:r>
            </w:ins>
            <w:r w:rsidRPr="006B33CB">
              <w:rPr>
                <w:rFonts w:hint="eastAsia"/>
                <w:szCs w:val="24"/>
              </w:rPr>
              <w:t>问题，本文拟</w:t>
            </w:r>
            <w:r>
              <w:rPr>
                <w:rFonts w:hint="eastAsia"/>
                <w:noProof/>
              </w:rPr>
              <w:t>在</w:t>
            </w:r>
            <w:del w:id="97" w:author="kwan关雪峰" w:date="2019-01-08T11:02:00Z">
              <w:r w:rsidDel="00FB021F">
                <w:rPr>
                  <w:rFonts w:hint="eastAsia"/>
                  <w:noProof/>
                </w:rPr>
                <w:delText>列</w:delText>
              </w:r>
            </w:del>
            <w:ins w:id="98" w:author="kwan关雪峰" w:date="2019-01-08T11:02:00Z">
              <w:r w:rsidR="00FB021F">
                <w:rPr>
                  <w:rFonts w:hint="eastAsia"/>
                  <w:noProof/>
                </w:rPr>
                <w:t>分布式</w:t>
              </w:r>
            </w:ins>
            <w:r>
              <w:rPr>
                <w:rFonts w:hint="eastAsia"/>
                <w:noProof/>
              </w:rPr>
              <w:t>数据库</w:t>
            </w:r>
            <w:r>
              <w:rPr>
                <w:rFonts w:hint="eastAsia"/>
                <w:noProof/>
              </w:rPr>
              <w:t>HBase</w:t>
            </w:r>
            <w:r>
              <w:rPr>
                <w:rFonts w:hint="eastAsia"/>
                <w:noProof/>
              </w:rPr>
              <w:t>的基础上，提出一套</w:t>
            </w:r>
            <w:ins w:id="99" w:author="kwan关雪峰" w:date="2019-01-08T11:07:00Z">
              <w:r w:rsidR="00FB021F">
                <w:rPr>
                  <w:rFonts w:hint="eastAsia"/>
                  <w:noProof/>
                </w:rPr>
                <w:t>完整</w:t>
              </w:r>
            </w:ins>
            <w:r w:rsidR="00B353B4" w:rsidRPr="00B06FC0">
              <w:rPr>
                <w:rFonts w:hint="eastAsia"/>
                <w:noProof/>
              </w:rPr>
              <w:t>时空对象</w:t>
            </w:r>
            <w:r>
              <w:rPr>
                <w:rFonts w:hint="eastAsia"/>
                <w:noProof/>
              </w:rPr>
              <w:t>的</w:t>
            </w:r>
            <w:ins w:id="100" w:author="kwan关雪峰" w:date="2019-01-08T11:08:00Z">
              <w:r w:rsidR="00FB021F">
                <w:rPr>
                  <w:rFonts w:hint="eastAsia"/>
                  <w:noProof/>
                </w:rPr>
                <w:t>存储</w:t>
              </w:r>
            </w:ins>
            <w:r w:rsidR="00897E30">
              <w:rPr>
                <w:rFonts w:hint="eastAsia"/>
                <w:noProof/>
              </w:rPr>
              <w:t>组织</w:t>
            </w:r>
            <w:del w:id="101" w:author="kwan关雪峰" w:date="2019-01-08T11:08:00Z">
              <w:r w:rsidR="00897E30" w:rsidDel="00FB021F">
                <w:rPr>
                  <w:rFonts w:hint="eastAsia"/>
                  <w:noProof/>
                </w:rPr>
                <w:delText>存储</w:delText>
              </w:r>
            </w:del>
            <w:r w:rsidR="00897E30">
              <w:rPr>
                <w:rFonts w:hint="eastAsia"/>
                <w:noProof/>
              </w:rPr>
              <w:t>、时空</w:t>
            </w:r>
            <w:r>
              <w:rPr>
                <w:rFonts w:hint="eastAsia"/>
                <w:noProof/>
              </w:rPr>
              <w:t>索引、</w:t>
            </w:r>
            <w:r w:rsidR="001F1B37">
              <w:rPr>
                <w:rFonts w:hint="eastAsia"/>
                <w:noProof/>
              </w:rPr>
              <w:t>查询</w:t>
            </w:r>
            <w:r w:rsidR="00897E30">
              <w:rPr>
                <w:rFonts w:hint="eastAsia"/>
                <w:noProof/>
              </w:rPr>
              <w:t>检索</w:t>
            </w:r>
            <w:r>
              <w:rPr>
                <w:rFonts w:hint="eastAsia"/>
                <w:noProof/>
              </w:rPr>
              <w:t>方案，使其能够</w:t>
            </w:r>
            <w:r w:rsidR="001F1B37">
              <w:rPr>
                <w:rFonts w:hint="eastAsia"/>
                <w:noProof/>
              </w:rPr>
              <w:t>在分布式场景下存储海量的时空点、线、面对象，且同时</w:t>
            </w:r>
            <w:r w:rsidR="000E3022">
              <w:rPr>
                <w:rFonts w:hint="eastAsia"/>
                <w:noProof/>
              </w:rPr>
              <w:t>支持</w:t>
            </w:r>
            <w:r>
              <w:rPr>
                <w:rFonts w:hint="eastAsia"/>
                <w:noProof/>
              </w:rPr>
              <w:t>低延迟的</w:t>
            </w:r>
            <w:r w:rsidR="000E3022">
              <w:rPr>
                <w:rFonts w:hint="eastAsia"/>
                <w:noProof/>
              </w:rPr>
              <w:t>时空查询</w:t>
            </w:r>
            <w:del w:id="102" w:author="kwan关雪峰" w:date="2019-01-08T11:10:00Z">
              <w:r w:rsidR="000E3022" w:rsidDel="00FB021F">
                <w:rPr>
                  <w:rFonts w:hint="eastAsia"/>
                  <w:noProof/>
                </w:rPr>
                <w:delText>，</w:delText>
              </w:r>
            </w:del>
            <w:ins w:id="103" w:author="kwan关雪峰" w:date="2019-01-08T11:10:00Z">
              <w:r w:rsidR="00FB021F">
                <w:rPr>
                  <w:rFonts w:hint="eastAsia"/>
                  <w:noProof/>
                </w:rPr>
                <w:t>、</w:t>
              </w:r>
            </w:ins>
            <w:r>
              <w:rPr>
                <w:rFonts w:hint="eastAsia"/>
                <w:noProof/>
              </w:rPr>
              <w:t>K</w:t>
            </w:r>
            <w:del w:id="104" w:author="kwan关雪峰" w:date="2019-01-08T10:54:00Z">
              <w:r w:rsidR="006B33CB" w:rsidDel="006131C8">
                <w:rPr>
                  <w:rFonts w:hint="eastAsia"/>
                  <w:noProof/>
                </w:rPr>
                <w:delText>nn</w:delText>
              </w:r>
            </w:del>
            <w:ins w:id="105" w:author="kwan关雪峰" w:date="2019-01-08T10:54:00Z">
              <w:r w:rsidR="006131C8">
                <w:rPr>
                  <w:rFonts w:hint="eastAsia"/>
                  <w:noProof/>
                </w:rPr>
                <w:t>NN</w:t>
              </w:r>
            </w:ins>
            <w:r>
              <w:rPr>
                <w:rFonts w:hint="eastAsia"/>
                <w:noProof/>
              </w:rPr>
              <w:t>查询。</w:t>
            </w:r>
          </w:p>
          <w:p w:rsidR="007068DB" w:rsidRPr="0058451D" w:rsidRDefault="00840B1C" w:rsidP="006B33CB">
            <w:pPr>
              <w:pStyle w:val="a7"/>
              <w:numPr>
                <w:ilvl w:val="0"/>
                <w:numId w:val="2"/>
              </w:numPr>
              <w:spacing w:line="360" w:lineRule="auto"/>
              <w:ind w:firstLineChars="0"/>
              <w:rPr>
                <w:rFonts w:ascii="宋体" w:hAnsi="宋体"/>
                <w:b/>
                <w:sz w:val="24"/>
                <w:szCs w:val="24"/>
              </w:rPr>
            </w:pPr>
            <w:r w:rsidRPr="006B33CB">
              <w:rPr>
                <w:rFonts w:ascii="宋体" w:hAnsi="宋体" w:hint="eastAsia"/>
                <w:b/>
                <w:szCs w:val="24"/>
              </w:rPr>
              <w:t>国内外研究现状</w:t>
            </w:r>
          </w:p>
          <w:p w:rsidR="0058451D" w:rsidRPr="00096A69" w:rsidRDefault="00C14ED7" w:rsidP="009F51A5">
            <w:pPr>
              <w:spacing w:line="360" w:lineRule="auto"/>
              <w:ind w:firstLineChars="200" w:firstLine="420"/>
              <w:rPr>
                <w:noProof/>
              </w:rPr>
            </w:pPr>
            <w:r w:rsidRPr="00096A69">
              <w:rPr>
                <w:rFonts w:hint="eastAsia"/>
                <w:noProof/>
              </w:rPr>
              <w:t>空间数据库是管理</w:t>
            </w:r>
            <w:del w:id="106" w:author="kwan关雪峰" w:date="2019-01-08T11:20:00Z">
              <w:r w:rsidRPr="00096A69" w:rsidDel="0060239A">
                <w:rPr>
                  <w:rFonts w:hint="eastAsia"/>
                  <w:noProof/>
                </w:rPr>
                <w:delText>示例</w:delText>
              </w:r>
            </w:del>
            <w:ins w:id="107" w:author="kwan关雪峰" w:date="2019-01-08T11:20:00Z">
              <w:r w:rsidR="0060239A">
                <w:rPr>
                  <w:rFonts w:hint="eastAsia"/>
                  <w:noProof/>
                </w:rPr>
                <w:t>时空</w:t>
              </w:r>
            </w:ins>
            <w:r w:rsidRPr="00096A69">
              <w:rPr>
                <w:rFonts w:hint="eastAsia"/>
                <w:noProof/>
              </w:rPr>
              <w:t>数据的有效手段，也是</w:t>
            </w:r>
            <w:del w:id="108" w:author="kwan关雪峰" w:date="2019-01-08T11:20:00Z">
              <w:r w:rsidRPr="00096A69" w:rsidDel="0060239A">
                <w:rPr>
                  <w:rFonts w:hint="eastAsia"/>
                  <w:noProof/>
                </w:rPr>
                <w:delText>矢量</w:delText>
              </w:r>
            </w:del>
            <w:r w:rsidRPr="00096A69">
              <w:rPr>
                <w:rFonts w:hint="eastAsia"/>
                <w:noProof/>
              </w:rPr>
              <w:t>数据查询、分析</w:t>
            </w:r>
            <w:del w:id="109" w:author="kwan关雪峰" w:date="2019-01-08T11:20:00Z">
              <w:r w:rsidRPr="00096A69" w:rsidDel="0060239A">
                <w:rPr>
                  <w:rFonts w:hint="eastAsia"/>
                  <w:noProof/>
                </w:rPr>
                <w:delText>和</w:delText>
              </w:r>
            </w:del>
            <w:r w:rsidRPr="00096A69">
              <w:rPr>
                <w:rFonts w:hint="eastAsia"/>
                <w:noProof/>
              </w:rPr>
              <w:t>应用的基础。</w:t>
            </w:r>
            <w:r w:rsidR="006B1374" w:rsidRPr="00096A69">
              <w:rPr>
                <w:rFonts w:hint="eastAsia"/>
                <w:noProof/>
              </w:rPr>
              <w:t>目前，</w:t>
            </w:r>
            <w:del w:id="110" w:author="kwan关雪峰" w:date="2019-01-08T11:21:00Z">
              <w:r w:rsidR="006B1374" w:rsidRPr="00096A69" w:rsidDel="0060239A">
                <w:rPr>
                  <w:rFonts w:hint="eastAsia"/>
                  <w:noProof/>
                </w:rPr>
                <w:delText>矢量</w:delText>
              </w:r>
            </w:del>
            <w:del w:id="111" w:author="kwan关雪峰" w:date="2019-01-08T11:22:00Z">
              <w:r w:rsidR="0060239A" w:rsidRPr="00096A69" w:rsidDel="0060239A">
                <w:rPr>
                  <w:rFonts w:hint="eastAsia"/>
                  <w:noProof/>
                </w:rPr>
                <w:delText>大数据的</w:delText>
              </w:r>
            </w:del>
            <w:ins w:id="112" w:author="kwan关雪峰" w:date="2019-01-08T11:22:00Z">
              <w:r w:rsidR="0060239A">
                <w:rPr>
                  <w:rFonts w:hint="eastAsia"/>
                  <w:noProof/>
                </w:rPr>
                <w:t>海量时空大数据的</w:t>
              </w:r>
            </w:ins>
            <w:r w:rsidR="006B1374" w:rsidRPr="00096A69">
              <w:rPr>
                <w:rFonts w:hint="eastAsia"/>
                <w:noProof/>
              </w:rPr>
              <w:t>存储和管理方式主要采用</w:t>
            </w:r>
            <w:del w:id="113" w:author="kwan关雪峰" w:date="2019-01-08T11:21:00Z">
              <w:r w:rsidR="006B1374" w:rsidRPr="00096A69" w:rsidDel="0060239A">
                <w:rPr>
                  <w:rFonts w:hint="eastAsia"/>
                  <w:noProof/>
                </w:rPr>
                <w:delText>以下</w:delText>
              </w:r>
            </w:del>
            <w:r w:rsidR="006B1374" w:rsidRPr="00096A69">
              <w:rPr>
                <w:rFonts w:hint="eastAsia"/>
                <w:noProof/>
              </w:rPr>
              <w:t>三种</w:t>
            </w:r>
            <w:del w:id="114" w:author="kwan关雪峰" w:date="2019-01-08T11:22:00Z">
              <w:r w:rsidR="006B1374" w:rsidRPr="00096A69" w:rsidDel="0060239A">
                <w:rPr>
                  <w:rFonts w:hint="eastAsia"/>
                  <w:noProof/>
                </w:rPr>
                <w:delText>，</w:delText>
              </w:r>
            </w:del>
            <w:ins w:id="115" w:author="kwan关雪峰" w:date="2019-01-08T11:22:00Z">
              <w:r w:rsidR="0060239A">
                <w:rPr>
                  <w:rFonts w:hint="eastAsia"/>
                  <w:noProof/>
                </w:rPr>
                <w:t>：</w:t>
              </w:r>
            </w:ins>
            <w:r w:rsidR="006B1374" w:rsidRPr="00096A69">
              <w:rPr>
                <w:rFonts w:hint="eastAsia"/>
                <w:noProof/>
              </w:rPr>
              <w:t>一是基于之分布式扩展的关系型数据库进行存储；</w:t>
            </w:r>
            <w:r w:rsidR="006B48FF">
              <w:rPr>
                <w:rFonts w:hint="eastAsia"/>
                <w:noProof/>
              </w:rPr>
              <w:t>二</w:t>
            </w:r>
            <w:r w:rsidR="006B48FF" w:rsidRPr="00096A69">
              <w:rPr>
                <w:rFonts w:hint="eastAsia"/>
                <w:noProof/>
              </w:rPr>
              <w:t>是基于分布式文件系统进行存储</w:t>
            </w:r>
            <w:r w:rsidR="006B48FF">
              <w:rPr>
                <w:rFonts w:hint="eastAsia"/>
                <w:noProof/>
              </w:rPr>
              <w:t>；三</w:t>
            </w:r>
            <w:r w:rsidR="006B1374" w:rsidRPr="00096A69">
              <w:rPr>
                <w:rFonts w:hint="eastAsia"/>
                <w:noProof/>
              </w:rPr>
              <w:t>是基于非关系型</w:t>
            </w:r>
            <w:r w:rsidR="006B1374" w:rsidRPr="00096A69">
              <w:rPr>
                <w:rFonts w:hint="eastAsia"/>
                <w:noProof/>
              </w:rPr>
              <w:t>NoSQL</w:t>
            </w:r>
            <w:r w:rsidR="006B1374" w:rsidRPr="00096A69">
              <w:rPr>
                <w:rFonts w:hint="eastAsia"/>
                <w:noProof/>
              </w:rPr>
              <w:t>数据库进行存储</w:t>
            </w:r>
            <w:r w:rsidR="006B48FF">
              <w:rPr>
                <w:rFonts w:hint="eastAsia"/>
                <w:noProof/>
              </w:rPr>
              <w:t>。</w:t>
            </w:r>
          </w:p>
          <w:p w:rsidR="006B1374" w:rsidRPr="00B5436F" w:rsidRDefault="00096A69" w:rsidP="009F51A5">
            <w:pPr>
              <w:spacing w:line="360" w:lineRule="auto"/>
              <w:ind w:firstLineChars="200" w:firstLine="422"/>
              <w:rPr>
                <w:b/>
                <w:noProof/>
              </w:rPr>
            </w:pPr>
            <w:r w:rsidRPr="00B5436F">
              <w:rPr>
                <w:rFonts w:hint="eastAsia"/>
                <w:b/>
                <w:noProof/>
              </w:rPr>
              <w:t>（</w:t>
            </w:r>
            <w:r w:rsidRPr="00B5436F">
              <w:rPr>
                <w:rFonts w:hint="eastAsia"/>
                <w:b/>
                <w:noProof/>
              </w:rPr>
              <w:t>1</w:t>
            </w:r>
            <w:r w:rsidRPr="00B5436F">
              <w:rPr>
                <w:rFonts w:hint="eastAsia"/>
                <w:b/>
                <w:noProof/>
              </w:rPr>
              <w:t>）</w:t>
            </w:r>
            <w:r w:rsidR="006B1374" w:rsidRPr="00B5436F">
              <w:rPr>
                <w:rFonts w:hint="eastAsia"/>
                <w:b/>
                <w:noProof/>
              </w:rPr>
              <w:t>支持分布式扩展的关系型数据库</w:t>
            </w:r>
          </w:p>
          <w:p w:rsidR="006B1374" w:rsidRDefault="006B1374" w:rsidP="00B5436F">
            <w:pPr>
              <w:spacing w:line="360" w:lineRule="auto"/>
              <w:ind w:firstLineChars="200" w:firstLine="420"/>
              <w:rPr>
                <w:noProof/>
              </w:rPr>
            </w:pPr>
            <w:r w:rsidRPr="00096A69">
              <w:rPr>
                <w:rFonts w:hint="eastAsia"/>
                <w:noProof/>
              </w:rPr>
              <w:t>基于关系型空间数据库，如</w:t>
            </w:r>
            <w:r w:rsidRPr="00096A69">
              <w:rPr>
                <w:rFonts w:hint="eastAsia"/>
                <w:noProof/>
              </w:rPr>
              <w:t>Oracle</w:t>
            </w:r>
            <w:r w:rsidRPr="00096A69">
              <w:rPr>
                <w:noProof/>
              </w:rPr>
              <w:t xml:space="preserve"> </w:t>
            </w:r>
            <w:r w:rsidRPr="00096A69">
              <w:rPr>
                <w:rFonts w:hint="eastAsia"/>
                <w:noProof/>
              </w:rPr>
              <w:t>Spatial</w:t>
            </w:r>
            <w:r w:rsidRPr="00096A69">
              <w:rPr>
                <w:rFonts w:hint="eastAsia"/>
                <w:noProof/>
              </w:rPr>
              <w:t>、</w:t>
            </w:r>
            <w:r w:rsidRPr="00096A69">
              <w:rPr>
                <w:rFonts w:hint="eastAsia"/>
                <w:noProof/>
              </w:rPr>
              <w:t>PostGIS</w:t>
            </w:r>
            <w:r w:rsidRPr="00096A69">
              <w:rPr>
                <w:rFonts w:hint="eastAsia"/>
                <w:noProof/>
              </w:rPr>
              <w:t>等，进行分布式</w:t>
            </w:r>
            <w:del w:id="116" w:author="kwan关雪峰" w:date="2019-01-08T11:31:00Z">
              <w:r w:rsidRPr="00096A69" w:rsidDel="00B03C54">
                <w:rPr>
                  <w:rFonts w:hint="eastAsia"/>
                  <w:noProof/>
                </w:rPr>
                <w:delText>矢量数据的存储和管理一</w:delText>
              </w:r>
            </w:del>
            <w:ins w:id="117" w:author="kwan关雪峰" w:date="2019-01-08T11:31:00Z">
              <w:r w:rsidR="00B03C54">
                <w:rPr>
                  <w:rFonts w:hint="eastAsia"/>
                  <w:noProof/>
                </w:rPr>
                <w:t>扩展，一</w:t>
              </w:r>
            </w:ins>
            <w:r w:rsidRPr="00096A69">
              <w:rPr>
                <w:rFonts w:hint="eastAsia"/>
                <w:noProof/>
              </w:rPr>
              <w:t>直是分布式空间数据库研究的热点</w:t>
            </w:r>
            <w:del w:id="118" w:author="kwan关雪峰" w:date="2019-01-08T11:32:00Z">
              <w:r w:rsidRPr="00096A69" w:rsidDel="00B03C54">
                <w:rPr>
                  <w:rFonts w:hint="eastAsia"/>
                  <w:noProof/>
                </w:rPr>
                <w:delText>，长期的</w:delText>
              </w:r>
            </w:del>
            <w:ins w:id="119" w:author="kwan关雪峰" w:date="2019-01-08T11:32:00Z">
              <w:r w:rsidR="00B03C54">
                <w:rPr>
                  <w:rFonts w:hint="eastAsia"/>
                  <w:noProof/>
                </w:rPr>
                <w:t>。</w:t>
              </w:r>
            </w:ins>
            <w:r w:rsidRPr="00096A69">
              <w:rPr>
                <w:rFonts w:hint="eastAsia"/>
                <w:noProof/>
              </w:rPr>
              <w:t>研究更多地侧重于分布式空间数据库引擎的设计与实现，</w:t>
            </w:r>
            <w:del w:id="120" w:author="kwan关雪峰" w:date="2019-01-08T11:35:00Z">
              <w:r w:rsidRPr="00096A69" w:rsidDel="00B03C54">
                <w:rPr>
                  <w:rFonts w:hint="eastAsia"/>
                  <w:noProof/>
                </w:rPr>
                <w:delText>即通过研发关系型空间数据的</w:delText>
              </w:r>
            </w:del>
            <w:ins w:id="121" w:author="kwan关雪峰" w:date="2019-01-08T11:35:00Z">
              <w:r w:rsidR="00B03C54">
                <w:rPr>
                  <w:rFonts w:hint="eastAsia"/>
                  <w:noProof/>
                </w:rPr>
                <w:t>提供</w:t>
              </w:r>
            </w:ins>
            <w:r w:rsidRPr="00096A69">
              <w:rPr>
                <w:rFonts w:hint="eastAsia"/>
                <w:noProof/>
              </w:rPr>
              <w:t>存储、访问、检索等基本操作，完成分布式环境下数据的访问和处理功能，提高矢量数据的存取和管理效率。</w:t>
            </w:r>
            <w:del w:id="122" w:author="kwan关雪峰" w:date="2019-01-08T11:35:00Z">
              <w:r w:rsidRPr="00096A69" w:rsidDel="00B03C54">
                <w:rPr>
                  <w:rFonts w:hint="eastAsia"/>
                  <w:noProof/>
                </w:rPr>
                <w:delText>一般情况下，分布式空间数据库引擎支持二次应用开发，是用户与数据库之间的桥梁。</w:delText>
              </w:r>
            </w:del>
            <w:r w:rsidRPr="00096A69">
              <w:rPr>
                <w:rFonts w:hint="eastAsia"/>
                <w:noProof/>
              </w:rPr>
              <w:t>Ray</w:t>
            </w:r>
            <w:r w:rsidRPr="00096A69">
              <w:rPr>
                <w:rFonts w:hint="eastAsia"/>
                <w:noProof/>
              </w:rPr>
              <w:t>等设计并实现了基于</w:t>
            </w:r>
            <w:r w:rsidRPr="00096A69">
              <w:rPr>
                <w:rFonts w:hint="eastAsia"/>
                <w:noProof/>
              </w:rPr>
              <w:t>PostSQL</w:t>
            </w:r>
            <w:r w:rsidRPr="00096A69">
              <w:rPr>
                <w:rFonts w:hint="eastAsia"/>
                <w:noProof/>
              </w:rPr>
              <w:t>与</w:t>
            </w:r>
            <w:r w:rsidRPr="00096A69">
              <w:rPr>
                <w:rFonts w:hint="eastAsia"/>
                <w:noProof/>
              </w:rPr>
              <w:t>PostGIS</w:t>
            </w:r>
            <w:r w:rsidRPr="00096A69">
              <w:rPr>
                <w:rFonts w:hint="eastAsia"/>
                <w:noProof/>
              </w:rPr>
              <w:t>的分布式空间数</w:t>
            </w:r>
            <w:r w:rsidRPr="00096A69">
              <w:rPr>
                <w:rFonts w:hint="eastAsia"/>
                <w:noProof/>
              </w:rPr>
              <w:lastRenderedPageBreak/>
              <w:t>据库架构</w:t>
            </w:r>
            <w:r w:rsidRPr="00096A69">
              <w:rPr>
                <w:rFonts w:hint="eastAsia"/>
                <w:noProof/>
              </w:rPr>
              <w:t>Niharika</w:t>
            </w:r>
            <w:r w:rsidRPr="00096A69">
              <w:rPr>
                <w:rFonts w:hint="eastAsia"/>
                <w:noProof/>
              </w:rPr>
              <w:t>，可以在云环境下</w:t>
            </w:r>
            <w:r w:rsidR="00B5436F">
              <w:rPr>
                <w:rFonts w:hint="eastAsia"/>
                <w:noProof/>
              </w:rPr>
              <w:t>进行</w:t>
            </w:r>
            <w:r w:rsidRPr="00096A69">
              <w:rPr>
                <w:rFonts w:hint="eastAsia"/>
                <w:noProof/>
              </w:rPr>
              <w:t>空间数据的划分、读写等操作。明尼苏达大学研发的分布式空间数据管理系统</w:t>
            </w:r>
            <w:r w:rsidRPr="00096A69">
              <w:rPr>
                <w:rFonts w:hint="eastAsia"/>
                <w:noProof/>
              </w:rPr>
              <w:t>Sphinx</w:t>
            </w:r>
            <w:r w:rsidRPr="00096A69">
              <w:rPr>
                <w:rFonts w:hint="eastAsia"/>
                <w:noProof/>
              </w:rPr>
              <w:t>，通过扩展</w:t>
            </w:r>
            <w:r w:rsidRPr="00096A69">
              <w:rPr>
                <w:rFonts w:hint="eastAsia"/>
                <w:noProof/>
              </w:rPr>
              <w:t>Apache</w:t>
            </w:r>
            <w:r w:rsidRPr="00096A69">
              <w:rPr>
                <w:noProof/>
              </w:rPr>
              <w:t xml:space="preserve"> </w:t>
            </w:r>
            <w:r w:rsidRPr="00096A69">
              <w:rPr>
                <w:rFonts w:hint="eastAsia"/>
                <w:noProof/>
              </w:rPr>
              <w:t>Impalab</w:t>
            </w:r>
            <w:r w:rsidRPr="00096A69">
              <w:rPr>
                <w:rFonts w:hint="eastAsia"/>
                <w:noProof/>
              </w:rPr>
              <w:t>支持</w:t>
            </w:r>
            <w:r w:rsidRPr="00096A69">
              <w:rPr>
                <w:rFonts w:hint="eastAsia"/>
                <w:noProof/>
              </w:rPr>
              <w:t>SQL</w:t>
            </w:r>
            <w:r w:rsidRPr="00096A69">
              <w:rPr>
                <w:rFonts w:hint="eastAsia"/>
                <w:noProof/>
              </w:rPr>
              <w:t>语言的空间查询。</w:t>
            </w:r>
            <w:r w:rsidR="008C4EE9" w:rsidRPr="00096A69">
              <w:rPr>
                <w:rFonts w:hint="eastAsia"/>
                <w:noProof/>
              </w:rPr>
              <w:t>基于关系型数据库构建的矢量数据存储管理系统，</w:t>
            </w:r>
            <w:r w:rsidR="008C4EE9" w:rsidRPr="00B03C54">
              <w:rPr>
                <w:rFonts w:hint="eastAsia"/>
                <w:noProof/>
                <w:highlight w:val="yellow"/>
                <w:rPrChange w:id="123" w:author="kwan关雪峰" w:date="2019-01-08T11:38:00Z">
                  <w:rPr>
                    <w:rFonts w:hint="eastAsia"/>
                    <w:noProof/>
                  </w:rPr>
                </w:rPrChange>
              </w:rPr>
              <w:t>优点在于数据的迁移和数据库的迁移量小，</w:t>
            </w:r>
            <w:r w:rsidR="008C4EE9" w:rsidRPr="00096A69">
              <w:rPr>
                <w:rFonts w:hint="eastAsia"/>
                <w:noProof/>
              </w:rPr>
              <w:t>同时在服务层和应用层面能够很好地与原有系统进行高效的集成</w:t>
            </w:r>
            <w:del w:id="124" w:author="kwan关雪峰" w:date="2019-01-08T11:38:00Z">
              <w:r w:rsidR="008C4EE9" w:rsidRPr="00096A69" w:rsidDel="00B03C54">
                <w:rPr>
                  <w:rFonts w:hint="eastAsia"/>
                  <w:noProof/>
                </w:rPr>
                <w:delText>。</w:delText>
              </w:r>
            </w:del>
            <w:ins w:id="125" w:author="kwan关雪峰" w:date="2019-01-08T11:38:00Z">
              <w:r w:rsidR="00B03C54">
                <w:rPr>
                  <w:rFonts w:hint="eastAsia"/>
                  <w:noProof/>
                </w:rPr>
                <w:t>，</w:t>
              </w:r>
            </w:ins>
            <w:r w:rsidR="008C4EE9" w:rsidRPr="00096A69">
              <w:rPr>
                <w:rFonts w:hint="eastAsia"/>
                <w:noProof/>
              </w:rPr>
              <w:t>而缺点也非常明显，关系型数据库目前不支持复杂的空间数据分析功能。</w:t>
            </w:r>
          </w:p>
          <w:p w:rsidR="006B48FF" w:rsidRPr="00D755C3" w:rsidRDefault="006B48FF" w:rsidP="00B5436F">
            <w:pPr>
              <w:spacing w:line="360" w:lineRule="auto"/>
              <w:ind w:firstLineChars="200" w:firstLine="422"/>
              <w:rPr>
                <w:b/>
                <w:noProof/>
              </w:rPr>
            </w:pPr>
            <w:r w:rsidRPr="00D755C3">
              <w:rPr>
                <w:rFonts w:hint="eastAsia"/>
                <w:b/>
                <w:noProof/>
              </w:rPr>
              <w:t>（</w:t>
            </w:r>
            <w:r w:rsidRPr="00D755C3">
              <w:rPr>
                <w:rFonts w:hint="eastAsia"/>
                <w:b/>
                <w:noProof/>
              </w:rPr>
              <w:t>2</w:t>
            </w:r>
            <w:r w:rsidRPr="00D755C3">
              <w:rPr>
                <w:rFonts w:hint="eastAsia"/>
                <w:b/>
                <w:noProof/>
              </w:rPr>
              <w:t>）</w:t>
            </w:r>
            <w:r w:rsidR="00D755C3" w:rsidRPr="00D755C3">
              <w:rPr>
                <w:rFonts w:hint="eastAsia"/>
                <w:b/>
                <w:noProof/>
              </w:rPr>
              <w:t>分布式文件系统</w:t>
            </w:r>
          </w:p>
          <w:p w:rsidR="00D755C3" w:rsidRDefault="00D755C3" w:rsidP="00D755C3">
            <w:pPr>
              <w:spacing w:line="360" w:lineRule="auto"/>
              <w:ind w:firstLineChars="200" w:firstLine="420"/>
              <w:rPr>
                <w:noProof/>
              </w:rPr>
            </w:pPr>
            <w:r>
              <w:rPr>
                <w:rFonts w:hint="eastAsia"/>
                <w:noProof/>
              </w:rPr>
              <w:t>分布式文件系统</w:t>
            </w:r>
            <w:r>
              <w:rPr>
                <w:rFonts w:hint="eastAsia"/>
                <w:noProof/>
              </w:rPr>
              <w:t>(Distributed File System)</w:t>
            </w:r>
            <w:r>
              <w:rPr>
                <w:rFonts w:hint="eastAsia"/>
                <w:noProof/>
              </w:rPr>
              <w:t>是通过计算机网络与节点相连形成系统管理的存储资源，系统对普通计算机具有较好的支持，在集群方面也具有良好的可扩展性和容错性</w:t>
            </w:r>
            <w:del w:id="126" w:author="kwan关雪峰" w:date="2019-01-08T11:39:00Z">
              <w:r w:rsidDel="007B12E1">
                <w:rPr>
                  <w:rFonts w:hint="eastAsia"/>
                  <w:noProof/>
                </w:rPr>
                <w:delText>;</w:delText>
              </w:r>
            </w:del>
            <w:ins w:id="127" w:author="kwan关雪峰" w:date="2019-01-08T11:39:00Z">
              <w:r w:rsidR="007B12E1">
                <w:rPr>
                  <w:rFonts w:hint="eastAsia"/>
                  <w:noProof/>
                </w:rPr>
                <w:t>；</w:t>
              </w:r>
            </w:ins>
            <w:r>
              <w:rPr>
                <w:rFonts w:hint="eastAsia"/>
                <w:noProof/>
              </w:rPr>
              <w:t>同时对大规模用户并发情况下的数据密集型服务也能提供良好的支持。其中，</w:t>
            </w:r>
            <w:r>
              <w:rPr>
                <w:rFonts w:hint="eastAsia"/>
                <w:noProof/>
              </w:rPr>
              <w:t>Apache</w:t>
            </w:r>
            <w:r>
              <w:rPr>
                <w:rFonts w:hint="eastAsia"/>
                <w:noProof/>
              </w:rPr>
              <w:t>软件基金会的</w:t>
            </w:r>
            <w:r>
              <w:rPr>
                <w:rFonts w:hint="eastAsia"/>
                <w:noProof/>
              </w:rPr>
              <w:t>Hadoop Distributed File System ( HDFS )</w:t>
            </w:r>
            <w:r>
              <w:rPr>
                <w:rFonts w:hint="eastAsia"/>
                <w:noProof/>
              </w:rPr>
              <w:t>文件系统是具有这种特点的分布式文件系统的典型代表。在基于</w:t>
            </w:r>
            <w:r>
              <w:rPr>
                <w:rFonts w:hint="eastAsia"/>
                <w:noProof/>
              </w:rPr>
              <w:t>HDFS</w:t>
            </w:r>
            <w:r>
              <w:rPr>
                <w:rFonts w:hint="eastAsia"/>
                <w:noProof/>
              </w:rPr>
              <w:t>分布式文件系统的矢量数据存储方面，国内外也做了大量的研究。</w:t>
            </w:r>
            <w:r w:rsidRPr="007B12E1">
              <w:rPr>
                <w:rFonts w:hint="eastAsia"/>
                <w:noProof/>
                <w:highlight w:val="yellow"/>
                <w:rPrChange w:id="128" w:author="kwan关雪峰" w:date="2019-01-08T11:42:00Z">
                  <w:rPr>
                    <w:rFonts w:hint="eastAsia"/>
                    <w:noProof/>
                  </w:rPr>
                </w:rPrChange>
              </w:rPr>
              <w:t>香港科技大学</w:t>
            </w:r>
            <w:r>
              <w:rPr>
                <w:rFonts w:hint="eastAsia"/>
                <w:noProof/>
              </w:rPr>
              <w:t>基于</w:t>
            </w:r>
            <w:r>
              <w:rPr>
                <w:rFonts w:hint="eastAsia"/>
                <w:noProof/>
              </w:rPr>
              <w:t>Hadoop</w:t>
            </w:r>
            <w:r>
              <w:rPr>
                <w:rFonts w:hint="eastAsia"/>
                <w:noProof/>
              </w:rPr>
              <w:t>对空间数据分析进行了研究，提出了一个新适合</w:t>
            </w:r>
            <w:r>
              <w:rPr>
                <w:rFonts w:hint="eastAsia"/>
                <w:noProof/>
              </w:rPr>
              <w:t>HDFS</w:t>
            </w:r>
            <w:r>
              <w:rPr>
                <w:rFonts w:hint="eastAsia"/>
                <w:noProof/>
              </w:rPr>
              <w:t>存储的</w:t>
            </w:r>
            <w:r>
              <w:rPr>
                <w:rFonts w:hint="eastAsia"/>
                <w:noProof/>
              </w:rPr>
              <w:t>GPS</w:t>
            </w:r>
            <w:r>
              <w:rPr>
                <w:rFonts w:hint="eastAsia"/>
                <w:noProof/>
              </w:rPr>
              <w:t>数据模型</w:t>
            </w:r>
            <w:r>
              <w:rPr>
                <w:rFonts w:hint="eastAsia"/>
                <w:noProof/>
              </w:rPr>
              <w:t>(ID/Location/time )</w:t>
            </w:r>
            <w:r>
              <w:rPr>
                <w:rFonts w:hint="eastAsia"/>
                <w:noProof/>
              </w:rPr>
              <w:t>，实现了</w:t>
            </w:r>
            <w:r>
              <w:rPr>
                <w:rFonts w:hint="eastAsia"/>
                <w:noProof/>
              </w:rPr>
              <w:t>R-tree</w:t>
            </w:r>
            <w:r>
              <w:rPr>
                <w:rFonts w:hint="eastAsia"/>
                <w:noProof/>
              </w:rPr>
              <w:t>索引的并行构建，并基于此研发了多种时空数据查询功能。尹芳等提出了基于</w:t>
            </w:r>
            <w:r>
              <w:rPr>
                <w:rFonts w:hint="eastAsia"/>
                <w:noProof/>
              </w:rPr>
              <w:t>Key</w:t>
            </w:r>
            <w:del w:id="129" w:author="kwan关雪峰" w:date="2019-01-08T11:42:00Z">
              <w:r w:rsidDel="005E3628">
                <w:rPr>
                  <w:rFonts w:hint="eastAsia"/>
                  <w:noProof/>
                </w:rPr>
                <w:delText>N</w:delText>
              </w:r>
            </w:del>
            <w:ins w:id="130" w:author="kwan关雪峰" w:date="2019-01-08T11:42:00Z">
              <w:r w:rsidR="005E3628">
                <w:rPr>
                  <w:rFonts w:hint="eastAsia"/>
                  <w:noProof/>
                </w:rPr>
                <w:t>/V</w:t>
              </w:r>
            </w:ins>
            <w:r>
              <w:rPr>
                <w:rFonts w:hint="eastAsia"/>
                <w:noProof/>
              </w:rPr>
              <w:t>alue</w:t>
            </w:r>
            <w:r>
              <w:rPr>
                <w:rFonts w:hint="eastAsia"/>
                <w:noProof/>
              </w:rPr>
              <w:t>的矢量数据文本存储格式，通过</w:t>
            </w:r>
            <w:r>
              <w:rPr>
                <w:rFonts w:hint="eastAsia"/>
                <w:noProof/>
              </w:rPr>
              <w:t>HDFS</w:t>
            </w:r>
            <w:r>
              <w:rPr>
                <w:rFonts w:hint="eastAsia"/>
                <w:noProof/>
              </w:rPr>
              <w:t>来进行空间数据的存储和管理，并初步探讨了矢量数据的</w:t>
            </w:r>
            <w:r>
              <w:rPr>
                <w:rFonts w:hint="eastAsia"/>
                <w:noProof/>
              </w:rPr>
              <w:t>MapReduce</w:t>
            </w:r>
            <w:r>
              <w:rPr>
                <w:rFonts w:hint="eastAsia"/>
                <w:noProof/>
              </w:rPr>
              <w:t>计算过程。</w:t>
            </w:r>
            <w:r w:rsidRPr="007B12E1">
              <w:rPr>
                <w:rFonts w:hint="eastAsia"/>
                <w:noProof/>
                <w:highlight w:val="yellow"/>
                <w:rPrChange w:id="131" w:author="kwan关雪峰" w:date="2019-01-08T11:42:00Z">
                  <w:rPr>
                    <w:rFonts w:hint="eastAsia"/>
                    <w:noProof/>
                  </w:rPr>
                </w:rPrChange>
              </w:rPr>
              <w:t>埃默里大学</w:t>
            </w:r>
            <w:r>
              <w:rPr>
                <w:rFonts w:hint="eastAsia"/>
                <w:noProof/>
              </w:rPr>
              <w:t>研制了</w:t>
            </w:r>
            <w:r>
              <w:rPr>
                <w:rFonts w:hint="eastAsia"/>
                <w:noProof/>
              </w:rPr>
              <w:t>Hadoop-GIS</w:t>
            </w:r>
            <w:r>
              <w:rPr>
                <w:rFonts w:hint="eastAsia"/>
                <w:noProof/>
              </w:rPr>
              <w:t>，基于</w:t>
            </w:r>
            <w:r>
              <w:rPr>
                <w:rFonts w:hint="eastAsia"/>
                <w:noProof/>
              </w:rPr>
              <w:t>HDFS</w:t>
            </w:r>
            <w:r>
              <w:rPr>
                <w:rFonts w:hint="eastAsia"/>
                <w:noProof/>
              </w:rPr>
              <w:t>和</w:t>
            </w:r>
            <w:r>
              <w:rPr>
                <w:rFonts w:hint="eastAsia"/>
                <w:noProof/>
              </w:rPr>
              <w:t>MapReduce</w:t>
            </w:r>
            <w:r>
              <w:rPr>
                <w:rFonts w:hint="eastAsia"/>
                <w:noProof/>
              </w:rPr>
              <w:t>建立了一套高性能空间数据仓库系统，通过空间分割实现多种空间数据查询，其实验表明该系统明显优于并行空间数据关系系统。</w:t>
            </w:r>
            <w:r w:rsidRPr="00887EC8">
              <w:rPr>
                <w:rFonts w:hint="eastAsia"/>
                <w:noProof/>
                <w:highlight w:val="yellow"/>
                <w:rPrChange w:id="132" w:author="kwan关雪峰" w:date="2019-01-08T11:42:00Z">
                  <w:rPr>
                    <w:rFonts w:hint="eastAsia"/>
                    <w:noProof/>
                  </w:rPr>
                </w:rPrChange>
              </w:rPr>
              <w:t>明尼苏挞大学</w:t>
            </w:r>
            <w:r>
              <w:rPr>
                <w:rFonts w:hint="eastAsia"/>
                <w:noProof/>
              </w:rPr>
              <w:t>提出了一套基于开源</w:t>
            </w:r>
            <w:r>
              <w:rPr>
                <w:rFonts w:hint="eastAsia"/>
                <w:noProof/>
              </w:rPr>
              <w:t>Hadoop</w:t>
            </w:r>
            <w:r>
              <w:rPr>
                <w:rFonts w:hint="eastAsia"/>
                <w:noProof/>
              </w:rPr>
              <w:t>框架</w:t>
            </w:r>
            <w:r w:rsidR="00346071">
              <w:rPr>
                <w:rFonts w:hint="eastAsia"/>
                <w:noProof/>
              </w:rPr>
              <w:t>——</w:t>
            </w:r>
            <w:r>
              <w:rPr>
                <w:rFonts w:hint="eastAsia"/>
                <w:noProof/>
              </w:rPr>
              <w:t>SpatialHadoop</w:t>
            </w:r>
            <w:r>
              <w:rPr>
                <w:rFonts w:hint="eastAsia"/>
                <w:noProof/>
              </w:rPr>
              <w:t>，通过</w:t>
            </w:r>
            <w:r>
              <w:rPr>
                <w:rFonts w:hint="eastAsia"/>
                <w:noProof/>
              </w:rPr>
              <w:t>HDFS</w:t>
            </w:r>
            <w:r>
              <w:rPr>
                <w:rFonts w:hint="eastAsia"/>
                <w:noProof/>
              </w:rPr>
              <w:t>存储空间数据集。除此之外，该系统涵盖了基于</w:t>
            </w:r>
            <w:r>
              <w:rPr>
                <w:rFonts w:hint="eastAsia"/>
                <w:noProof/>
              </w:rPr>
              <w:t>Pig</w:t>
            </w:r>
            <w:r>
              <w:rPr>
                <w:rFonts w:hint="eastAsia"/>
                <w:noProof/>
              </w:rPr>
              <w:t>的空间高级编程语言、空间数据索引、空间查询以及可视化等一整套空间大数据解决方案，解决了矢量大数据空间分析的基本难题，在业界很具有代表性和借鉴价值。</w:t>
            </w:r>
            <w:r w:rsidRPr="00887EC8">
              <w:rPr>
                <w:rFonts w:hint="eastAsia"/>
                <w:noProof/>
                <w:highlight w:val="yellow"/>
                <w:rPrChange w:id="133" w:author="kwan关雪峰" w:date="2019-01-08T11:42:00Z">
                  <w:rPr>
                    <w:rFonts w:hint="eastAsia"/>
                    <w:noProof/>
                  </w:rPr>
                </w:rPrChange>
              </w:rPr>
              <w:t>浙江大学合作</w:t>
            </w:r>
            <w:r>
              <w:rPr>
                <w:rFonts w:hint="eastAsia"/>
                <w:noProof/>
              </w:rPr>
              <w:t>研发的</w:t>
            </w:r>
            <w:r>
              <w:rPr>
                <w:rFonts w:hint="eastAsia"/>
                <w:noProof/>
              </w:rPr>
              <w:t>ScalaGiST</w:t>
            </w:r>
            <w:r>
              <w:rPr>
                <w:rFonts w:hint="eastAsia"/>
                <w:noProof/>
              </w:rPr>
              <w:t>系统基于</w:t>
            </w:r>
            <w:r>
              <w:rPr>
                <w:rFonts w:hint="eastAsia"/>
                <w:noProof/>
              </w:rPr>
              <w:t>Hadoop</w:t>
            </w:r>
            <w:r>
              <w:rPr>
                <w:rFonts w:hint="eastAsia"/>
                <w:noProof/>
              </w:rPr>
              <w:t>完成了矢量数据的存储与管理，包括</w:t>
            </w:r>
            <w:r>
              <w:rPr>
                <w:rFonts w:hint="eastAsia"/>
                <w:noProof/>
              </w:rPr>
              <w:t>B+-tree</w:t>
            </w:r>
            <w:r>
              <w:rPr>
                <w:rFonts w:hint="eastAsia"/>
                <w:noProof/>
              </w:rPr>
              <w:t>索引和</w:t>
            </w:r>
            <w:r>
              <w:rPr>
                <w:rFonts w:hint="eastAsia"/>
                <w:noProof/>
              </w:rPr>
              <w:t>R-tree</w:t>
            </w:r>
            <w:r>
              <w:rPr>
                <w:rFonts w:hint="eastAsia"/>
                <w:noProof/>
              </w:rPr>
              <w:t>索引，实现了空间范围查询和最邻近查询算法。</w:t>
            </w:r>
            <w:r>
              <w:rPr>
                <w:rFonts w:hint="eastAsia"/>
                <w:noProof/>
              </w:rPr>
              <w:t>Hadoop</w:t>
            </w:r>
            <w:r>
              <w:rPr>
                <w:rFonts w:hint="eastAsia"/>
                <w:noProof/>
              </w:rPr>
              <w:t>云计算平台提供的分布式文件系统</w:t>
            </w:r>
            <w:r>
              <w:rPr>
                <w:rFonts w:hint="eastAsia"/>
                <w:noProof/>
              </w:rPr>
              <w:t>HDFS</w:t>
            </w:r>
            <w:r>
              <w:rPr>
                <w:rFonts w:hint="eastAsia"/>
                <w:noProof/>
              </w:rPr>
              <w:t>不仅支持基于磁盘存取的</w:t>
            </w:r>
            <w:r>
              <w:rPr>
                <w:rFonts w:hint="eastAsia"/>
                <w:noProof/>
              </w:rPr>
              <w:t>MapReduce</w:t>
            </w:r>
            <w:r>
              <w:rPr>
                <w:rFonts w:hint="eastAsia"/>
                <w:noProof/>
              </w:rPr>
              <w:t>并行处理计算，同时对基于内存的</w:t>
            </w:r>
            <w:r>
              <w:rPr>
                <w:rFonts w:hint="eastAsia"/>
                <w:noProof/>
              </w:rPr>
              <w:t>Spark</w:t>
            </w:r>
            <w:r>
              <w:rPr>
                <w:rFonts w:hint="eastAsia"/>
                <w:noProof/>
              </w:rPr>
              <w:t>并行计算也有无缝的支持。因此，基于</w:t>
            </w:r>
            <w:r>
              <w:rPr>
                <w:rFonts w:hint="eastAsia"/>
                <w:noProof/>
              </w:rPr>
              <w:t>HDFS</w:t>
            </w:r>
            <w:r>
              <w:rPr>
                <w:rFonts w:hint="eastAsia"/>
                <w:noProof/>
              </w:rPr>
              <w:t>和</w:t>
            </w:r>
            <w:r>
              <w:rPr>
                <w:rFonts w:hint="eastAsia"/>
                <w:noProof/>
              </w:rPr>
              <w:t>Spark</w:t>
            </w:r>
            <w:r>
              <w:rPr>
                <w:rFonts w:hint="eastAsia"/>
                <w:noProof/>
              </w:rPr>
              <w:t>组合的矢量数据存储于管理平台也</w:t>
            </w:r>
            <w:r w:rsidR="00AB2E1F">
              <w:rPr>
                <w:rFonts w:hint="eastAsia"/>
                <w:noProof/>
              </w:rPr>
              <w:t>成</w:t>
            </w:r>
            <w:r>
              <w:rPr>
                <w:rFonts w:hint="eastAsia"/>
                <w:noProof/>
              </w:rPr>
              <w:t>为了可能。例如，</w:t>
            </w:r>
            <w:r w:rsidRPr="00887EC8">
              <w:rPr>
                <w:rFonts w:hint="eastAsia"/>
                <w:noProof/>
                <w:highlight w:val="yellow"/>
                <w:rPrChange w:id="134" w:author="kwan关雪峰" w:date="2019-01-08T11:44:00Z">
                  <w:rPr>
                    <w:rFonts w:hint="eastAsia"/>
                    <w:noProof/>
                  </w:rPr>
                </w:rPrChange>
              </w:rPr>
              <w:t>亚利桑那州立大学</w:t>
            </w:r>
            <w:r>
              <w:rPr>
                <w:rFonts w:hint="eastAsia"/>
                <w:noProof/>
              </w:rPr>
              <w:t>研发的</w:t>
            </w:r>
            <w:r>
              <w:rPr>
                <w:rFonts w:hint="eastAsia"/>
                <w:noProof/>
              </w:rPr>
              <w:t>GeoSpark</w:t>
            </w:r>
            <w:r>
              <w:rPr>
                <w:rFonts w:hint="eastAsia"/>
                <w:noProof/>
              </w:rPr>
              <w:t>，采用三层架构，即</w:t>
            </w:r>
            <w:r>
              <w:rPr>
                <w:rFonts w:hint="eastAsia"/>
                <w:noProof/>
              </w:rPr>
              <w:t>Apache Spark</w:t>
            </w:r>
            <w:r>
              <w:rPr>
                <w:rFonts w:hint="eastAsia"/>
                <w:noProof/>
              </w:rPr>
              <w:t>层、空间弹性分布数据层和空间查询操作层，其中数据存储采用</w:t>
            </w:r>
            <w:r>
              <w:rPr>
                <w:rFonts w:hint="eastAsia"/>
                <w:noProof/>
              </w:rPr>
              <w:t>HDFS</w:t>
            </w:r>
            <w:r>
              <w:rPr>
                <w:rFonts w:hint="eastAsia"/>
                <w:noProof/>
              </w:rPr>
              <w:t>作为存储系统。</w:t>
            </w:r>
            <w:r w:rsidR="009F51A5">
              <w:rPr>
                <w:rFonts w:hint="eastAsia"/>
                <w:noProof/>
              </w:rPr>
              <w:t>基于分布式文件系统能够很好地处理大数据的离线任务，但是很难满足低延迟的时空查询，不适用于高并发读写的场景。</w:t>
            </w:r>
          </w:p>
          <w:p w:rsidR="00B5436F" w:rsidRPr="00B5436F" w:rsidRDefault="00B5436F" w:rsidP="00B5436F">
            <w:pPr>
              <w:spacing w:line="360" w:lineRule="auto"/>
              <w:ind w:firstLineChars="200" w:firstLine="422"/>
              <w:rPr>
                <w:b/>
                <w:noProof/>
              </w:rPr>
            </w:pPr>
            <w:r w:rsidRPr="00B5436F">
              <w:rPr>
                <w:rFonts w:hint="eastAsia"/>
                <w:b/>
                <w:noProof/>
              </w:rPr>
              <w:t>（</w:t>
            </w:r>
            <w:r w:rsidR="006B48FF">
              <w:rPr>
                <w:b/>
                <w:noProof/>
              </w:rPr>
              <w:t>3</w:t>
            </w:r>
            <w:r w:rsidRPr="00B5436F">
              <w:rPr>
                <w:rFonts w:hint="eastAsia"/>
                <w:b/>
                <w:noProof/>
              </w:rPr>
              <w:t>）非关系型</w:t>
            </w:r>
            <w:r w:rsidRPr="00B5436F">
              <w:rPr>
                <w:rFonts w:hint="eastAsia"/>
                <w:b/>
                <w:noProof/>
              </w:rPr>
              <w:t>NoSQL</w:t>
            </w:r>
            <w:r w:rsidRPr="00B5436F">
              <w:rPr>
                <w:rFonts w:hint="eastAsia"/>
                <w:b/>
                <w:noProof/>
              </w:rPr>
              <w:t>数据库</w:t>
            </w:r>
          </w:p>
          <w:p w:rsidR="00D755C3" w:rsidRPr="009F51A5" w:rsidRDefault="00B5436F" w:rsidP="009F51A5">
            <w:pPr>
              <w:spacing w:line="360" w:lineRule="auto"/>
              <w:ind w:firstLineChars="200" w:firstLine="420"/>
              <w:rPr>
                <w:noProof/>
                <w:color w:val="000000" w:themeColor="text1"/>
              </w:rPr>
            </w:pPr>
            <w:r>
              <w:rPr>
                <w:rFonts w:hint="eastAsia"/>
                <w:noProof/>
              </w:rPr>
              <w:lastRenderedPageBreak/>
              <w:t>NoSQL</w:t>
            </w:r>
            <w:r>
              <w:rPr>
                <w:rFonts w:hint="eastAsia"/>
                <w:noProof/>
              </w:rPr>
              <w:t>，即</w:t>
            </w:r>
            <w:r>
              <w:rPr>
                <w:rFonts w:hint="eastAsia"/>
                <w:noProof/>
              </w:rPr>
              <w:t>Not</w:t>
            </w:r>
            <w:r>
              <w:rPr>
                <w:noProof/>
              </w:rPr>
              <w:t xml:space="preserve"> </w:t>
            </w:r>
            <w:r>
              <w:rPr>
                <w:rFonts w:hint="eastAsia"/>
                <w:noProof/>
              </w:rPr>
              <w:t>Only</w:t>
            </w:r>
            <w:r>
              <w:rPr>
                <w:noProof/>
              </w:rPr>
              <w:t xml:space="preserve"> </w:t>
            </w:r>
            <w:r>
              <w:rPr>
                <w:rFonts w:hint="eastAsia"/>
                <w:noProof/>
              </w:rPr>
              <w:t>SQL</w:t>
            </w:r>
            <w:r>
              <w:rPr>
                <w:rFonts w:hint="eastAsia"/>
                <w:noProof/>
              </w:rPr>
              <w:t>，泛指非关系型数据库。目前，主流的</w:t>
            </w:r>
            <w:r>
              <w:rPr>
                <w:rFonts w:hint="eastAsia"/>
                <w:noProof/>
              </w:rPr>
              <w:t>NoSQL</w:t>
            </w:r>
            <w:r>
              <w:rPr>
                <w:rFonts w:hint="eastAsia"/>
                <w:noProof/>
              </w:rPr>
              <w:t>数据库包括基于文档的存储方式的</w:t>
            </w:r>
            <w:r>
              <w:rPr>
                <w:rFonts w:hint="eastAsia"/>
                <w:noProof/>
              </w:rPr>
              <w:t>M</w:t>
            </w:r>
            <w:r>
              <w:rPr>
                <w:noProof/>
              </w:rPr>
              <w:t>ongoDB</w:t>
            </w:r>
            <w:r>
              <w:rPr>
                <w:rFonts w:hint="eastAsia"/>
                <w:noProof/>
              </w:rPr>
              <w:t>；基于列存储的</w:t>
            </w:r>
            <w:r>
              <w:rPr>
                <w:rFonts w:hint="eastAsia"/>
                <w:noProof/>
              </w:rPr>
              <w:t>Bi</w:t>
            </w:r>
            <w:r>
              <w:rPr>
                <w:noProof/>
              </w:rPr>
              <w:t>g</w:t>
            </w:r>
            <w:r>
              <w:rPr>
                <w:rFonts w:hint="eastAsia"/>
                <w:noProof/>
              </w:rPr>
              <w:t>T</w:t>
            </w:r>
            <w:r>
              <w:rPr>
                <w:noProof/>
              </w:rPr>
              <w:t>able</w:t>
            </w:r>
            <w:r>
              <w:rPr>
                <w:rFonts w:hint="eastAsia"/>
                <w:noProof/>
              </w:rPr>
              <w:t>、</w:t>
            </w:r>
            <w:r>
              <w:rPr>
                <w:rFonts w:hint="eastAsia"/>
                <w:noProof/>
              </w:rPr>
              <w:t>HBase</w:t>
            </w:r>
            <w:r>
              <w:rPr>
                <w:rFonts w:hint="eastAsia"/>
                <w:noProof/>
              </w:rPr>
              <w:t>；基于键值对进行存储的</w:t>
            </w:r>
            <w:r>
              <w:rPr>
                <w:rFonts w:hint="eastAsia"/>
                <w:noProof/>
              </w:rPr>
              <w:t>Redis</w:t>
            </w:r>
            <w:r>
              <w:rPr>
                <w:rFonts w:hint="eastAsia"/>
                <w:noProof/>
              </w:rPr>
              <w:t>等。由于非关系型</w:t>
            </w:r>
            <w:r>
              <w:rPr>
                <w:rFonts w:hint="eastAsia"/>
                <w:noProof/>
              </w:rPr>
              <w:t>NoSQL</w:t>
            </w:r>
            <w:r>
              <w:rPr>
                <w:rFonts w:hint="eastAsia"/>
                <w:noProof/>
              </w:rPr>
              <w:t>数据库具有分布式、可扩展性、不需要预先定义表结构等诸多优点，近年来，深受研究学者和商业公司的青睐。而且在矢量大数据存储和管理领域也有颇多研究。</w:t>
            </w:r>
            <w:r w:rsidR="00A1202C">
              <w:rPr>
                <w:rFonts w:hint="eastAsia"/>
                <w:noProof/>
              </w:rPr>
              <w:t>范永健等基于</w:t>
            </w:r>
            <w:r w:rsidR="00A1202C">
              <w:rPr>
                <w:rFonts w:hint="eastAsia"/>
                <w:noProof/>
              </w:rPr>
              <w:t>H</w:t>
            </w:r>
            <w:r w:rsidR="00A1202C">
              <w:rPr>
                <w:noProof/>
              </w:rPr>
              <w:t>Base</w:t>
            </w:r>
            <w:r w:rsidR="00A1202C">
              <w:rPr>
                <w:rFonts w:hint="eastAsia"/>
                <w:noProof/>
              </w:rPr>
              <w:t>设计了矢量数据云存储与管理系统，其中</w:t>
            </w:r>
            <w:r w:rsidR="00A1202C">
              <w:rPr>
                <w:rFonts w:hint="eastAsia"/>
                <w:noProof/>
              </w:rPr>
              <w:t>Key</w:t>
            </w:r>
            <w:r w:rsidR="00A1202C">
              <w:rPr>
                <w:rFonts w:hint="eastAsia"/>
                <w:noProof/>
              </w:rPr>
              <w:t>为空间</w:t>
            </w:r>
            <w:r w:rsidR="00A1202C">
              <w:rPr>
                <w:rFonts w:hint="eastAsia"/>
                <w:noProof/>
              </w:rPr>
              <w:t>ID</w:t>
            </w:r>
            <w:r w:rsidR="00A1202C">
              <w:rPr>
                <w:rFonts w:hint="eastAsia"/>
                <w:noProof/>
              </w:rPr>
              <w:t>，三个列族分别用于存储空间对象的属性信息、坐标信息和拓扑信息。</w:t>
            </w:r>
            <w:r w:rsidR="00A1202C" w:rsidRPr="006920CC">
              <w:rPr>
                <w:rFonts w:hint="eastAsia"/>
                <w:noProof/>
              </w:rPr>
              <w:t>Nishimura</w:t>
            </w:r>
            <w:r w:rsidR="00A1202C" w:rsidRPr="006920CC">
              <w:rPr>
                <w:rFonts w:hint="eastAsia"/>
                <w:noProof/>
              </w:rPr>
              <w:t>面向</w:t>
            </w:r>
            <w:r w:rsidR="00A1202C">
              <w:rPr>
                <w:rFonts w:hint="eastAsia"/>
                <w:noProof/>
              </w:rPr>
              <w:t>LBS</w:t>
            </w:r>
            <w:r w:rsidR="00A1202C" w:rsidRPr="006920CC">
              <w:rPr>
                <w:rFonts w:hint="eastAsia"/>
                <w:noProof/>
              </w:rPr>
              <w:t>服务，设计</w:t>
            </w:r>
            <w:r w:rsidR="00A1202C">
              <w:rPr>
                <w:rFonts w:hint="eastAsia"/>
                <w:noProof/>
              </w:rPr>
              <w:t>了</w:t>
            </w:r>
            <w:r w:rsidR="00A1202C">
              <w:rPr>
                <w:rFonts w:hint="eastAsia"/>
                <w:noProof/>
              </w:rPr>
              <w:t>md</w:t>
            </w:r>
            <w:r w:rsidR="00A1202C" w:rsidRPr="006920CC">
              <w:rPr>
                <w:rFonts w:hint="eastAsia"/>
                <w:noProof/>
              </w:rPr>
              <w:t>-</w:t>
            </w:r>
            <w:r w:rsidR="00A1202C">
              <w:rPr>
                <w:rFonts w:hint="eastAsia"/>
                <w:noProof/>
              </w:rPr>
              <w:t>hb</w:t>
            </w:r>
            <w:r w:rsidR="00A1202C" w:rsidRPr="006920CC">
              <w:rPr>
                <w:noProof/>
              </w:rPr>
              <w:t>ase</w:t>
            </w:r>
            <w:r w:rsidR="00A1202C" w:rsidRPr="006920CC">
              <w:rPr>
                <w:rFonts w:hint="eastAsia"/>
                <w:noProof/>
              </w:rPr>
              <w:t>来存储管理空间数据</w:t>
            </w:r>
            <w:del w:id="135" w:author="kwan关雪峰" w:date="2019-01-08T11:45:00Z">
              <w:r w:rsidR="00A1202C" w:rsidRPr="006920CC" w:rsidDel="00887EC8">
                <w:rPr>
                  <w:rFonts w:hint="eastAsia"/>
                  <w:noProof/>
                </w:rPr>
                <w:delText>。</w:delText>
              </w:r>
            </w:del>
            <w:ins w:id="136" w:author="kwan关雪峰" w:date="2019-01-08T11:45:00Z">
              <w:r w:rsidR="00887EC8">
                <w:rPr>
                  <w:rFonts w:hint="eastAsia"/>
                  <w:noProof/>
                </w:rPr>
                <w:t>，</w:t>
              </w:r>
            </w:ins>
            <w:r w:rsidR="00A1202C">
              <w:rPr>
                <w:rFonts w:hint="eastAsia"/>
                <w:noProof/>
              </w:rPr>
              <w:t>其通过空间划分构建了基于四叉树和</w:t>
            </w:r>
            <w:r w:rsidR="00A1202C">
              <w:rPr>
                <w:rFonts w:hint="eastAsia"/>
                <w:noProof/>
              </w:rPr>
              <w:t>kd-tree</w:t>
            </w:r>
            <w:r w:rsidR="00A1202C">
              <w:rPr>
                <w:rFonts w:hint="eastAsia"/>
                <w:noProof/>
              </w:rPr>
              <w:t>的空间索引，并在此基础上实现了范围查询和最邻近查询，但其不支持时间属性，无法完成时空查询且仅支持点数据。美国联邦计算机研究中心推出的</w:t>
            </w:r>
            <w:r w:rsidR="00A1202C">
              <w:rPr>
                <w:rFonts w:hint="eastAsia"/>
                <w:noProof/>
              </w:rPr>
              <w:t>Geomesa</w:t>
            </w:r>
            <w:r w:rsidR="00A1202C">
              <w:rPr>
                <w:rFonts w:hint="eastAsia"/>
                <w:noProof/>
              </w:rPr>
              <w:t>系统</w:t>
            </w:r>
            <w:r w:rsidR="00A1202C" w:rsidRPr="00773641">
              <w:rPr>
                <w:rFonts w:hint="eastAsia"/>
                <w:noProof/>
                <w:color w:val="000000" w:themeColor="text1"/>
              </w:rPr>
              <w:t>是一种能够快速存储、索引以及提取时空大数据的分布式方案，其将空间时间</w:t>
            </w:r>
            <w:r w:rsidR="00A1202C">
              <w:rPr>
                <w:rFonts w:hint="eastAsia"/>
                <w:noProof/>
                <w:color w:val="000000" w:themeColor="text1"/>
              </w:rPr>
              <w:t>通过三维的</w:t>
            </w:r>
            <w:r w:rsidR="00A1202C">
              <w:rPr>
                <w:rFonts w:hint="eastAsia"/>
                <w:noProof/>
                <w:color w:val="000000" w:themeColor="text1"/>
              </w:rPr>
              <w:t>Z</w:t>
            </w:r>
            <w:r w:rsidR="00A1202C">
              <w:rPr>
                <w:rFonts w:hint="eastAsia"/>
                <w:noProof/>
                <w:color w:val="000000" w:themeColor="text1"/>
              </w:rPr>
              <w:t>曲线</w:t>
            </w:r>
            <w:r w:rsidR="00A1202C" w:rsidRPr="00773641">
              <w:rPr>
                <w:rFonts w:hint="eastAsia"/>
                <w:noProof/>
                <w:color w:val="000000" w:themeColor="text1"/>
              </w:rPr>
              <w:t>交叉编码作为时空索引，且</w:t>
            </w:r>
            <w:r w:rsidR="00A1202C" w:rsidRPr="00773641">
              <w:rPr>
                <w:rFonts w:hint="eastAsia"/>
                <w:noProof/>
                <w:color w:val="000000" w:themeColor="text1"/>
              </w:rPr>
              <w:t>Geomesa</w:t>
            </w:r>
            <w:r w:rsidR="00A1202C" w:rsidRPr="00773641">
              <w:rPr>
                <w:rFonts w:hint="eastAsia"/>
                <w:noProof/>
                <w:color w:val="000000" w:themeColor="text1"/>
              </w:rPr>
              <w:t>利用</w:t>
            </w:r>
            <w:r w:rsidR="00A1202C" w:rsidRPr="00773641">
              <w:rPr>
                <w:rFonts w:hint="eastAsia"/>
                <w:noProof/>
                <w:color w:val="000000" w:themeColor="text1"/>
              </w:rPr>
              <w:t>XZ</w:t>
            </w:r>
            <w:r w:rsidR="00A1202C" w:rsidRPr="00773641">
              <w:rPr>
                <w:rFonts w:hint="eastAsia"/>
                <w:noProof/>
                <w:color w:val="000000" w:themeColor="text1"/>
              </w:rPr>
              <w:t>曲线为空间数据中的线面数据做索引扩展。</w:t>
            </w:r>
            <w:r w:rsidR="00A1202C" w:rsidRPr="00773641">
              <w:rPr>
                <w:rFonts w:hint="eastAsia"/>
                <w:noProof/>
                <w:color w:val="000000" w:themeColor="text1"/>
              </w:rPr>
              <w:t>Geowave</w:t>
            </w:r>
            <w:r w:rsidR="00A1202C" w:rsidRPr="00773641">
              <w:rPr>
                <w:rFonts w:hint="eastAsia"/>
                <w:noProof/>
                <w:color w:val="000000" w:themeColor="text1"/>
              </w:rPr>
              <w:t>同样也是一个能存储，获取以及分析海量多维时空数据的分布式键值存储方案</w:t>
            </w:r>
            <w:r w:rsidR="00A1202C">
              <w:rPr>
                <w:rFonts w:hint="eastAsia"/>
                <w:noProof/>
                <w:color w:val="000000" w:themeColor="text1"/>
              </w:rPr>
              <w:t>，</w:t>
            </w:r>
            <w:r w:rsidR="00A1202C" w:rsidRPr="00773641">
              <w:rPr>
                <w:rFonts w:hint="eastAsia"/>
                <w:noProof/>
                <w:color w:val="000000" w:themeColor="text1"/>
              </w:rPr>
              <w:t>其使用</w:t>
            </w:r>
            <w:r w:rsidR="00A1202C" w:rsidRPr="00773641">
              <w:rPr>
                <w:rFonts w:hint="eastAsia"/>
                <w:noProof/>
                <w:color w:val="000000" w:themeColor="text1"/>
              </w:rPr>
              <w:t>Compact</w:t>
            </w:r>
            <w:r w:rsidR="00A1202C" w:rsidRPr="00773641">
              <w:rPr>
                <w:noProof/>
                <w:color w:val="000000" w:themeColor="text1"/>
              </w:rPr>
              <w:t xml:space="preserve"> </w:t>
            </w:r>
            <w:r w:rsidR="00A1202C" w:rsidRPr="00773641">
              <w:rPr>
                <w:rFonts w:hint="eastAsia"/>
                <w:noProof/>
                <w:color w:val="000000" w:themeColor="text1"/>
              </w:rPr>
              <w:t>Hilbert</w:t>
            </w:r>
            <w:r w:rsidR="00A1202C" w:rsidRPr="00773641">
              <w:rPr>
                <w:rFonts w:hint="eastAsia"/>
                <w:noProof/>
                <w:color w:val="000000" w:themeColor="text1"/>
              </w:rPr>
              <w:t>曲线</w:t>
            </w:r>
            <w:r w:rsidR="00A1202C">
              <w:rPr>
                <w:rFonts w:hint="eastAsia"/>
                <w:noProof/>
                <w:color w:val="000000" w:themeColor="text1"/>
              </w:rPr>
              <w:t>将</w:t>
            </w:r>
            <w:r w:rsidR="00A1202C" w:rsidRPr="00773641">
              <w:rPr>
                <w:rFonts w:hint="eastAsia"/>
                <w:noProof/>
                <w:color w:val="000000" w:themeColor="text1"/>
              </w:rPr>
              <w:t>n</w:t>
            </w:r>
            <w:r w:rsidR="00A1202C" w:rsidRPr="00773641">
              <w:rPr>
                <w:rFonts w:hint="eastAsia"/>
                <w:noProof/>
                <w:color w:val="000000" w:themeColor="text1"/>
              </w:rPr>
              <w:t>维数据</w:t>
            </w:r>
            <w:r w:rsidR="00A1202C">
              <w:rPr>
                <w:rFonts w:hint="eastAsia"/>
                <w:noProof/>
                <w:color w:val="000000" w:themeColor="text1"/>
              </w:rPr>
              <w:t>一维表达</w:t>
            </w:r>
            <w:r w:rsidR="00A1202C" w:rsidRPr="00773641">
              <w:rPr>
                <w:rFonts w:hint="eastAsia"/>
                <w:noProof/>
                <w:color w:val="000000" w:themeColor="text1"/>
              </w:rPr>
              <w:t>，其中索引则表示</w:t>
            </w:r>
            <w:r w:rsidR="00A1202C" w:rsidRPr="00773641">
              <w:rPr>
                <w:rFonts w:hint="eastAsia"/>
                <w:noProof/>
                <w:color w:val="000000" w:themeColor="text1"/>
              </w:rPr>
              <w:t>Hilbert</w:t>
            </w:r>
            <w:r w:rsidR="00A1202C" w:rsidRPr="00773641">
              <w:rPr>
                <w:rFonts w:hint="eastAsia"/>
                <w:noProof/>
                <w:color w:val="000000" w:themeColor="text1"/>
              </w:rPr>
              <w:t>曲线中的</w:t>
            </w:r>
            <w:r w:rsidR="00A1202C">
              <w:rPr>
                <w:rFonts w:hint="eastAsia"/>
                <w:noProof/>
                <w:color w:val="000000" w:themeColor="text1"/>
              </w:rPr>
              <w:t>某</w:t>
            </w:r>
            <w:r w:rsidR="00A1202C" w:rsidRPr="00773641">
              <w:rPr>
                <w:rFonts w:hint="eastAsia"/>
                <w:noProof/>
                <w:color w:val="000000" w:themeColor="text1"/>
              </w:rPr>
              <w:t>一层级中的格网单元。</w:t>
            </w:r>
            <w:r w:rsidR="00454856">
              <w:rPr>
                <w:rFonts w:hint="eastAsia"/>
                <w:noProof/>
                <w:color w:val="000000" w:themeColor="text1"/>
              </w:rPr>
              <w:t>中科院大学研制的</w:t>
            </w:r>
            <w:r w:rsidR="00454856">
              <w:rPr>
                <w:rFonts w:hint="eastAsia"/>
                <w:noProof/>
                <w:color w:val="000000" w:themeColor="text1"/>
              </w:rPr>
              <w:t>VegaSTDE</w:t>
            </w:r>
            <w:r w:rsidR="00454856">
              <w:rPr>
                <w:rFonts w:hint="eastAsia"/>
                <w:noProof/>
                <w:color w:val="000000" w:themeColor="text1"/>
              </w:rPr>
              <w:t>平台，其中</w:t>
            </w:r>
            <w:r w:rsidR="00454856">
              <w:rPr>
                <w:rFonts w:hint="eastAsia"/>
                <w:noProof/>
                <w:color w:val="000000" w:themeColor="text1"/>
              </w:rPr>
              <w:t>VegeStore</w:t>
            </w:r>
            <w:r w:rsidR="00454856">
              <w:rPr>
                <w:rFonts w:hint="eastAsia"/>
                <w:noProof/>
                <w:color w:val="000000" w:themeColor="text1"/>
              </w:rPr>
              <w:t>为矢量数据分别设计和实现了基于分布式系统</w:t>
            </w:r>
            <w:r w:rsidR="00454856">
              <w:rPr>
                <w:rFonts w:hint="eastAsia"/>
                <w:noProof/>
                <w:color w:val="000000" w:themeColor="text1"/>
              </w:rPr>
              <w:t>HDFS</w:t>
            </w:r>
            <w:r w:rsidR="00454856">
              <w:rPr>
                <w:rFonts w:hint="eastAsia"/>
                <w:noProof/>
                <w:color w:val="000000" w:themeColor="text1"/>
              </w:rPr>
              <w:t>和</w:t>
            </w:r>
            <w:r w:rsidR="00454856">
              <w:rPr>
                <w:rFonts w:hint="eastAsia"/>
                <w:noProof/>
                <w:color w:val="000000" w:themeColor="text1"/>
              </w:rPr>
              <w:t>HBase</w:t>
            </w:r>
            <w:r w:rsidR="00454856">
              <w:rPr>
                <w:rFonts w:hint="eastAsia"/>
                <w:noProof/>
                <w:color w:val="000000" w:themeColor="text1"/>
              </w:rPr>
              <w:t>列数据库的很和存储结构，并支持改进的四叉树索引和时空数据查询功能。夏锐提出了基于</w:t>
            </w:r>
            <w:r w:rsidR="00454856">
              <w:rPr>
                <w:rFonts w:hint="eastAsia"/>
                <w:noProof/>
                <w:color w:val="000000" w:themeColor="text1"/>
              </w:rPr>
              <w:t>HBase</w:t>
            </w:r>
            <w:r w:rsidR="00454856">
              <w:rPr>
                <w:rFonts w:hint="eastAsia"/>
                <w:noProof/>
                <w:color w:val="000000" w:themeColor="text1"/>
              </w:rPr>
              <w:t>进行</w:t>
            </w:r>
            <w:r w:rsidR="00454856">
              <w:rPr>
                <w:rFonts w:hint="eastAsia"/>
                <w:noProof/>
                <w:color w:val="000000" w:themeColor="text1"/>
              </w:rPr>
              <w:t>VGI</w:t>
            </w:r>
            <w:r w:rsidR="00454856">
              <w:rPr>
                <w:rFonts w:hint="eastAsia"/>
                <w:noProof/>
                <w:color w:val="000000" w:themeColor="text1"/>
              </w:rPr>
              <w:t>矢量数据的存储和管理方法，并实现了多维空间索引的构建。</w:t>
            </w:r>
            <w:r w:rsidR="005001EA">
              <w:rPr>
                <w:rFonts w:ascii="Arial" w:hAnsi="Arial" w:cs="Arial"/>
                <w:color w:val="222222"/>
                <w:sz w:val="20"/>
                <w:shd w:val="clear" w:color="auto" w:fill="FFFFFF"/>
              </w:rPr>
              <w:t>Zhangy C</w:t>
            </w:r>
            <w:r w:rsidR="00454856" w:rsidRPr="00773641">
              <w:rPr>
                <w:rFonts w:hint="eastAsia"/>
                <w:noProof/>
                <w:color w:val="000000" w:themeColor="text1"/>
              </w:rPr>
              <w:t>对于时空点数据建立了两层索引，第一层以</w:t>
            </w:r>
            <w:r w:rsidR="00454856" w:rsidRPr="00773641">
              <w:rPr>
                <w:rFonts w:hint="eastAsia"/>
                <w:noProof/>
                <w:color w:val="000000" w:themeColor="text1"/>
              </w:rPr>
              <w:t>Z</w:t>
            </w:r>
            <w:r w:rsidR="00454856" w:rsidRPr="00773641">
              <w:rPr>
                <w:rFonts w:hint="eastAsia"/>
                <w:noProof/>
                <w:color w:val="000000" w:themeColor="text1"/>
              </w:rPr>
              <w:t>曲线作为行键对空间进行过滤。在空间上相近的数据</w:t>
            </w:r>
            <w:r w:rsidR="00454856" w:rsidRPr="00773641">
              <w:rPr>
                <w:rFonts w:hint="eastAsia"/>
                <w:noProof/>
                <w:color w:val="000000" w:themeColor="text1"/>
              </w:rPr>
              <w:t>Z</w:t>
            </w:r>
            <w:r w:rsidR="00454856" w:rsidRPr="00773641">
              <w:rPr>
                <w:noProof/>
                <w:color w:val="000000" w:themeColor="text1"/>
              </w:rPr>
              <w:t xml:space="preserve"> </w:t>
            </w:r>
            <w:r w:rsidR="00454856" w:rsidRPr="00773641">
              <w:rPr>
                <w:rFonts w:hint="eastAsia"/>
                <w:noProof/>
                <w:color w:val="000000" w:themeColor="text1"/>
              </w:rPr>
              <w:t>order</w:t>
            </w:r>
            <w:r w:rsidR="00454856" w:rsidRPr="00773641">
              <w:rPr>
                <w:rFonts w:hint="eastAsia"/>
                <w:noProof/>
                <w:color w:val="000000" w:themeColor="text1"/>
              </w:rPr>
              <w:t>编码相似，所以再以行键排序的</w:t>
            </w:r>
            <w:r w:rsidR="00454856" w:rsidRPr="00773641">
              <w:rPr>
                <w:rFonts w:hint="eastAsia"/>
                <w:noProof/>
                <w:color w:val="000000" w:themeColor="text1"/>
              </w:rPr>
              <w:t>HBase</w:t>
            </w:r>
            <w:r w:rsidR="00454856" w:rsidRPr="00773641">
              <w:rPr>
                <w:rFonts w:hint="eastAsia"/>
                <w:noProof/>
                <w:color w:val="000000" w:themeColor="text1"/>
              </w:rPr>
              <w:t>的</w:t>
            </w:r>
            <w:r w:rsidR="00454856" w:rsidRPr="00773641">
              <w:rPr>
                <w:rFonts w:hint="eastAsia"/>
                <w:noProof/>
                <w:color w:val="000000" w:themeColor="text1"/>
              </w:rPr>
              <w:t>Region</w:t>
            </w:r>
            <w:r w:rsidR="00454856" w:rsidRPr="00773641">
              <w:rPr>
                <w:noProof/>
                <w:color w:val="000000" w:themeColor="text1"/>
              </w:rPr>
              <w:t xml:space="preserve"> </w:t>
            </w:r>
            <w:r w:rsidR="00454856" w:rsidRPr="00773641">
              <w:rPr>
                <w:rFonts w:hint="eastAsia"/>
                <w:noProof/>
                <w:color w:val="000000" w:themeColor="text1"/>
              </w:rPr>
              <w:t>Server</w:t>
            </w:r>
            <w:r w:rsidR="00454856" w:rsidRPr="00773641">
              <w:rPr>
                <w:rFonts w:hint="eastAsia"/>
                <w:noProof/>
                <w:color w:val="000000" w:themeColor="text1"/>
              </w:rPr>
              <w:t>上存储时也更加靠近。</w:t>
            </w:r>
            <w:r w:rsidR="00454856">
              <w:rPr>
                <w:rFonts w:hint="eastAsia"/>
                <w:noProof/>
                <w:color w:val="000000" w:themeColor="text1"/>
              </w:rPr>
              <w:t>且</w:t>
            </w:r>
            <w:r w:rsidR="00454856" w:rsidRPr="00773641">
              <w:rPr>
                <w:rFonts w:hint="eastAsia"/>
                <w:noProof/>
                <w:color w:val="000000" w:themeColor="text1"/>
              </w:rPr>
              <w:t>在各个</w:t>
            </w:r>
            <w:r w:rsidR="00454856" w:rsidRPr="00773641">
              <w:rPr>
                <w:rFonts w:hint="eastAsia"/>
                <w:noProof/>
                <w:color w:val="000000" w:themeColor="text1"/>
              </w:rPr>
              <w:t>Region</w:t>
            </w:r>
            <w:r w:rsidR="00454856" w:rsidRPr="00773641">
              <w:rPr>
                <w:noProof/>
                <w:color w:val="000000" w:themeColor="text1"/>
              </w:rPr>
              <w:t xml:space="preserve"> </w:t>
            </w:r>
            <w:r w:rsidR="00454856" w:rsidRPr="00773641">
              <w:rPr>
                <w:rFonts w:hint="eastAsia"/>
                <w:noProof/>
                <w:color w:val="000000" w:themeColor="text1"/>
              </w:rPr>
              <w:t>Server</w:t>
            </w:r>
            <w:r w:rsidR="00454856" w:rsidRPr="00773641">
              <w:rPr>
                <w:rFonts w:hint="eastAsia"/>
                <w:noProof/>
                <w:color w:val="000000" w:themeColor="text1"/>
              </w:rPr>
              <w:t>上，其对时空三维</w:t>
            </w:r>
            <w:r w:rsidR="00454856">
              <w:rPr>
                <w:rFonts w:hint="eastAsia"/>
                <w:noProof/>
                <w:color w:val="000000" w:themeColor="text1"/>
              </w:rPr>
              <w:t>进行归一化后，</w:t>
            </w:r>
            <w:r w:rsidR="00454856" w:rsidRPr="00773641">
              <w:rPr>
                <w:rFonts w:hint="eastAsia"/>
                <w:noProof/>
                <w:color w:val="000000" w:themeColor="text1"/>
              </w:rPr>
              <w:t>整体建立了一颗基于内存的八叉树，用于进一步过滤从而提高查询效率。</w:t>
            </w:r>
            <w:r w:rsidR="00454856" w:rsidRPr="00427810">
              <w:rPr>
                <w:color w:val="000000"/>
                <w:szCs w:val="18"/>
              </w:rPr>
              <w:t>Ma Y</w:t>
            </w:r>
            <w:r w:rsidR="00454856" w:rsidRPr="00773641">
              <w:rPr>
                <w:rFonts w:hint="eastAsia"/>
                <w:noProof/>
                <w:color w:val="000000" w:themeColor="text1"/>
              </w:rPr>
              <w:t>将时间进行粗粒度划分并建立</w:t>
            </w:r>
            <w:r w:rsidR="00454856" w:rsidRPr="00773641">
              <w:rPr>
                <w:rFonts w:hint="eastAsia"/>
                <w:noProof/>
                <w:color w:val="000000" w:themeColor="text1"/>
              </w:rPr>
              <w:t>B+</w:t>
            </w:r>
            <w:r w:rsidR="00454856" w:rsidRPr="00773641">
              <w:rPr>
                <w:rFonts w:hint="eastAsia"/>
                <w:noProof/>
                <w:color w:val="000000" w:themeColor="text1"/>
              </w:rPr>
              <w:t>树，且在各个时间段下单独构建</w:t>
            </w:r>
            <w:r w:rsidR="00454856" w:rsidRPr="00773641">
              <w:rPr>
                <w:rFonts w:hint="eastAsia"/>
                <w:noProof/>
                <w:color w:val="000000" w:themeColor="text1"/>
              </w:rPr>
              <w:t>R</w:t>
            </w:r>
            <w:r w:rsidR="00454856" w:rsidRPr="00773641">
              <w:rPr>
                <w:rFonts w:hint="eastAsia"/>
                <w:noProof/>
                <w:color w:val="000000" w:themeColor="text1"/>
              </w:rPr>
              <w:t>树进行空间划分。</w:t>
            </w:r>
            <w:r w:rsidR="00EE5749">
              <w:rPr>
                <w:rFonts w:hint="eastAsia"/>
                <w:noProof/>
                <w:color w:val="000000" w:themeColor="text1"/>
              </w:rPr>
              <w:t>基于非关系型</w:t>
            </w:r>
            <w:r w:rsidR="00EE5749">
              <w:rPr>
                <w:rFonts w:hint="eastAsia"/>
                <w:noProof/>
                <w:color w:val="000000" w:themeColor="text1"/>
              </w:rPr>
              <w:t>NoSQL</w:t>
            </w:r>
            <w:r w:rsidR="00EE5749">
              <w:rPr>
                <w:rFonts w:hint="eastAsia"/>
                <w:noProof/>
                <w:color w:val="000000" w:themeColor="text1"/>
              </w:rPr>
              <w:t>数据库存储空间大数据不仅方便部署，同时也能够很好地对多源空间数据进行高效集成，有利于数据密集型的并行计算。</w:t>
            </w:r>
          </w:p>
          <w:p w:rsidR="00A1202C" w:rsidRPr="005B1BD7" w:rsidRDefault="00D755C3" w:rsidP="005B1BD7">
            <w:pPr>
              <w:spacing w:line="360" w:lineRule="auto"/>
              <w:ind w:firstLineChars="200" w:firstLine="420"/>
              <w:rPr>
                <w:noProof/>
              </w:rPr>
            </w:pPr>
            <w:r w:rsidRPr="00887EC8">
              <w:rPr>
                <w:rFonts w:hint="eastAsia"/>
                <w:szCs w:val="24"/>
                <w:highlight w:val="yellow"/>
                <w:rPrChange w:id="137" w:author="kwan关雪峰" w:date="2019-01-08T11:49:00Z">
                  <w:rPr>
                    <w:rFonts w:hint="eastAsia"/>
                    <w:szCs w:val="24"/>
                  </w:rPr>
                </w:rPrChange>
              </w:rPr>
              <w:t>针对以上提到的</w:t>
            </w:r>
            <w:r w:rsidR="009F51A5" w:rsidRPr="00887EC8">
              <w:rPr>
                <w:rFonts w:hint="eastAsia"/>
                <w:szCs w:val="24"/>
                <w:highlight w:val="yellow"/>
                <w:rPrChange w:id="138" w:author="kwan关雪峰" w:date="2019-01-08T11:49:00Z">
                  <w:rPr>
                    <w:rFonts w:hint="eastAsia"/>
                    <w:szCs w:val="24"/>
                  </w:rPr>
                </w:rPrChange>
              </w:rPr>
              <w:t>研究现状</w:t>
            </w:r>
            <w:r w:rsidRPr="00887EC8">
              <w:rPr>
                <w:rFonts w:hint="eastAsia"/>
                <w:szCs w:val="24"/>
                <w:highlight w:val="yellow"/>
                <w:rPrChange w:id="139" w:author="kwan关雪峰" w:date="2019-01-08T11:49:00Z">
                  <w:rPr>
                    <w:rFonts w:hint="eastAsia"/>
                    <w:szCs w:val="24"/>
                  </w:rPr>
                </w:rPrChange>
              </w:rPr>
              <w:t>，本文拟</w:t>
            </w:r>
            <w:r w:rsidRPr="00887EC8">
              <w:rPr>
                <w:rFonts w:hint="eastAsia"/>
                <w:noProof/>
                <w:highlight w:val="yellow"/>
                <w:rPrChange w:id="140" w:author="kwan关雪峰" w:date="2019-01-08T11:49:00Z">
                  <w:rPr>
                    <w:rFonts w:hint="eastAsia"/>
                    <w:noProof/>
                  </w:rPr>
                </w:rPrChange>
              </w:rPr>
              <w:t>在</w:t>
            </w:r>
            <w:r w:rsidR="005B1BD7" w:rsidRPr="00887EC8">
              <w:rPr>
                <w:rFonts w:hint="eastAsia"/>
                <w:noProof/>
                <w:highlight w:val="yellow"/>
                <w:rPrChange w:id="141" w:author="kwan关雪峰" w:date="2019-01-08T11:49:00Z">
                  <w:rPr>
                    <w:rFonts w:hint="eastAsia"/>
                    <w:noProof/>
                  </w:rPr>
                </w:rPrChange>
              </w:rPr>
              <w:t>NoSQL</w:t>
            </w:r>
            <w:r w:rsidRPr="00887EC8">
              <w:rPr>
                <w:rFonts w:hint="eastAsia"/>
                <w:noProof/>
                <w:highlight w:val="yellow"/>
                <w:rPrChange w:id="142" w:author="kwan关雪峰" w:date="2019-01-08T11:49:00Z">
                  <w:rPr>
                    <w:rFonts w:hint="eastAsia"/>
                    <w:noProof/>
                  </w:rPr>
                </w:rPrChange>
              </w:rPr>
              <w:t>数据库</w:t>
            </w:r>
            <w:r w:rsidRPr="00887EC8">
              <w:rPr>
                <w:rFonts w:hint="eastAsia"/>
                <w:noProof/>
                <w:highlight w:val="yellow"/>
                <w:rPrChange w:id="143" w:author="kwan关雪峰" w:date="2019-01-08T11:49:00Z">
                  <w:rPr>
                    <w:rFonts w:hint="eastAsia"/>
                    <w:noProof/>
                  </w:rPr>
                </w:rPrChange>
              </w:rPr>
              <w:t>HBase</w:t>
            </w:r>
            <w:r w:rsidRPr="00887EC8">
              <w:rPr>
                <w:rFonts w:hint="eastAsia"/>
                <w:noProof/>
                <w:highlight w:val="yellow"/>
                <w:rPrChange w:id="144" w:author="kwan关雪峰" w:date="2019-01-08T11:49:00Z">
                  <w:rPr>
                    <w:rFonts w:hint="eastAsia"/>
                    <w:noProof/>
                  </w:rPr>
                </w:rPrChange>
              </w:rPr>
              <w:t>的基础上，提出一套时空对象的组织存储、时空索引、查询检索方案，使其能够在分布式场景下存储海量的时空点、线、面对象，且同时支持低延迟的时空查询，</w:t>
            </w:r>
            <w:r w:rsidRPr="00887EC8">
              <w:rPr>
                <w:rFonts w:hint="eastAsia"/>
                <w:noProof/>
                <w:highlight w:val="yellow"/>
                <w:rPrChange w:id="145" w:author="kwan关雪峰" w:date="2019-01-08T11:49:00Z">
                  <w:rPr>
                    <w:rFonts w:hint="eastAsia"/>
                    <w:noProof/>
                  </w:rPr>
                </w:rPrChange>
              </w:rPr>
              <w:t>K</w:t>
            </w:r>
            <w:r w:rsidRPr="00887EC8">
              <w:rPr>
                <w:noProof/>
                <w:highlight w:val="yellow"/>
                <w:rPrChange w:id="146" w:author="kwan关雪峰" w:date="2019-01-08T11:49:00Z">
                  <w:rPr>
                    <w:noProof/>
                  </w:rPr>
                </w:rPrChange>
              </w:rPr>
              <w:t>nn</w:t>
            </w:r>
            <w:r w:rsidRPr="00887EC8">
              <w:rPr>
                <w:rFonts w:hint="eastAsia"/>
                <w:noProof/>
                <w:highlight w:val="yellow"/>
                <w:rPrChange w:id="147" w:author="kwan关雪峰" w:date="2019-01-08T11:49:00Z">
                  <w:rPr>
                    <w:rFonts w:hint="eastAsia"/>
                    <w:noProof/>
                  </w:rPr>
                </w:rPrChange>
              </w:rPr>
              <w:t>查询。</w:t>
            </w:r>
          </w:p>
          <w:p w:rsidR="009E1EF8" w:rsidRPr="009E1EF8" w:rsidRDefault="009E1EF8" w:rsidP="005548D9">
            <w:pPr>
              <w:pStyle w:val="a7"/>
              <w:spacing w:line="360" w:lineRule="auto"/>
              <w:ind w:leftChars="28" w:left="59" w:firstLineChars="0" w:firstLine="0"/>
              <w:rPr>
                <w:rFonts w:ascii="黑体" w:eastAsia="黑体" w:hAnsi="黑体"/>
                <w:sz w:val="24"/>
                <w:szCs w:val="24"/>
              </w:rPr>
            </w:pPr>
            <w:r w:rsidRPr="009E1EF8">
              <w:rPr>
                <w:rFonts w:ascii="黑体" w:eastAsia="黑体" w:hAnsi="黑体" w:hint="eastAsia"/>
                <w:sz w:val="24"/>
                <w:szCs w:val="24"/>
              </w:rPr>
              <w:t>三、本人的研究计划，包括研究目标、内容、拟突破的难题或攻克的难关、自己的创新或特色、实验方案或写作计划等</w:t>
            </w:r>
          </w:p>
          <w:p w:rsidR="009E1EF8" w:rsidRDefault="009E1EF8" w:rsidP="00947628">
            <w:pPr>
              <w:pStyle w:val="a7"/>
              <w:numPr>
                <w:ilvl w:val="0"/>
                <w:numId w:val="3"/>
              </w:numPr>
              <w:spacing w:line="360" w:lineRule="auto"/>
              <w:ind w:firstLineChars="0"/>
              <w:rPr>
                <w:rFonts w:ascii="宋体" w:hAnsi="宋体"/>
                <w:b/>
                <w:szCs w:val="24"/>
              </w:rPr>
            </w:pPr>
            <w:r>
              <w:rPr>
                <w:rFonts w:ascii="宋体" w:hAnsi="宋体" w:hint="eastAsia"/>
                <w:b/>
                <w:szCs w:val="24"/>
              </w:rPr>
              <w:lastRenderedPageBreak/>
              <w:t>研究目标</w:t>
            </w:r>
          </w:p>
          <w:p w:rsidR="00ED636B" w:rsidRDefault="004E4D67" w:rsidP="004E4D67">
            <w:pPr>
              <w:pStyle w:val="a7"/>
              <w:spacing w:line="360" w:lineRule="auto"/>
              <w:ind w:leftChars="28" w:left="59"/>
              <w:rPr>
                <w:szCs w:val="24"/>
              </w:rPr>
            </w:pPr>
            <w:r>
              <w:rPr>
                <w:rFonts w:hint="eastAsia"/>
                <w:szCs w:val="24"/>
              </w:rPr>
              <w:t>本</w:t>
            </w:r>
            <w:r w:rsidR="009D34AE">
              <w:rPr>
                <w:rFonts w:hint="eastAsia"/>
                <w:szCs w:val="24"/>
              </w:rPr>
              <w:t>项目基于时空剖分的时空编码方案，</w:t>
            </w:r>
            <w:r>
              <w:rPr>
                <w:rFonts w:hint="eastAsia"/>
                <w:szCs w:val="24"/>
              </w:rPr>
              <w:t>旨在</w:t>
            </w:r>
            <w:r w:rsidRPr="00FE59C9">
              <w:rPr>
                <w:rFonts w:hint="eastAsia"/>
                <w:szCs w:val="24"/>
              </w:rPr>
              <w:t>设计一套</w:t>
            </w:r>
            <w:r>
              <w:rPr>
                <w:rFonts w:hint="eastAsia"/>
                <w:szCs w:val="24"/>
              </w:rPr>
              <w:t>面向海量时空数据的分布式</w:t>
            </w:r>
            <w:r w:rsidR="009D34AE">
              <w:rPr>
                <w:rFonts w:hint="eastAsia"/>
                <w:szCs w:val="24"/>
              </w:rPr>
              <w:t>存储</w:t>
            </w:r>
            <w:r>
              <w:rPr>
                <w:rFonts w:hint="eastAsia"/>
                <w:szCs w:val="24"/>
              </w:rPr>
              <w:t>与</w:t>
            </w:r>
            <w:r w:rsidR="002805F2">
              <w:rPr>
                <w:rFonts w:hint="eastAsia"/>
                <w:szCs w:val="24"/>
              </w:rPr>
              <w:t>时空</w:t>
            </w:r>
            <w:r>
              <w:rPr>
                <w:rFonts w:hint="eastAsia"/>
                <w:szCs w:val="24"/>
              </w:rPr>
              <w:t>查询</w:t>
            </w:r>
            <w:r w:rsidR="00ED636B">
              <w:rPr>
                <w:rFonts w:hint="eastAsia"/>
                <w:szCs w:val="24"/>
              </w:rPr>
              <w:t>方法</w:t>
            </w:r>
            <w:r w:rsidR="004B2AFE">
              <w:rPr>
                <w:rFonts w:hint="eastAsia"/>
                <w:szCs w:val="24"/>
              </w:rPr>
              <w:t>，使其</w:t>
            </w:r>
            <w:r w:rsidR="00D95308">
              <w:rPr>
                <w:rFonts w:hint="eastAsia"/>
                <w:szCs w:val="24"/>
              </w:rPr>
              <w:t>能够</w:t>
            </w:r>
            <w:r w:rsidR="00D85657">
              <w:rPr>
                <w:rFonts w:hint="eastAsia"/>
                <w:szCs w:val="24"/>
              </w:rPr>
              <w:t>同时</w:t>
            </w:r>
            <w:r w:rsidR="00892BC2">
              <w:rPr>
                <w:rFonts w:hint="eastAsia"/>
                <w:szCs w:val="24"/>
              </w:rPr>
              <w:t>快速的将</w:t>
            </w:r>
            <w:r w:rsidR="00427810">
              <w:rPr>
                <w:rFonts w:hint="eastAsia"/>
                <w:szCs w:val="24"/>
              </w:rPr>
              <w:t>海量的</w:t>
            </w:r>
            <w:r w:rsidR="00D85657">
              <w:rPr>
                <w:rFonts w:hint="eastAsia"/>
                <w:szCs w:val="24"/>
              </w:rPr>
              <w:t>点、线、面对象</w:t>
            </w:r>
            <w:r w:rsidR="00892BC2">
              <w:rPr>
                <w:rFonts w:hint="eastAsia"/>
                <w:szCs w:val="24"/>
              </w:rPr>
              <w:t>批导到数据表及索引表中，且能够</w:t>
            </w:r>
            <w:r w:rsidR="001F0117">
              <w:rPr>
                <w:rFonts w:hint="eastAsia"/>
                <w:szCs w:val="24"/>
              </w:rPr>
              <w:t>顾及时空对象数据的分布情况，</w:t>
            </w:r>
            <w:r w:rsidR="00892BC2">
              <w:rPr>
                <w:rFonts w:hint="eastAsia"/>
                <w:szCs w:val="24"/>
              </w:rPr>
              <w:t>在</w:t>
            </w:r>
            <w:r w:rsidR="001D664F">
              <w:rPr>
                <w:rFonts w:hint="eastAsia"/>
                <w:szCs w:val="24"/>
              </w:rPr>
              <w:t>索引表的基础上</w:t>
            </w:r>
            <w:r w:rsidR="008602F2">
              <w:rPr>
                <w:rFonts w:hint="eastAsia"/>
                <w:szCs w:val="24"/>
              </w:rPr>
              <w:t>进行</w:t>
            </w:r>
            <w:r w:rsidR="00862F04">
              <w:rPr>
                <w:rFonts w:hint="eastAsia"/>
                <w:szCs w:val="24"/>
              </w:rPr>
              <w:t>亚秒级</w:t>
            </w:r>
            <w:r w:rsidR="001F4648">
              <w:rPr>
                <w:rFonts w:hint="eastAsia"/>
                <w:szCs w:val="24"/>
              </w:rPr>
              <w:t>的时空范围查询以及</w:t>
            </w:r>
            <w:r w:rsidR="001F4648">
              <w:rPr>
                <w:rFonts w:hint="eastAsia"/>
                <w:szCs w:val="24"/>
              </w:rPr>
              <w:t>K</w:t>
            </w:r>
            <w:del w:id="148" w:author="kwan关雪峰" w:date="2019-01-08T11:50:00Z">
              <w:r w:rsidR="001F4648" w:rsidDel="00887EC8">
                <w:rPr>
                  <w:rFonts w:hint="eastAsia"/>
                  <w:szCs w:val="24"/>
                </w:rPr>
                <w:delText>nn</w:delText>
              </w:r>
            </w:del>
            <w:ins w:id="149" w:author="kwan关雪峰" w:date="2019-01-08T11:50:00Z">
              <w:r w:rsidR="00887EC8">
                <w:rPr>
                  <w:rFonts w:hint="eastAsia"/>
                  <w:szCs w:val="24"/>
                </w:rPr>
                <w:t>NN</w:t>
              </w:r>
            </w:ins>
            <w:r w:rsidR="001F4648">
              <w:rPr>
                <w:rFonts w:hint="eastAsia"/>
                <w:szCs w:val="24"/>
              </w:rPr>
              <w:t>查询。</w:t>
            </w:r>
          </w:p>
          <w:p w:rsidR="009E1EF8" w:rsidRDefault="009E1EF8" w:rsidP="00947628">
            <w:pPr>
              <w:pStyle w:val="a7"/>
              <w:numPr>
                <w:ilvl w:val="0"/>
                <w:numId w:val="3"/>
              </w:numPr>
              <w:spacing w:line="360" w:lineRule="auto"/>
              <w:ind w:firstLineChars="0"/>
              <w:rPr>
                <w:rFonts w:ascii="宋体" w:hAnsi="宋体"/>
                <w:b/>
                <w:szCs w:val="24"/>
              </w:rPr>
            </w:pPr>
            <w:r>
              <w:rPr>
                <w:rFonts w:ascii="宋体" w:hAnsi="宋体" w:hint="eastAsia"/>
                <w:b/>
                <w:szCs w:val="24"/>
              </w:rPr>
              <w:t>研究内容</w:t>
            </w:r>
          </w:p>
          <w:p w:rsidR="00DA6CF9" w:rsidRDefault="00DA6CF9" w:rsidP="00DA6CF9">
            <w:pPr>
              <w:spacing w:line="360" w:lineRule="auto"/>
              <w:ind w:firstLineChars="200" w:firstLine="420"/>
              <w:rPr>
                <w:szCs w:val="24"/>
                <w:highlight w:val="yellow"/>
              </w:rPr>
            </w:pPr>
            <w:r w:rsidRPr="00DA6CF9">
              <w:rPr>
                <w:rFonts w:hint="eastAsia"/>
                <w:szCs w:val="24"/>
              </w:rPr>
              <w:t>结合本文的研究目标，本文的研究内容主要包括：</w:t>
            </w:r>
          </w:p>
          <w:p w:rsidR="007E5B41" w:rsidRDefault="00BD6FDB" w:rsidP="00BD6FDB">
            <w:pPr>
              <w:pStyle w:val="a7"/>
              <w:numPr>
                <w:ilvl w:val="0"/>
                <w:numId w:val="13"/>
              </w:numPr>
              <w:spacing w:line="360" w:lineRule="auto"/>
              <w:ind w:firstLineChars="0"/>
              <w:rPr>
                <w:b/>
                <w:szCs w:val="24"/>
              </w:rPr>
            </w:pPr>
            <w:r w:rsidRPr="00B71BE2">
              <w:rPr>
                <w:rFonts w:hint="eastAsia"/>
                <w:b/>
                <w:szCs w:val="24"/>
              </w:rPr>
              <w:t>基于时空剖分的时空编码</w:t>
            </w:r>
          </w:p>
          <w:p w:rsidR="00945612" w:rsidRPr="0060008B" w:rsidRDefault="00945612" w:rsidP="0060008B">
            <w:pPr>
              <w:spacing w:line="360" w:lineRule="auto"/>
              <w:ind w:firstLineChars="200" w:firstLine="420"/>
              <w:rPr>
                <w:szCs w:val="24"/>
              </w:rPr>
            </w:pPr>
            <w:r>
              <w:rPr>
                <w:rFonts w:hint="eastAsia"/>
                <w:szCs w:val="24"/>
              </w:rPr>
              <w:t>对于时空对象而言</w:t>
            </w:r>
            <w:r w:rsidRPr="00643CB9">
              <w:rPr>
                <w:rFonts w:hint="eastAsia"/>
                <w:szCs w:val="24"/>
              </w:rPr>
              <w:t>，时空查询显得尤为重要。</w:t>
            </w:r>
            <w:r>
              <w:rPr>
                <w:rFonts w:hint="eastAsia"/>
                <w:szCs w:val="24"/>
              </w:rPr>
              <w:t>为了提高时空查询的效率，本文专门为时空矢量数据提供了一套基于时间、空间剖分的编码方案，并利用该编码方案建立时空查询索引提高时空查询效率。</w:t>
            </w:r>
            <w:r w:rsidRPr="00AD47C1">
              <w:rPr>
                <w:rFonts w:hint="eastAsia"/>
                <w:szCs w:val="24"/>
              </w:rPr>
              <w:t>时空编码是指对时空立方体的时空单元进行编码，通过降维方法将</w:t>
            </w:r>
            <w:r>
              <w:rPr>
                <w:rFonts w:hint="eastAsia"/>
                <w:szCs w:val="24"/>
              </w:rPr>
              <w:t>高</w:t>
            </w:r>
            <w:r w:rsidRPr="00AD47C1">
              <w:rPr>
                <w:rFonts w:hint="eastAsia"/>
                <w:szCs w:val="24"/>
              </w:rPr>
              <w:t>维的时空单元</w:t>
            </w:r>
            <w:r>
              <w:rPr>
                <w:rFonts w:hint="eastAsia"/>
                <w:szCs w:val="24"/>
              </w:rPr>
              <w:t>一</w:t>
            </w:r>
            <w:r w:rsidRPr="00AD47C1">
              <w:rPr>
                <w:rFonts w:hint="eastAsia"/>
                <w:szCs w:val="24"/>
              </w:rPr>
              <w:t>维</w:t>
            </w:r>
            <w:r>
              <w:rPr>
                <w:rFonts w:hint="eastAsia"/>
                <w:szCs w:val="24"/>
              </w:rPr>
              <w:t>表达。</w:t>
            </w:r>
            <w:r w:rsidR="00DF57E3">
              <w:rPr>
                <w:rFonts w:hint="eastAsia"/>
                <w:szCs w:val="24"/>
              </w:rPr>
              <w:t>而</w:t>
            </w:r>
            <w:r w:rsidRPr="00AD47C1">
              <w:rPr>
                <w:rFonts w:hint="eastAsia"/>
                <w:szCs w:val="24"/>
              </w:rPr>
              <w:t>本文将考虑两种时空编码策略，一是时空串接编码，二是时空一体编码</w:t>
            </w:r>
            <w:r>
              <w:rPr>
                <w:rFonts w:hint="eastAsia"/>
                <w:szCs w:val="24"/>
              </w:rPr>
              <w:t>。</w:t>
            </w:r>
            <w:r w:rsidRPr="00AD47C1">
              <w:rPr>
                <w:rFonts w:hint="eastAsia"/>
                <w:szCs w:val="24"/>
              </w:rPr>
              <w:t>前者</w:t>
            </w:r>
            <w:r>
              <w:rPr>
                <w:rFonts w:hint="eastAsia"/>
                <w:szCs w:val="24"/>
              </w:rPr>
              <w:t>分别</w:t>
            </w:r>
            <w:r w:rsidR="00A14C60">
              <w:rPr>
                <w:rFonts w:hint="eastAsia"/>
                <w:szCs w:val="24"/>
              </w:rPr>
              <w:t>对</w:t>
            </w:r>
            <w:r w:rsidRPr="00AD47C1">
              <w:rPr>
                <w:rFonts w:hint="eastAsia"/>
                <w:szCs w:val="24"/>
              </w:rPr>
              <w:t>时间和空间</w:t>
            </w:r>
            <w:r>
              <w:rPr>
                <w:rFonts w:hint="eastAsia"/>
                <w:szCs w:val="24"/>
              </w:rPr>
              <w:t>进行编码</w:t>
            </w:r>
            <w:r w:rsidRPr="00AD47C1">
              <w:rPr>
                <w:rFonts w:hint="eastAsia"/>
                <w:szCs w:val="24"/>
              </w:rPr>
              <w:t>，并将两种编码值串接在一起，而后者统一考虑时间和空间进行一体化编码。时空串接编码分别编码时间和空间，其中的核心问题是如何编码时间值和空间值，</w:t>
            </w:r>
            <w:r>
              <w:rPr>
                <w:rFonts w:hint="eastAsia"/>
                <w:szCs w:val="24"/>
              </w:rPr>
              <w:t>而对于时空一体编码，则是将时间看作与空间同样的维度，类似于二维的</w:t>
            </w:r>
            <w:r>
              <w:rPr>
                <w:rFonts w:hint="eastAsia"/>
                <w:szCs w:val="24"/>
              </w:rPr>
              <w:t>Z</w:t>
            </w:r>
            <w:r>
              <w:rPr>
                <w:rFonts w:hint="eastAsia"/>
                <w:szCs w:val="24"/>
              </w:rPr>
              <w:t>曲线以及</w:t>
            </w:r>
            <w:r>
              <w:rPr>
                <w:rFonts w:hint="eastAsia"/>
                <w:szCs w:val="24"/>
              </w:rPr>
              <w:t>Hilbert</w:t>
            </w:r>
            <w:r>
              <w:rPr>
                <w:rFonts w:hint="eastAsia"/>
                <w:szCs w:val="24"/>
              </w:rPr>
              <w:t>曲线扩充到三维。由于时间是无界变量，编码前一般需设置时间跨度来确定其上下界。</w:t>
            </w:r>
          </w:p>
          <w:p w:rsidR="00BD6FDB" w:rsidRDefault="00BD6FDB" w:rsidP="005B1BD7">
            <w:pPr>
              <w:pStyle w:val="a7"/>
              <w:numPr>
                <w:ilvl w:val="0"/>
                <w:numId w:val="13"/>
              </w:numPr>
              <w:spacing w:line="360" w:lineRule="auto"/>
              <w:ind w:firstLineChars="0"/>
              <w:rPr>
                <w:b/>
                <w:szCs w:val="24"/>
              </w:rPr>
            </w:pPr>
            <w:r>
              <w:rPr>
                <w:rFonts w:hint="eastAsia"/>
                <w:b/>
                <w:szCs w:val="24"/>
              </w:rPr>
              <w:t>时空对象的分布式存储方案</w:t>
            </w:r>
          </w:p>
          <w:p w:rsidR="008C4EE9" w:rsidRDefault="00BD6FDB" w:rsidP="0060008B">
            <w:pPr>
              <w:spacing w:line="360" w:lineRule="auto"/>
              <w:ind w:firstLineChars="200" w:firstLine="420"/>
              <w:rPr>
                <w:szCs w:val="24"/>
              </w:rPr>
            </w:pPr>
            <w:r>
              <w:rPr>
                <w:rFonts w:hint="eastAsia"/>
                <w:szCs w:val="24"/>
              </w:rPr>
              <w:t>为了存储矢量对象，对于一个数据集，本文在</w:t>
            </w:r>
            <w:r>
              <w:rPr>
                <w:rFonts w:hint="eastAsia"/>
                <w:szCs w:val="24"/>
              </w:rPr>
              <w:t>HBase</w:t>
            </w:r>
            <w:r>
              <w:rPr>
                <w:rFonts w:hint="eastAsia"/>
                <w:szCs w:val="24"/>
              </w:rPr>
              <w:t>数据库的基础上，设计</w:t>
            </w:r>
            <w:del w:id="150" w:author="kwan关雪峰" w:date="2019-01-08T11:50:00Z">
              <w:r w:rsidDel="00742A9F">
                <w:rPr>
                  <w:rFonts w:hint="eastAsia"/>
                  <w:szCs w:val="24"/>
                </w:rPr>
                <w:delText>了</w:delText>
              </w:r>
            </w:del>
            <w:r>
              <w:rPr>
                <w:rFonts w:hint="eastAsia"/>
                <w:szCs w:val="24"/>
              </w:rPr>
              <w:t>数据表以及索引表两个表。数据表用于存储矢量对象的所有信息。其中行键</w:t>
            </w:r>
            <w:r>
              <w:rPr>
                <w:rFonts w:hint="eastAsia"/>
                <w:szCs w:val="24"/>
              </w:rPr>
              <w:t>Rowkey</w:t>
            </w:r>
            <w:r>
              <w:rPr>
                <w:rFonts w:hint="eastAsia"/>
                <w:szCs w:val="24"/>
              </w:rPr>
              <w:t>为点线面对象的对象</w:t>
            </w:r>
            <w:r>
              <w:rPr>
                <w:rFonts w:hint="eastAsia"/>
                <w:szCs w:val="24"/>
              </w:rPr>
              <w:t>ID</w:t>
            </w:r>
            <w:r>
              <w:rPr>
                <w:rFonts w:hint="eastAsia"/>
                <w:szCs w:val="24"/>
              </w:rPr>
              <w:t>，而列族下的列用于存储序列化之后的数据，包含对象的几何数据</w:t>
            </w:r>
            <w:r w:rsidR="007B0C7B">
              <w:rPr>
                <w:rFonts w:hint="eastAsia"/>
                <w:szCs w:val="24"/>
              </w:rPr>
              <w:t>以及</w:t>
            </w:r>
            <w:r>
              <w:rPr>
                <w:rFonts w:hint="eastAsia"/>
                <w:szCs w:val="24"/>
              </w:rPr>
              <w:t>其他属性数据。</w:t>
            </w:r>
            <w:r w:rsidR="00F309A8">
              <w:rPr>
                <w:rFonts w:hint="eastAsia"/>
                <w:szCs w:val="24"/>
              </w:rPr>
              <w:t>而建立</w:t>
            </w:r>
            <w:r w:rsidR="007B0C7B">
              <w:rPr>
                <w:rFonts w:hint="eastAsia"/>
                <w:szCs w:val="24"/>
              </w:rPr>
              <w:t>索引表</w:t>
            </w:r>
            <w:r w:rsidR="00F309A8">
              <w:rPr>
                <w:rFonts w:hint="eastAsia"/>
                <w:szCs w:val="24"/>
              </w:rPr>
              <w:t>是</w:t>
            </w:r>
            <w:r w:rsidR="007B0C7B">
              <w:rPr>
                <w:rFonts w:hint="eastAsia"/>
                <w:szCs w:val="24"/>
              </w:rPr>
              <w:t>用于提高时空对象的时空查询</w:t>
            </w:r>
            <w:r w:rsidR="00F309A8">
              <w:rPr>
                <w:rFonts w:hint="eastAsia"/>
                <w:szCs w:val="24"/>
              </w:rPr>
              <w:t>检索</w:t>
            </w:r>
            <w:r w:rsidR="007B0C7B">
              <w:rPr>
                <w:rFonts w:hint="eastAsia"/>
                <w:szCs w:val="24"/>
              </w:rPr>
              <w:t>效率，</w:t>
            </w:r>
            <w:r>
              <w:rPr>
                <w:rFonts w:hint="eastAsia"/>
                <w:szCs w:val="24"/>
              </w:rPr>
              <w:t>在索引表中，本文将</w:t>
            </w:r>
            <w:r w:rsidR="00F309A8">
              <w:rPr>
                <w:rFonts w:hint="eastAsia"/>
                <w:szCs w:val="24"/>
              </w:rPr>
              <w:t>（</w:t>
            </w:r>
            <w:r w:rsidR="00F309A8">
              <w:rPr>
                <w:rFonts w:hint="eastAsia"/>
                <w:szCs w:val="24"/>
              </w:rPr>
              <w:t>1</w:t>
            </w:r>
            <w:r w:rsidR="00F309A8">
              <w:rPr>
                <w:rFonts w:hint="eastAsia"/>
                <w:szCs w:val="24"/>
              </w:rPr>
              <w:t>）介绍的</w:t>
            </w:r>
            <w:r>
              <w:rPr>
                <w:rFonts w:hint="eastAsia"/>
                <w:szCs w:val="24"/>
              </w:rPr>
              <w:t>时空一体化编码</w:t>
            </w:r>
            <w:r>
              <w:rPr>
                <w:rFonts w:hint="eastAsia"/>
                <w:szCs w:val="24"/>
              </w:rPr>
              <w:t>Index</w:t>
            </w:r>
            <w:r>
              <w:rPr>
                <w:rFonts w:hint="eastAsia"/>
                <w:szCs w:val="24"/>
              </w:rPr>
              <w:t>作为行键</w:t>
            </w:r>
            <w:r>
              <w:rPr>
                <w:rFonts w:hint="eastAsia"/>
                <w:szCs w:val="24"/>
              </w:rPr>
              <w:t>Rowkey</w:t>
            </w:r>
            <w:r>
              <w:rPr>
                <w:szCs w:val="24"/>
              </w:rPr>
              <w:t xml:space="preserve">, </w:t>
            </w:r>
            <w:r w:rsidR="00AC05D1">
              <w:rPr>
                <w:rFonts w:hint="eastAsia"/>
                <w:szCs w:val="24"/>
              </w:rPr>
              <w:t>则每一个行键</w:t>
            </w:r>
            <w:r>
              <w:rPr>
                <w:rFonts w:hint="eastAsia"/>
                <w:szCs w:val="24"/>
              </w:rPr>
              <w:t>表示一个时空单元。而</w:t>
            </w:r>
            <w:r w:rsidR="002E58C2">
              <w:rPr>
                <w:rFonts w:hint="eastAsia"/>
                <w:szCs w:val="24"/>
              </w:rPr>
              <w:t>其</w:t>
            </w:r>
            <w:r>
              <w:rPr>
                <w:rFonts w:hint="eastAsia"/>
                <w:szCs w:val="24"/>
              </w:rPr>
              <w:t>列族下的列标识为对象</w:t>
            </w:r>
            <w:r>
              <w:rPr>
                <w:rFonts w:hint="eastAsia"/>
                <w:szCs w:val="24"/>
              </w:rPr>
              <w:t>ID,</w:t>
            </w:r>
            <w:r w:rsidR="00111343">
              <w:rPr>
                <w:rFonts w:hint="eastAsia"/>
                <w:szCs w:val="24"/>
              </w:rPr>
              <w:t>且</w:t>
            </w:r>
            <w:r>
              <w:rPr>
                <w:rFonts w:hint="eastAsia"/>
                <w:szCs w:val="24"/>
              </w:rPr>
              <w:t>仅存储对象的几何信息</w:t>
            </w:r>
            <w:r w:rsidR="00B45514">
              <w:rPr>
                <w:rFonts w:hint="eastAsia"/>
                <w:szCs w:val="24"/>
              </w:rPr>
              <w:t>，</w:t>
            </w:r>
            <w:r w:rsidR="00B62835">
              <w:rPr>
                <w:rFonts w:hint="eastAsia"/>
                <w:szCs w:val="24"/>
              </w:rPr>
              <w:t>用于快速检索出空间数据</w:t>
            </w:r>
            <w:r>
              <w:rPr>
                <w:rFonts w:hint="eastAsia"/>
                <w:szCs w:val="24"/>
              </w:rPr>
              <w:t>。在</w:t>
            </w:r>
            <w:r w:rsidR="00B45514">
              <w:rPr>
                <w:rFonts w:hint="eastAsia"/>
                <w:szCs w:val="24"/>
              </w:rPr>
              <w:t>HBase</w:t>
            </w:r>
            <w:r w:rsidR="00B45514">
              <w:rPr>
                <w:rFonts w:hint="eastAsia"/>
                <w:szCs w:val="24"/>
              </w:rPr>
              <w:t>中表结构的</w:t>
            </w:r>
            <w:r>
              <w:rPr>
                <w:rFonts w:hint="eastAsia"/>
                <w:szCs w:val="24"/>
              </w:rPr>
              <w:t>每一行中，</w:t>
            </w:r>
            <w:r>
              <w:rPr>
                <w:rFonts w:hint="eastAsia"/>
                <w:szCs w:val="24"/>
              </w:rPr>
              <w:t>Rowkey</w:t>
            </w:r>
            <w:r>
              <w:rPr>
                <w:rFonts w:hint="eastAsia"/>
                <w:szCs w:val="24"/>
              </w:rPr>
              <w:t>即代表一个时空单元而该行内各列下的对象即代表该时空单元下所包含的矢量对象。</w:t>
            </w:r>
          </w:p>
          <w:p w:rsidR="00BD6FDB" w:rsidRPr="00945612" w:rsidRDefault="008C4EE9" w:rsidP="004F79FB">
            <w:pPr>
              <w:spacing w:line="360" w:lineRule="auto"/>
              <w:ind w:firstLineChars="200" w:firstLine="420"/>
              <w:rPr>
                <w:szCs w:val="24"/>
              </w:rPr>
            </w:pPr>
            <w:r>
              <w:rPr>
                <w:rFonts w:hint="eastAsia"/>
                <w:szCs w:val="24"/>
              </w:rPr>
              <w:t>对于线、面对象，</w:t>
            </w:r>
            <w:r w:rsidR="00840B5E" w:rsidRPr="00840B5E">
              <w:rPr>
                <w:rFonts w:hint="eastAsia"/>
                <w:szCs w:val="24"/>
              </w:rPr>
              <w:t>当用时空单元去近似表达时空面对象时，近似的越精确，一个时空线面对象则需要更多精细的时空单元来表达。在线面对象存储过程中，将时空</w:t>
            </w:r>
            <w:r w:rsidR="00840B5E">
              <w:rPr>
                <w:rFonts w:hint="eastAsia"/>
                <w:szCs w:val="24"/>
              </w:rPr>
              <w:t>单元</w:t>
            </w:r>
            <w:r w:rsidR="00840B5E" w:rsidRPr="00840B5E">
              <w:rPr>
                <w:rFonts w:hint="eastAsia"/>
                <w:szCs w:val="24"/>
              </w:rPr>
              <w:t>作为键</w:t>
            </w:r>
            <w:r w:rsidR="00840B5E">
              <w:rPr>
                <w:rFonts w:hint="eastAsia"/>
                <w:szCs w:val="24"/>
              </w:rPr>
              <w:t>时候</w:t>
            </w:r>
            <w:r w:rsidR="00840B5E" w:rsidRPr="00840B5E">
              <w:rPr>
                <w:rFonts w:hint="eastAsia"/>
                <w:szCs w:val="24"/>
              </w:rPr>
              <w:t>，则一个线面对象可能在多个不同的键中都</w:t>
            </w:r>
            <w:r w:rsidR="002E5803">
              <w:rPr>
                <w:rFonts w:hint="eastAsia"/>
                <w:szCs w:val="24"/>
              </w:rPr>
              <w:t>得</w:t>
            </w:r>
            <w:r w:rsidR="00840B5E" w:rsidRPr="00840B5E">
              <w:rPr>
                <w:rFonts w:hint="eastAsia"/>
                <w:szCs w:val="24"/>
              </w:rPr>
              <w:t>存储</w:t>
            </w:r>
            <w:r w:rsidR="002E5803">
              <w:rPr>
                <w:rFonts w:hint="eastAsia"/>
                <w:szCs w:val="24"/>
              </w:rPr>
              <w:t>一份</w:t>
            </w:r>
            <w:r w:rsidR="00840B5E" w:rsidRPr="00840B5E">
              <w:rPr>
                <w:rFonts w:hint="eastAsia"/>
                <w:szCs w:val="24"/>
              </w:rPr>
              <w:t>。综合存储的空间效率和查询的时间效率，本设计用尽可能精细的时空单元去逼近时空线面对象，但又使得线面</w:t>
            </w:r>
            <w:r w:rsidR="00840B5E" w:rsidRPr="00840B5E">
              <w:rPr>
                <w:rFonts w:hint="eastAsia"/>
                <w:szCs w:val="24"/>
              </w:rPr>
              <w:lastRenderedPageBreak/>
              <w:t>对象最多落在</w:t>
            </w:r>
            <w:r w:rsidR="00840B5E" w:rsidRPr="00840B5E">
              <w:rPr>
                <w:rFonts w:hint="eastAsia"/>
                <w:szCs w:val="24"/>
              </w:rPr>
              <w:t>4</w:t>
            </w:r>
            <w:r w:rsidR="00840B5E" w:rsidRPr="00840B5E">
              <w:rPr>
                <w:rFonts w:hint="eastAsia"/>
                <w:szCs w:val="24"/>
              </w:rPr>
              <w:t>个时空单元内，即任意一个线面对象最多不超过</w:t>
            </w:r>
            <w:r w:rsidR="00840B5E" w:rsidRPr="00840B5E">
              <w:rPr>
                <w:rFonts w:hint="eastAsia"/>
                <w:szCs w:val="24"/>
              </w:rPr>
              <w:t>4</w:t>
            </w:r>
            <w:r w:rsidR="00840B5E" w:rsidRPr="00840B5E">
              <w:rPr>
                <w:rFonts w:hint="eastAsia"/>
                <w:szCs w:val="24"/>
              </w:rPr>
              <w:t>分冗余存储。</w:t>
            </w:r>
          </w:p>
          <w:p w:rsidR="005B1BD7" w:rsidRDefault="0060008B" w:rsidP="005B1BD7">
            <w:pPr>
              <w:pStyle w:val="a7"/>
              <w:numPr>
                <w:ilvl w:val="0"/>
                <w:numId w:val="13"/>
              </w:numPr>
              <w:spacing w:line="360" w:lineRule="auto"/>
              <w:ind w:firstLineChars="0"/>
              <w:rPr>
                <w:b/>
                <w:szCs w:val="24"/>
              </w:rPr>
            </w:pPr>
            <w:r>
              <w:rPr>
                <w:rFonts w:hint="eastAsia"/>
                <w:b/>
                <w:szCs w:val="24"/>
              </w:rPr>
              <w:t>数据</w:t>
            </w:r>
            <w:r w:rsidR="005B1BD7" w:rsidRPr="00B71BE2">
              <w:rPr>
                <w:rFonts w:hint="eastAsia"/>
                <w:b/>
                <w:szCs w:val="24"/>
              </w:rPr>
              <w:t>批导入</w:t>
            </w:r>
          </w:p>
          <w:p w:rsidR="0060008B" w:rsidRPr="009474A8" w:rsidRDefault="0060008B" w:rsidP="009474A8">
            <w:pPr>
              <w:spacing w:line="360" w:lineRule="auto"/>
              <w:ind w:firstLineChars="200" w:firstLine="420"/>
              <w:rPr>
                <w:szCs w:val="24"/>
              </w:rPr>
            </w:pPr>
            <w:r w:rsidRPr="0060008B">
              <w:rPr>
                <w:rFonts w:hint="eastAsia"/>
                <w:szCs w:val="24"/>
              </w:rPr>
              <w:t>利用</w:t>
            </w:r>
            <w:r w:rsidRPr="0060008B">
              <w:rPr>
                <w:rFonts w:hint="eastAsia"/>
                <w:szCs w:val="24"/>
              </w:rPr>
              <w:t>HBase</w:t>
            </w:r>
            <w:r w:rsidRPr="0060008B">
              <w:rPr>
                <w:rFonts w:hint="eastAsia"/>
                <w:szCs w:val="24"/>
              </w:rPr>
              <w:t>的</w:t>
            </w:r>
            <w:r w:rsidRPr="0060008B">
              <w:rPr>
                <w:rFonts w:hint="eastAsia"/>
                <w:szCs w:val="24"/>
              </w:rPr>
              <w:t>API</w:t>
            </w:r>
            <w:r w:rsidRPr="0060008B">
              <w:rPr>
                <w:rFonts w:hint="eastAsia"/>
                <w:szCs w:val="24"/>
              </w:rPr>
              <w:t>接口，可以逐条导入</w:t>
            </w:r>
            <w:r>
              <w:rPr>
                <w:rFonts w:hint="eastAsia"/>
                <w:szCs w:val="24"/>
              </w:rPr>
              <w:t>数据记录到数据表中以及索引表中，但是对于导入海量的时空数据时，则非常耗时，需引入高效率的数据批导入</w:t>
            </w:r>
            <w:r w:rsidR="00FF62BA">
              <w:rPr>
                <w:rFonts w:hint="eastAsia"/>
                <w:szCs w:val="24"/>
              </w:rPr>
              <w:t>Bulkload</w:t>
            </w:r>
            <w:r w:rsidR="00FF62BA">
              <w:rPr>
                <w:rFonts w:hint="eastAsia"/>
                <w:szCs w:val="24"/>
              </w:rPr>
              <w:t>方式</w:t>
            </w:r>
            <w:r>
              <w:rPr>
                <w:rFonts w:hint="eastAsia"/>
                <w:szCs w:val="24"/>
              </w:rPr>
              <w:t>。</w:t>
            </w:r>
            <w:r w:rsidR="00FF62BA" w:rsidRPr="00FF62BA">
              <w:rPr>
                <w:szCs w:val="24"/>
              </w:rPr>
              <w:t>HBase</w:t>
            </w:r>
            <w:r w:rsidR="00FF62BA" w:rsidRPr="00FF62BA">
              <w:rPr>
                <w:szCs w:val="24"/>
              </w:rPr>
              <w:t>的数据实际上是以特定格式存储在</w:t>
            </w:r>
            <w:r w:rsidR="00FF62BA" w:rsidRPr="00FF62BA">
              <w:rPr>
                <w:szCs w:val="24"/>
              </w:rPr>
              <w:t xml:space="preserve"> HDFS </w:t>
            </w:r>
            <w:r w:rsidR="00FF62BA" w:rsidRPr="00FF62BA">
              <w:rPr>
                <w:szCs w:val="24"/>
              </w:rPr>
              <w:t>上的，因而</w:t>
            </w:r>
            <w:r w:rsidR="00FF62BA" w:rsidRPr="00FF62BA">
              <w:rPr>
                <w:szCs w:val="24"/>
              </w:rPr>
              <w:t xml:space="preserve"> Bulk Load </w:t>
            </w:r>
            <w:r w:rsidR="00FF62BA" w:rsidRPr="00FF62BA">
              <w:rPr>
                <w:szCs w:val="24"/>
              </w:rPr>
              <w:t>就是先将数据按照</w:t>
            </w:r>
            <w:r w:rsidR="00FF62BA" w:rsidRPr="00FF62BA">
              <w:rPr>
                <w:szCs w:val="24"/>
              </w:rPr>
              <w:t>HBase</w:t>
            </w:r>
            <w:r w:rsidR="00FF62BA" w:rsidRPr="00FF62BA">
              <w:rPr>
                <w:szCs w:val="24"/>
              </w:rPr>
              <w:t>的内部数据格式生成持久化的</w:t>
            </w:r>
            <w:r w:rsidR="00FF62BA" w:rsidRPr="00FF62BA">
              <w:rPr>
                <w:szCs w:val="24"/>
              </w:rPr>
              <w:t xml:space="preserve"> HFile </w:t>
            </w:r>
            <w:r w:rsidR="00FF62BA" w:rsidRPr="00FF62BA">
              <w:rPr>
                <w:szCs w:val="24"/>
              </w:rPr>
              <w:t>文件，然后复制到合适的位置并通知</w:t>
            </w:r>
            <w:r w:rsidR="00FF62BA" w:rsidRPr="00FF62BA">
              <w:rPr>
                <w:szCs w:val="24"/>
              </w:rPr>
              <w:t xml:space="preserve"> RegionServer </w:t>
            </w:r>
            <w:r w:rsidR="00FF62BA" w:rsidRPr="00FF62BA">
              <w:rPr>
                <w:szCs w:val="24"/>
              </w:rPr>
              <w:t>，即完成巨量数据的入库。在生成</w:t>
            </w:r>
            <w:r w:rsidR="00FF62BA" w:rsidRPr="00FF62BA">
              <w:rPr>
                <w:szCs w:val="24"/>
              </w:rPr>
              <w:t xml:space="preserve"> HFile </w:t>
            </w:r>
            <w:r w:rsidR="00FF62BA" w:rsidRPr="00FF62BA">
              <w:rPr>
                <w:szCs w:val="24"/>
              </w:rPr>
              <w:t>时无需占用</w:t>
            </w:r>
            <w:r w:rsidR="00FF62BA" w:rsidRPr="00FF62BA">
              <w:rPr>
                <w:szCs w:val="24"/>
              </w:rPr>
              <w:t xml:space="preserve"> Region </w:t>
            </w:r>
            <w:r w:rsidR="00FF62BA" w:rsidRPr="00FF62BA">
              <w:rPr>
                <w:szCs w:val="24"/>
              </w:rPr>
              <w:t>资源，降低了</w:t>
            </w:r>
            <w:r w:rsidR="00FF62BA" w:rsidRPr="00FF62BA">
              <w:rPr>
                <w:szCs w:val="24"/>
              </w:rPr>
              <w:t xml:space="preserve"> HBase </w:t>
            </w:r>
            <w:r w:rsidR="00FF62BA" w:rsidRPr="00FF62BA">
              <w:rPr>
                <w:szCs w:val="24"/>
              </w:rPr>
              <w:t>节点的写入压力，在大量数据写入时能极大地提高写入效率。</w:t>
            </w:r>
          </w:p>
          <w:p w:rsidR="007E5B41" w:rsidRPr="00B71BE2" w:rsidRDefault="007E5B41" w:rsidP="007E5B41">
            <w:pPr>
              <w:pStyle w:val="a7"/>
              <w:numPr>
                <w:ilvl w:val="0"/>
                <w:numId w:val="13"/>
              </w:numPr>
              <w:spacing w:line="360" w:lineRule="auto"/>
              <w:ind w:firstLineChars="0"/>
              <w:rPr>
                <w:b/>
                <w:szCs w:val="24"/>
              </w:rPr>
            </w:pPr>
            <w:r w:rsidRPr="00B71BE2">
              <w:rPr>
                <w:rFonts w:hint="eastAsia"/>
                <w:b/>
                <w:szCs w:val="24"/>
              </w:rPr>
              <w:t>时空范围</w:t>
            </w:r>
            <w:r w:rsidR="005B1BD7" w:rsidRPr="00B71BE2">
              <w:rPr>
                <w:rFonts w:hint="eastAsia"/>
                <w:b/>
                <w:szCs w:val="24"/>
              </w:rPr>
              <w:t>、</w:t>
            </w:r>
            <w:del w:id="151" w:author="kwan关雪峰" w:date="2019-01-08T11:50:00Z">
              <w:r w:rsidR="005B1BD7" w:rsidRPr="00B71BE2" w:rsidDel="00742A9F">
                <w:rPr>
                  <w:rFonts w:hint="eastAsia"/>
                  <w:b/>
                  <w:szCs w:val="24"/>
                </w:rPr>
                <w:delText>knn</w:delText>
              </w:r>
            </w:del>
            <w:ins w:id="152" w:author="kwan关雪峰" w:date="2019-01-08T11:50:00Z">
              <w:r w:rsidR="00742A9F">
                <w:rPr>
                  <w:rFonts w:hint="eastAsia"/>
                  <w:b/>
                  <w:szCs w:val="24"/>
                </w:rPr>
                <w:t>KNN</w:t>
              </w:r>
            </w:ins>
            <w:bookmarkStart w:id="153" w:name="_GoBack"/>
            <w:bookmarkEnd w:id="153"/>
            <w:r w:rsidRPr="00B71BE2">
              <w:rPr>
                <w:rFonts w:hint="eastAsia"/>
                <w:b/>
                <w:szCs w:val="24"/>
              </w:rPr>
              <w:t>查询</w:t>
            </w:r>
          </w:p>
          <w:p w:rsidR="00CE69E5" w:rsidRPr="00CE69E5" w:rsidRDefault="00792614" w:rsidP="00373E08">
            <w:pPr>
              <w:spacing w:line="360" w:lineRule="auto"/>
              <w:ind w:firstLineChars="200" w:firstLine="420"/>
              <w:rPr>
                <w:szCs w:val="24"/>
              </w:rPr>
            </w:pPr>
            <w:r>
              <w:rPr>
                <w:rFonts w:hint="eastAsia"/>
                <w:szCs w:val="24"/>
              </w:rPr>
              <w:t>在基于时空剖分的时空编码方案下，一个时空</w:t>
            </w:r>
            <w:r w:rsidR="00373E08">
              <w:rPr>
                <w:rFonts w:hint="eastAsia"/>
                <w:szCs w:val="24"/>
              </w:rPr>
              <w:t>范围、</w:t>
            </w:r>
            <w:r w:rsidR="00373E08">
              <w:rPr>
                <w:rFonts w:hint="eastAsia"/>
                <w:szCs w:val="24"/>
              </w:rPr>
              <w:t>knn</w:t>
            </w:r>
            <w:r>
              <w:rPr>
                <w:rFonts w:hint="eastAsia"/>
                <w:szCs w:val="24"/>
              </w:rPr>
              <w:t>查询都将转换为多个一维的</w:t>
            </w:r>
            <w:r>
              <w:rPr>
                <w:rFonts w:hint="eastAsia"/>
                <w:szCs w:val="24"/>
              </w:rPr>
              <w:t>Range</w:t>
            </w:r>
            <w:r>
              <w:rPr>
                <w:rFonts w:hint="eastAsia"/>
                <w:szCs w:val="24"/>
              </w:rPr>
              <w:t>段查询条件，</w:t>
            </w:r>
            <w:r w:rsidR="00B30940">
              <w:rPr>
                <w:rFonts w:hint="eastAsia"/>
                <w:szCs w:val="24"/>
              </w:rPr>
              <w:t>且在</w:t>
            </w:r>
            <w:r w:rsidR="00B30940">
              <w:rPr>
                <w:rFonts w:hint="eastAsia"/>
                <w:szCs w:val="24"/>
              </w:rPr>
              <w:t>HBase</w:t>
            </w:r>
            <w:r w:rsidR="00B30940">
              <w:rPr>
                <w:rFonts w:hint="eastAsia"/>
                <w:szCs w:val="24"/>
              </w:rPr>
              <w:t>中一个</w:t>
            </w:r>
            <w:r w:rsidR="00B30940">
              <w:rPr>
                <w:rFonts w:hint="eastAsia"/>
                <w:szCs w:val="24"/>
              </w:rPr>
              <w:t>Range</w:t>
            </w:r>
            <w:r w:rsidR="00B30940">
              <w:rPr>
                <w:rFonts w:hint="eastAsia"/>
                <w:szCs w:val="24"/>
              </w:rPr>
              <w:t>段则需要一次</w:t>
            </w:r>
            <w:r w:rsidR="00B30940">
              <w:rPr>
                <w:rFonts w:hint="eastAsia"/>
                <w:szCs w:val="24"/>
              </w:rPr>
              <w:t>Scan</w:t>
            </w:r>
            <w:r w:rsidR="00B30940">
              <w:rPr>
                <w:rFonts w:hint="eastAsia"/>
                <w:szCs w:val="24"/>
              </w:rPr>
              <w:t>操作</w:t>
            </w:r>
            <w:r w:rsidR="00710848">
              <w:rPr>
                <w:rFonts w:hint="eastAsia"/>
                <w:szCs w:val="24"/>
              </w:rPr>
              <w:t>，</w:t>
            </w:r>
            <w:r w:rsidR="00710848">
              <w:rPr>
                <w:rFonts w:hint="eastAsia"/>
                <w:szCs w:val="24"/>
              </w:rPr>
              <w:t>Scan</w:t>
            </w:r>
            <w:r w:rsidR="00710848">
              <w:rPr>
                <w:rFonts w:hint="eastAsia"/>
                <w:szCs w:val="24"/>
              </w:rPr>
              <w:t>操作的次数越多，越影响时空范围</w:t>
            </w:r>
            <w:r w:rsidR="00F80E8F">
              <w:rPr>
                <w:rFonts w:hint="eastAsia"/>
                <w:szCs w:val="24"/>
              </w:rPr>
              <w:t>查询</w:t>
            </w:r>
            <w:r w:rsidR="00710848">
              <w:rPr>
                <w:rFonts w:hint="eastAsia"/>
                <w:szCs w:val="24"/>
              </w:rPr>
              <w:t>的效率</w:t>
            </w:r>
            <w:r w:rsidR="00B30940">
              <w:rPr>
                <w:rFonts w:hint="eastAsia"/>
                <w:szCs w:val="24"/>
              </w:rPr>
              <w:t>。</w:t>
            </w:r>
            <w:r w:rsidR="009474A8">
              <w:rPr>
                <w:rFonts w:hint="eastAsia"/>
                <w:szCs w:val="24"/>
              </w:rPr>
              <w:t>由于编码降维的原因，</w:t>
            </w:r>
            <w:r w:rsidR="009756A4">
              <w:rPr>
                <w:rFonts w:hint="eastAsia"/>
                <w:szCs w:val="24"/>
              </w:rPr>
              <w:t>多个</w:t>
            </w:r>
            <w:r w:rsidR="009756A4">
              <w:rPr>
                <w:rFonts w:hint="eastAsia"/>
                <w:szCs w:val="24"/>
              </w:rPr>
              <w:t>Range</w:t>
            </w:r>
            <w:r w:rsidR="009756A4">
              <w:rPr>
                <w:rFonts w:hint="eastAsia"/>
                <w:szCs w:val="24"/>
              </w:rPr>
              <w:t>段在</w:t>
            </w:r>
            <w:r w:rsidR="00E33140">
              <w:rPr>
                <w:rFonts w:hint="eastAsia"/>
                <w:szCs w:val="24"/>
              </w:rPr>
              <w:t>HBase</w:t>
            </w:r>
            <w:r w:rsidR="00E33140">
              <w:rPr>
                <w:rFonts w:hint="eastAsia"/>
                <w:szCs w:val="24"/>
              </w:rPr>
              <w:t>初步获取的数据</w:t>
            </w:r>
            <w:r w:rsidR="00C2739D">
              <w:rPr>
                <w:rFonts w:hint="eastAsia"/>
                <w:szCs w:val="24"/>
              </w:rPr>
              <w:t>中</w:t>
            </w:r>
            <w:r w:rsidR="007A59AB">
              <w:rPr>
                <w:rFonts w:hint="eastAsia"/>
                <w:szCs w:val="24"/>
              </w:rPr>
              <w:t>可能</w:t>
            </w:r>
            <w:r w:rsidR="00C2739D">
              <w:rPr>
                <w:rFonts w:hint="eastAsia"/>
                <w:szCs w:val="24"/>
              </w:rPr>
              <w:t>会包含不在查询范围内的结果</w:t>
            </w:r>
            <w:r w:rsidR="00E33140">
              <w:rPr>
                <w:rFonts w:hint="eastAsia"/>
                <w:szCs w:val="24"/>
              </w:rPr>
              <w:t>，</w:t>
            </w:r>
            <w:r w:rsidR="00710848">
              <w:rPr>
                <w:rFonts w:hint="eastAsia"/>
                <w:szCs w:val="24"/>
              </w:rPr>
              <w:t>称之为</w:t>
            </w:r>
            <w:r w:rsidR="00710848">
              <w:rPr>
                <w:rFonts w:hint="eastAsia"/>
                <w:szCs w:val="24"/>
              </w:rPr>
              <w:t>False</w:t>
            </w:r>
            <w:r w:rsidR="00710848">
              <w:rPr>
                <w:szCs w:val="24"/>
              </w:rPr>
              <w:t xml:space="preserve"> </w:t>
            </w:r>
            <w:r w:rsidR="00710848">
              <w:rPr>
                <w:rFonts w:hint="eastAsia"/>
                <w:szCs w:val="24"/>
              </w:rPr>
              <w:t>Positive</w:t>
            </w:r>
            <w:r w:rsidR="0087667A">
              <w:rPr>
                <w:rFonts w:hint="eastAsia"/>
                <w:szCs w:val="24"/>
              </w:rPr>
              <w:t>。</w:t>
            </w:r>
            <w:r w:rsidR="00CC5F38">
              <w:rPr>
                <w:rFonts w:hint="eastAsia"/>
                <w:szCs w:val="24"/>
              </w:rPr>
              <w:t>而为了给客户返回精确的结</w:t>
            </w:r>
            <w:r w:rsidR="00CE13F6">
              <w:rPr>
                <w:rFonts w:hint="eastAsia"/>
                <w:szCs w:val="24"/>
              </w:rPr>
              <w:t>果</w:t>
            </w:r>
            <w:r w:rsidR="00CC5F38">
              <w:rPr>
                <w:rFonts w:hint="eastAsia"/>
                <w:szCs w:val="24"/>
              </w:rPr>
              <w:t>，</w:t>
            </w:r>
            <w:r w:rsidR="0087667A">
              <w:rPr>
                <w:rFonts w:hint="eastAsia"/>
                <w:szCs w:val="24"/>
              </w:rPr>
              <w:t>False</w:t>
            </w:r>
            <w:r w:rsidR="0087667A">
              <w:rPr>
                <w:szCs w:val="24"/>
              </w:rPr>
              <w:t xml:space="preserve"> </w:t>
            </w:r>
            <w:r w:rsidR="0087667A">
              <w:rPr>
                <w:rFonts w:hint="eastAsia"/>
                <w:szCs w:val="24"/>
              </w:rPr>
              <w:t>Positive</w:t>
            </w:r>
            <w:r w:rsidR="00E75FDD">
              <w:rPr>
                <w:rFonts w:hint="eastAsia"/>
                <w:szCs w:val="24"/>
              </w:rPr>
              <w:t>后续</w:t>
            </w:r>
            <w:r w:rsidR="00E33140">
              <w:rPr>
                <w:rFonts w:hint="eastAsia"/>
                <w:szCs w:val="24"/>
              </w:rPr>
              <w:t>需要进一步过滤掉</w:t>
            </w:r>
            <w:r w:rsidR="00FE6A4C">
              <w:rPr>
                <w:rFonts w:hint="eastAsia"/>
                <w:szCs w:val="24"/>
              </w:rPr>
              <w:t>，若</w:t>
            </w:r>
            <w:r w:rsidR="00FE6A4C">
              <w:rPr>
                <w:rFonts w:hint="eastAsia"/>
                <w:szCs w:val="24"/>
              </w:rPr>
              <w:t>False</w:t>
            </w:r>
            <w:r w:rsidR="00FE6A4C">
              <w:rPr>
                <w:szCs w:val="24"/>
              </w:rPr>
              <w:t xml:space="preserve"> </w:t>
            </w:r>
            <w:r w:rsidR="00FE6A4C">
              <w:rPr>
                <w:rFonts w:hint="eastAsia"/>
                <w:szCs w:val="24"/>
              </w:rPr>
              <w:t>Positive</w:t>
            </w:r>
            <w:r w:rsidR="008B3183">
              <w:rPr>
                <w:rFonts w:hint="eastAsia"/>
                <w:szCs w:val="24"/>
              </w:rPr>
              <w:t>的数量</w:t>
            </w:r>
            <w:r w:rsidR="00FE6A4C">
              <w:rPr>
                <w:rFonts w:hint="eastAsia"/>
                <w:szCs w:val="24"/>
              </w:rPr>
              <w:t>远远大于查询的真实结果</w:t>
            </w:r>
            <w:r w:rsidR="008B3183">
              <w:rPr>
                <w:rFonts w:hint="eastAsia"/>
                <w:szCs w:val="24"/>
              </w:rPr>
              <w:t>的数量</w:t>
            </w:r>
            <w:r w:rsidR="00FE6A4C">
              <w:rPr>
                <w:rFonts w:hint="eastAsia"/>
                <w:szCs w:val="24"/>
              </w:rPr>
              <w:t>，则</w:t>
            </w:r>
            <w:r w:rsidR="0099144C">
              <w:rPr>
                <w:rFonts w:hint="eastAsia"/>
                <w:szCs w:val="24"/>
              </w:rPr>
              <w:t>会</w:t>
            </w:r>
            <w:r w:rsidR="00307B44">
              <w:rPr>
                <w:rFonts w:hint="eastAsia"/>
                <w:szCs w:val="24"/>
              </w:rPr>
              <w:t>大幅度</w:t>
            </w:r>
            <w:r w:rsidR="0099144C">
              <w:rPr>
                <w:rFonts w:hint="eastAsia"/>
                <w:szCs w:val="24"/>
              </w:rPr>
              <w:t>提高</w:t>
            </w:r>
            <w:r w:rsidR="00FE6A4C">
              <w:rPr>
                <w:rFonts w:hint="eastAsia"/>
                <w:szCs w:val="24"/>
              </w:rPr>
              <w:t>查询的</w:t>
            </w:r>
            <w:r w:rsidR="0099144C">
              <w:rPr>
                <w:rFonts w:hint="eastAsia"/>
                <w:szCs w:val="24"/>
              </w:rPr>
              <w:t>延迟</w:t>
            </w:r>
            <w:r w:rsidR="00C2739D">
              <w:rPr>
                <w:rFonts w:hint="eastAsia"/>
                <w:szCs w:val="24"/>
              </w:rPr>
              <w:t>。</w:t>
            </w:r>
            <w:r w:rsidR="002D71D6">
              <w:rPr>
                <w:rFonts w:hint="eastAsia"/>
                <w:szCs w:val="24"/>
              </w:rPr>
              <w:t>如果合并</w:t>
            </w:r>
            <w:r w:rsidR="002D71D6">
              <w:rPr>
                <w:rFonts w:hint="eastAsia"/>
                <w:szCs w:val="24"/>
              </w:rPr>
              <w:t>Range</w:t>
            </w:r>
            <w:r w:rsidR="002D71D6">
              <w:rPr>
                <w:rFonts w:hint="eastAsia"/>
                <w:szCs w:val="24"/>
              </w:rPr>
              <w:t>数量</w:t>
            </w:r>
            <w:r w:rsidR="001A5D88">
              <w:rPr>
                <w:rFonts w:hint="eastAsia"/>
                <w:szCs w:val="24"/>
              </w:rPr>
              <w:t>，虽然可以减少向</w:t>
            </w:r>
            <w:r w:rsidR="001A5D88">
              <w:rPr>
                <w:rFonts w:hint="eastAsia"/>
                <w:szCs w:val="24"/>
              </w:rPr>
              <w:t>HBase</w:t>
            </w:r>
            <w:r w:rsidR="001A5D88">
              <w:rPr>
                <w:rFonts w:hint="eastAsia"/>
                <w:szCs w:val="24"/>
              </w:rPr>
              <w:t>服务端的</w:t>
            </w:r>
            <w:r w:rsidR="001A5D88">
              <w:rPr>
                <w:rFonts w:hint="eastAsia"/>
                <w:szCs w:val="24"/>
              </w:rPr>
              <w:t>Scan</w:t>
            </w:r>
            <w:r w:rsidR="001A5D88">
              <w:rPr>
                <w:rFonts w:hint="eastAsia"/>
                <w:szCs w:val="24"/>
              </w:rPr>
              <w:t>操作次数，</w:t>
            </w:r>
            <w:r w:rsidR="003854D4">
              <w:rPr>
                <w:rFonts w:hint="eastAsia"/>
                <w:szCs w:val="24"/>
              </w:rPr>
              <w:t>但同时也</w:t>
            </w:r>
            <w:r w:rsidR="002D71D6">
              <w:rPr>
                <w:rFonts w:hint="eastAsia"/>
                <w:szCs w:val="24"/>
              </w:rPr>
              <w:t>会进一步增加</w:t>
            </w:r>
            <w:r w:rsidR="002D71D6">
              <w:rPr>
                <w:rFonts w:hint="eastAsia"/>
                <w:szCs w:val="24"/>
              </w:rPr>
              <w:t>False</w:t>
            </w:r>
            <w:r w:rsidR="002D71D6">
              <w:rPr>
                <w:szCs w:val="24"/>
              </w:rPr>
              <w:t xml:space="preserve"> </w:t>
            </w:r>
            <w:r w:rsidR="002D71D6">
              <w:rPr>
                <w:rFonts w:hint="eastAsia"/>
                <w:szCs w:val="24"/>
              </w:rPr>
              <w:t>Positive</w:t>
            </w:r>
            <w:r w:rsidR="002D71D6">
              <w:rPr>
                <w:rFonts w:hint="eastAsia"/>
                <w:szCs w:val="24"/>
              </w:rPr>
              <w:t>的数量。本文旨在考虑到时空数据</w:t>
            </w:r>
            <w:r w:rsidR="00F15D76">
              <w:rPr>
                <w:rFonts w:hint="eastAsia"/>
                <w:szCs w:val="24"/>
              </w:rPr>
              <w:t>的</w:t>
            </w:r>
            <w:r w:rsidR="002D71D6">
              <w:rPr>
                <w:rFonts w:hint="eastAsia"/>
                <w:szCs w:val="24"/>
              </w:rPr>
              <w:t>分布</w:t>
            </w:r>
            <w:r w:rsidR="00F15D76">
              <w:rPr>
                <w:rFonts w:hint="eastAsia"/>
                <w:szCs w:val="24"/>
              </w:rPr>
              <w:t>情况</w:t>
            </w:r>
            <w:r w:rsidR="002D71D6">
              <w:rPr>
                <w:rFonts w:hint="eastAsia"/>
                <w:szCs w:val="24"/>
              </w:rPr>
              <w:t>，合并</w:t>
            </w:r>
            <w:r w:rsidR="00167CE8">
              <w:rPr>
                <w:rFonts w:hint="eastAsia"/>
                <w:szCs w:val="24"/>
              </w:rPr>
              <w:t>适宜的</w:t>
            </w:r>
            <w:r w:rsidR="002D71D6">
              <w:rPr>
                <w:rFonts w:hint="eastAsia"/>
                <w:szCs w:val="24"/>
              </w:rPr>
              <w:t>Range</w:t>
            </w:r>
            <w:r w:rsidR="002D71D6">
              <w:rPr>
                <w:rFonts w:hint="eastAsia"/>
                <w:szCs w:val="24"/>
              </w:rPr>
              <w:t>且同时使得</w:t>
            </w:r>
            <w:r w:rsidR="002D71D6">
              <w:rPr>
                <w:rFonts w:hint="eastAsia"/>
                <w:szCs w:val="24"/>
              </w:rPr>
              <w:t>False</w:t>
            </w:r>
            <w:r w:rsidR="002D71D6">
              <w:rPr>
                <w:szCs w:val="24"/>
              </w:rPr>
              <w:t xml:space="preserve"> </w:t>
            </w:r>
            <w:r w:rsidR="002D71D6">
              <w:rPr>
                <w:rFonts w:hint="eastAsia"/>
                <w:szCs w:val="24"/>
              </w:rPr>
              <w:t>Positive</w:t>
            </w:r>
            <w:r w:rsidR="002D71D6">
              <w:rPr>
                <w:rFonts w:hint="eastAsia"/>
                <w:szCs w:val="24"/>
              </w:rPr>
              <w:t>相对平稳不增加过多</w:t>
            </w:r>
            <w:r w:rsidR="00062D63">
              <w:rPr>
                <w:rFonts w:hint="eastAsia"/>
                <w:szCs w:val="24"/>
              </w:rPr>
              <w:t>，权衡</w:t>
            </w:r>
            <w:r w:rsidR="00062D63">
              <w:rPr>
                <w:rFonts w:hint="eastAsia"/>
                <w:szCs w:val="24"/>
              </w:rPr>
              <w:t>Scan</w:t>
            </w:r>
            <w:r w:rsidR="00062D63">
              <w:rPr>
                <w:rFonts w:hint="eastAsia"/>
                <w:szCs w:val="24"/>
              </w:rPr>
              <w:t>操作</w:t>
            </w:r>
            <w:r w:rsidR="000137A0">
              <w:rPr>
                <w:rFonts w:hint="eastAsia"/>
                <w:szCs w:val="24"/>
              </w:rPr>
              <w:t>次数</w:t>
            </w:r>
            <w:r w:rsidR="00062D63">
              <w:rPr>
                <w:rFonts w:hint="eastAsia"/>
                <w:szCs w:val="24"/>
              </w:rPr>
              <w:t>及</w:t>
            </w:r>
            <w:r w:rsidR="00062D63">
              <w:rPr>
                <w:rFonts w:hint="eastAsia"/>
                <w:szCs w:val="24"/>
              </w:rPr>
              <w:t>False</w:t>
            </w:r>
            <w:r w:rsidR="00062D63">
              <w:rPr>
                <w:szCs w:val="24"/>
              </w:rPr>
              <w:t xml:space="preserve"> </w:t>
            </w:r>
            <w:r w:rsidR="00062D63">
              <w:rPr>
                <w:rFonts w:hint="eastAsia"/>
                <w:szCs w:val="24"/>
              </w:rPr>
              <w:t>Positive</w:t>
            </w:r>
            <w:r w:rsidR="00062D63">
              <w:rPr>
                <w:rFonts w:hint="eastAsia"/>
                <w:szCs w:val="24"/>
              </w:rPr>
              <w:t>的个数，从整体上提高时空查询效率</w:t>
            </w:r>
            <w:r w:rsidR="002D71D6">
              <w:rPr>
                <w:rFonts w:hint="eastAsia"/>
                <w:szCs w:val="24"/>
              </w:rPr>
              <w:t>。</w:t>
            </w:r>
            <w:r w:rsidR="00A50A32" w:rsidRPr="008B2623">
              <w:rPr>
                <w:rFonts w:hint="eastAsia"/>
                <w:szCs w:val="24"/>
              </w:rPr>
              <w:t>HBase</w:t>
            </w:r>
            <w:r w:rsidR="00A50A32" w:rsidRPr="008B2623">
              <w:rPr>
                <w:rFonts w:hint="eastAsia"/>
                <w:szCs w:val="24"/>
              </w:rPr>
              <w:t>的协处理器（</w:t>
            </w:r>
            <w:r w:rsidR="00A50A32" w:rsidRPr="008B2623">
              <w:rPr>
                <w:rFonts w:hint="eastAsia"/>
                <w:szCs w:val="24"/>
              </w:rPr>
              <w:t>Coprocessor</w:t>
            </w:r>
            <w:r w:rsidR="00A50A32" w:rsidRPr="008B2623">
              <w:rPr>
                <w:rFonts w:hint="eastAsia"/>
                <w:szCs w:val="24"/>
              </w:rPr>
              <w:t>）其主要思想即是把复杂的处理环节，分发到各个</w:t>
            </w:r>
            <w:r w:rsidR="00A50A32" w:rsidRPr="008B2623">
              <w:rPr>
                <w:rFonts w:hint="eastAsia"/>
                <w:szCs w:val="24"/>
              </w:rPr>
              <w:t>RegionServer</w:t>
            </w:r>
            <w:r w:rsidR="00A50A32" w:rsidRPr="008B2623">
              <w:rPr>
                <w:rFonts w:hint="eastAsia"/>
                <w:szCs w:val="24"/>
              </w:rPr>
              <w:t>节点上，使得大部分计算可以在数据库端处理完成，从而提高了处理的效率；加之服务器只返回处理后的结果给客户端，客户端只需进行较小的部分计算，这既减小网络传输的损耗和耗时，也缓解了客户端的压力，在性能方面也是很大的提升。</w:t>
            </w:r>
            <w:r w:rsidR="00A50A32">
              <w:rPr>
                <w:rFonts w:hint="eastAsia"/>
                <w:szCs w:val="24"/>
              </w:rPr>
              <w:t>而对于</w:t>
            </w:r>
            <w:r w:rsidR="00A50A32">
              <w:rPr>
                <w:rFonts w:hint="eastAsia"/>
                <w:szCs w:val="24"/>
              </w:rPr>
              <w:t>False</w:t>
            </w:r>
            <w:r w:rsidR="00A50A32">
              <w:rPr>
                <w:szCs w:val="24"/>
              </w:rPr>
              <w:t xml:space="preserve"> </w:t>
            </w:r>
            <w:r w:rsidR="00A50A32">
              <w:rPr>
                <w:rFonts w:hint="eastAsia"/>
                <w:szCs w:val="24"/>
              </w:rPr>
              <w:t>Positive</w:t>
            </w:r>
            <w:r w:rsidR="00A50A32">
              <w:rPr>
                <w:rFonts w:hint="eastAsia"/>
                <w:szCs w:val="24"/>
              </w:rPr>
              <w:t>数据的过滤，本文</w:t>
            </w:r>
            <w:r w:rsidR="003A707A">
              <w:rPr>
                <w:rFonts w:hint="eastAsia"/>
                <w:szCs w:val="24"/>
              </w:rPr>
              <w:t>利用协处理器在</w:t>
            </w:r>
            <w:r w:rsidR="003A707A">
              <w:rPr>
                <w:rFonts w:hint="eastAsia"/>
                <w:szCs w:val="24"/>
              </w:rPr>
              <w:t>HBase</w:t>
            </w:r>
            <w:r w:rsidR="003A707A">
              <w:rPr>
                <w:rFonts w:hint="eastAsia"/>
                <w:szCs w:val="24"/>
              </w:rPr>
              <w:t>服务端</w:t>
            </w:r>
            <w:r w:rsidR="00A50A32">
              <w:rPr>
                <w:rFonts w:hint="eastAsia"/>
                <w:szCs w:val="24"/>
              </w:rPr>
              <w:t>进行操作</w:t>
            </w:r>
            <w:r w:rsidR="003A707A">
              <w:rPr>
                <w:rFonts w:hint="eastAsia"/>
                <w:szCs w:val="24"/>
              </w:rPr>
              <w:t>后</w:t>
            </w:r>
            <w:r w:rsidR="00A50A32">
              <w:rPr>
                <w:rFonts w:hint="eastAsia"/>
                <w:szCs w:val="24"/>
              </w:rPr>
              <w:t>并</w:t>
            </w:r>
            <w:r w:rsidR="00071D54">
              <w:rPr>
                <w:rFonts w:hint="eastAsia"/>
                <w:szCs w:val="24"/>
              </w:rPr>
              <w:t>将</w:t>
            </w:r>
            <w:r w:rsidR="003A707A">
              <w:rPr>
                <w:rFonts w:hint="eastAsia"/>
                <w:szCs w:val="24"/>
              </w:rPr>
              <w:t>最终结果传回客户端</w:t>
            </w:r>
            <w:r w:rsidR="00F9351C">
              <w:rPr>
                <w:rFonts w:hint="eastAsia"/>
                <w:szCs w:val="24"/>
              </w:rPr>
              <w:t>，提高查询效率</w:t>
            </w:r>
            <w:r w:rsidR="003A707A">
              <w:rPr>
                <w:rFonts w:hint="eastAsia"/>
                <w:szCs w:val="24"/>
              </w:rPr>
              <w:t>。</w:t>
            </w:r>
            <w:r w:rsidR="00CE6D79" w:rsidRPr="008B2623">
              <w:rPr>
                <w:rFonts w:hint="eastAsia"/>
                <w:szCs w:val="24"/>
              </w:rPr>
              <w:t xml:space="preserve"> </w:t>
            </w:r>
          </w:p>
          <w:p w:rsidR="009E1EF8" w:rsidRDefault="009E1EF8" w:rsidP="00947628">
            <w:pPr>
              <w:pStyle w:val="a7"/>
              <w:numPr>
                <w:ilvl w:val="0"/>
                <w:numId w:val="3"/>
              </w:numPr>
              <w:spacing w:line="360" w:lineRule="auto"/>
              <w:ind w:firstLineChars="0"/>
              <w:rPr>
                <w:rFonts w:ascii="宋体" w:hAnsi="宋体"/>
                <w:b/>
                <w:szCs w:val="24"/>
              </w:rPr>
            </w:pPr>
            <w:r>
              <w:rPr>
                <w:rFonts w:ascii="宋体" w:hAnsi="宋体" w:hint="eastAsia"/>
                <w:b/>
                <w:szCs w:val="24"/>
              </w:rPr>
              <w:t>拟突破的技术难点</w:t>
            </w:r>
          </w:p>
          <w:p w:rsidR="00EA3D9C" w:rsidRDefault="005D66B6" w:rsidP="005D66B6">
            <w:pPr>
              <w:spacing w:line="360" w:lineRule="auto"/>
              <w:ind w:firstLineChars="200" w:firstLine="420"/>
              <w:rPr>
                <w:szCs w:val="24"/>
              </w:rPr>
            </w:pPr>
            <w:r w:rsidRPr="005D66B6">
              <w:rPr>
                <w:rFonts w:hint="eastAsia"/>
                <w:szCs w:val="24"/>
              </w:rPr>
              <w:t>研究内容基本技术路线图如图</w:t>
            </w:r>
            <w:r w:rsidRPr="005D66B6">
              <w:rPr>
                <w:rFonts w:hint="eastAsia"/>
                <w:szCs w:val="24"/>
              </w:rPr>
              <w:t>1</w:t>
            </w:r>
            <w:r w:rsidRPr="005D66B6">
              <w:rPr>
                <w:rFonts w:hint="eastAsia"/>
                <w:szCs w:val="24"/>
              </w:rPr>
              <w:t>，</w:t>
            </w:r>
            <w:r>
              <w:rPr>
                <w:rFonts w:hint="eastAsia"/>
                <w:szCs w:val="24"/>
              </w:rPr>
              <w:t>其中实验数据中点数据拟采用纽约出租车数据集，</w:t>
            </w:r>
          </w:p>
          <w:p w:rsidR="00D031DE" w:rsidRPr="00D031DE" w:rsidRDefault="005D66B6" w:rsidP="00D031DE">
            <w:pPr>
              <w:spacing w:line="360" w:lineRule="auto"/>
              <w:rPr>
                <w:szCs w:val="24"/>
              </w:rPr>
            </w:pPr>
            <w:r>
              <w:rPr>
                <w:rFonts w:hint="eastAsia"/>
                <w:szCs w:val="24"/>
              </w:rPr>
              <w:t>该数据集包含了每个订单的上车时间地点、下车时间地点以及其他信息。线面数据拟采用</w:t>
            </w:r>
            <w:r>
              <w:rPr>
                <w:rFonts w:hint="eastAsia"/>
                <w:szCs w:val="24"/>
              </w:rPr>
              <w:t>OSM</w:t>
            </w:r>
            <w:r>
              <w:rPr>
                <w:rFonts w:hint="eastAsia"/>
                <w:szCs w:val="24"/>
              </w:rPr>
              <w:t>数据集的公开的</w:t>
            </w:r>
            <w:r w:rsidR="0024227C">
              <w:rPr>
                <w:rFonts w:hint="eastAsia"/>
                <w:szCs w:val="24"/>
              </w:rPr>
              <w:t>POI</w:t>
            </w:r>
            <w:r w:rsidR="0024227C">
              <w:rPr>
                <w:rFonts w:hint="eastAsia"/>
                <w:szCs w:val="24"/>
              </w:rPr>
              <w:t>轮廓</w:t>
            </w:r>
            <w:r>
              <w:rPr>
                <w:rFonts w:hint="eastAsia"/>
                <w:szCs w:val="24"/>
              </w:rPr>
              <w:t>数据。</w:t>
            </w:r>
            <w:r w:rsidR="00D16CF9">
              <w:rPr>
                <w:rFonts w:hint="eastAsia"/>
                <w:szCs w:val="24"/>
              </w:rPr>
              <w:t>在建立好数据表及索引表之后，为了快速的导入海量的数据，需完成高效的批导工具。</w:t>
            </w:r>
            <w:r w:rsidR="00D031DE">
              <w:rPr>
                <w:rFonts w:hint="eastAsia"/>
                <w:szCs w:val="24"/>
              </w:rPr>
              <w:t>而由于线面对象与点对象存在一些差异，则分别导入数据库中，且根据其差异分别设计相应的时间范围查询及</w:t>
            </w:r>
            <w:r w:rsidR="00D031DE">
              <w:rPr>
                <w:rFonts w:hint="eastAsia"/>
                <w:szCs w:val="24"/>
              </w:rPr>
              <w:t>knn</w:t>
            </w:r>
            <w:r w:rsidR="00D031DE">
              <w:rPr>
                <w:rFonts w:hint="eastAsia"/>
                <w:szCs w:val="24"/>
              </w:rPr>
              <w:t>查询。</w:t>
            </w:r>
            <w:r w:rsidR="00474992">
              <w:rPr>
                <w:rFonts w:hint="eastAsia"/>
                <w:szCs w:val="24"/>
              </w:rPr>
              <w:t>且对初步查</w:t>
            </w:r>
            <w:r w:rsidR="00474992">
              <w:rPr>
                <w:rFonts w:hint="eastAsia"/>
                <w:szCs w:val="24"/>
              </w:rPr>
              <w:lastRenderedPageBreak/>
              <w:t>询结果进一步用协处理器处理，得到最终结果。</w:t>
            </w:r>
          </w:p>
          <w:p w:rsidR="00D031DE" w:rsidRDefault="00D031DE" w:rsidP="001811A6">
            <w:pPr>
              <w:jc w:val="center"/>
            </w:pPr>
          </w:p>
          <w:p w:rsidR="005D66B6" w:rsidRDefault="001811A6" w:rsidP="001811A6">
            <w:pPr>
              <w:jc w:val="center"/>
            </w:pPr>
            <w:r>
              <w:rPr>
                <w:noProof/>
              </w:rPr>
              <w:drawing>
                <wp:inline distT="0" distB="0" distL="0" distR="0">
                  <wp:extent cx="3968262" cy="3731480"/>
                  <wp:effectExtent l="0" t="0" r="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流程图.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70157" cy="3733262"/>
                          </a:xfrm>
                          <a:prstGeom prst="rect">
                            <a:avLst/>
                          </a:prstGeom>
                        </pic:spPr>
                      </pic:pic>
                    </a:graphicData>
                  </a:graphic>
                </wp:inline>
              </w:drawing>
            </w:r>
          </w:p>
          <w:p w:rsidR="005D66B6" w:rsidRPr="005D66B6" w:rsidRDefault="005D66B6" w:rsidP="005D66B6">
            <w:pPr>
              <w:spacing w:line="360" w:lineRule="auto"/>
              <w:jc w:val="center"/>
              <w:rPr>
                <w:sz w:val="18"/>
                <w:szCs w:val="24"/>
              </w:rPr>
            </w:pPr>
            <w:r w:rsidRPr="005D66B6">
              <w:rPr>
                <w:rFonts w:hint="eastAsia"/>
                <w:sz w:val="18"/>
                <w:szCs w:val="24"/>
              </w:rPr>
              <w:t>图</w:t>
            </w:r>
            <w:r w:rsidRPr="005D66B6">
              <w:rPr>
                <w:rFonts w:hint="eastAsia"/>
                <w:sz w:val="18"/>
                <w:szCs w:val="24"/>
              </w:rPr>
              <w:t>1</w:t>
            </w:r>
            <w:r w:rsidRPr="005D66B6">
              <w:rPr>
                <w:sz w:val="18"/>
                <w:szCs w:val="24"/>
              </w:rPr>
              <w:t xml:space="preserve"> </w:t>
            </w:r>
            <w:r w:rsidRPr="005D66B6">
              <w:rPr>
                <w:rFonts w:hint="eastAsia"/>
                <w:sz w:val="18"/>
                <w:szCs w:val="24"/>
              </w:rPr>
              <w:t>技术路线图</w:t>
            </w:r>
          </w:p>
          <w:p w:rsidR="00106C54" w:rsidRDefault="00106C54" w:rsidP="00106C54">
            <w:pPr>
              <w:pStyle w:val="a7"/>
              <w:spacing w:line="360" w:lineRule="auto"/>
              <w:ind w:leftChars="28" w:left="59"/>
              <w:rPr>
                <w:szCs w:val="24"/>
              </w:rPr>
            </w:pPr>
            <w:r w:rsidRPr="009C2930">
              <w:rPr>
                <w:rFonts w:hint="eastAsia"/>
                <w:szCs w:val="24"/>
              </w:rPr>
              <w:t>本选题拟突破的技术难点如下：</w:t>
            </w:r>
          </w:p>
          <w:p w:rsidR="00106C54" w:rsidRDefault="00106C54" w:rsidP="00106C54">
            <w:pPr>
              <w:pStyle w:val="a7"/>
              <w:numPr>
                <w:ilvl w:val="0"/>
                <w:numId w:val="5"/>
              </w:numPr>
              <w:spacing w:line="360" w:lineRule="auto"/>
              <w:ind w:firstLineChars="0"/>
              <w:rPr>
                <w:b/>
                <w:szCs w:val="24"/>
              </w:rPr>
            </w:pPr>
            <w:r>
              <w:rPr>
                <w:rFonts w:hint="eastAsia"/>
                <w:b/>
                <w:szCs w:val="24"/>
              </w:rPr>
              <w:t>时空编码方案</w:t>
            </w:r>
            <w:r w:rsidR="000553DB">
              <w:rPr>
                <w:rFonts w:hint="eastAsia"/>
                <w:b/>
                <w:szCs w:val="24"/>
              </w:rPr>
              <w:t>的选取</w:t>
            </w:r>
          </w:p>
          <w:p w:rsidR="002317F0" w:rsidRPr="00276BB5" w:rsidRDefault="002317F0" w:rsidP="00276BB5">
            <w:pPr>
              <w:spacing w:line="400" w:lineRule="exact"/>
              <w:ind w:firstLineChars="200" w:firstLine="420"/>
              <w:rPr>
                <w:szCs w:val="24"/>
              </w:rPr>
            </w:pPr>
            <w:r w:rsidRPr="00276BB5">
              <w:rPr>
                <w:rFonts w:hint="eastAsia"/>
                <w:szCs w:val="24"/>
              </w:rPr>
              <w:t>研究内容提到了时空的串接编码，以及时空一体化编码。二者编码方案不同，最终的查询策略也会有所不同，</w:t>
            </w:r>
            <w:r w:rsidR="00EA769C">
              <w:rPr>
                <w:rFonts w:hint="eastAsia"/>
                <w:szCs w:val="24"/>
              </w:rPr>
              <w:t>从而</w:t>
            </w:r>
            <w:r w:rsidR="00323D86">
              <w:rPr>
                <w:rFonts w:hint="eastAsia"/>
                <w:szCs w:val="24"/>
              </w:rPr>
              <w:t>会</w:t>
            </w:r>
            <w:r w:rsidRPr="00276BB5">
              <w:rPr>
                <w:rFonts w:hint="eastAsia"/>
                <w:szCs w:val="24"/>
              </w:rPr>
              <w:t>最终影响查询的效率。</w:t>
            </w:r>
            <w:r w:rsidR="004D04D3">
              <w:rPr>
                <w:rFonts w:hint="eastAsia"/>
                <w:szCs w:val="24"/>
              </w:rPr>
              <w:t>如何确定各自编码的最佳适用场景，如何</w:t>
            </w:r>
            <w:r w:rsidR="00EB3218">
              <w:rPr>
                <w:rFonts w:hint="eastAsia"/>
                <w:szCs w:val="24"/>
              </w:rPr>
              <w:t>根据数据的</w:t>
            </w:r>
            <w:r w:rsidR="00062D66">
              <w:rPr>
                <w:rFonts w:hint="eastAsia"/>
                <w:szCs w:val="24"/>
              </w:rPr>
              <w:t>整体的空间范围以及时间范围选择最佳的编码方案，是一个难点</w:t>
            </w:r>
            <w:r w:rsidR="004D04D3">
              <w:rPr>
                <w:rFonts w:hint="eastAsia"/>
                <w:szCs w:val="24"/>
              </w:rPr>
              <w:t>，需要进一步研究</w:t>
            </w:r>
            <w:r w:rsidR="00062D66">
              <w:rPr>
                <w:rFonts w:hint="eastAsia"/>
                <w:szCs w:val="24"/>
              </w:rPr>
              <w:t>。</w:t>
            </w:r>
          </w:p>
          <w:p w:rsidR="00106C54" w:rsidRDefault="00276BB5" w:rsidP="007407EC">
            <w:pPr>
              <w:pStyle w:val="a7"/>
              <w:numPr>
                <w:ilvl w:val="0"/>
                <w:numId w:val="5"/>
              </w:numPr>
              <w:spacing w:line="360" w:lineRule="auto"/>
              <w:ind w:firstLineChars="0"/>
              <w:rPr>
                <w:b/>
                <w:szCs w:val="24"/>
              </w:rPr>
            </w:pPr>
            <w:r>
              <w:rPr>
                <w:rFonts w:hint="eastAsia"/>
                <w:b/>
                <w:szCs w:val="24"/>
              </w:rPr>
              <w:t>时空查询</w:t>
            </w:r>
            <w:r w:rsidR="00355392">
              <w:rPr>
                <w:rFonts w:hint="eastAsia"/>
                <w:b/>
                <w:szCs w:val="24"/>
              </w:rPr>
              <w:t>算法</w:t>
            </w:r>
            <w:r w:rsidR="00274F64">
              <w:rPr>
                <w:rFonts w:hint="eastAsia"/>
                <w:b/>
                <w:szCs w:val="24"/>
              </w:rPr>
              <w:t>的亚秒级延迟</w:t>
            </w:r>
          </w:p>
          <w:p w:rsidR="008B2623" w:rsidRPr="00F5087E" w:rsidRDefault="008B2623" w:rsidP="0037520C">
            <w:pPr>
              <w:spacing w:line="360" w:lineRule="auto"/>
              <w:ind w:firstLineChars="200" w:firstLine="420"/>
              <w:rPr>
                <w:szCs w:val="24"/>
              </w:rPr>
            </w:pPr>
            <w:r>
              <w:rPr>
                <w:rFonts w:hint="eastAsia"/>
                <w:szCs w:val="24"/>
              </w:rPr>
              <w:t>如何</w:t>
            </w:r>
            <w:r w:rsidR="00AE29A8">
              <w:rPr>
                <w:rFonts w:hint="eastAsia"/>
                <w:szCs w:val="24"/>
              </w:rPr>
              <w:t>利</w:t>
            </w:r>
            <w:r>
              <w:rPr>
                <w:rFonts w:hint="eastAsia"/>
                <w:szCs w:val="24"/>
              </w:rPr>
              <w:t>用时空数据</w:t>
            </w:r>
            <w:r w:rsidR="00AE29A8">
              <w:rPr>
                <w:rFonts w:hint="eastAsia"/>
                <w:szCs w:val="24"/>
              </w:rPr>
              <w:t>的</w:t>
            </w:r>
            <w:r>
              <w:rPr>
                <w:rFonts w:hint="eastAsia"/>
                <w:szCs w:val="24"/>
              </w:rPr>
              <w:t>分布情况，合并</w:t>
            </w:r>
            <w:r w:rsidR="008A1FEB">
              <w:rPr>
                <w:rFonts w:hint="eastAsia"/>
                <w:szCs w:val="24"/>
              </w:rPr>
              <w:t>合理的</w:t>
            </w:r>
            <w:r>
              <w:rPr>
                <w:rFonts w:hint="eastAsia"/>
                <w:szCs w:val="24"/>
              </w:rPr>
              <w:t>Range</w:t>
            </w:r>
            <w:r>
              <w:rPr>
                <w:rFonts w:hint="eastAsia"/>
                <w:szCs w:val="24"/>
              </w:rPr>
              <w:t>且同时使得</w:t>
            </w:r>
            <w:r>
              <w:rPr>
                <w:rFonts w:hint="eastAsia"/>
                <w:szCs w:val="24"/>
              </w:rPr>
              <w:t>False</w:t>
            </w:r>
            <w:r>
              <w:rPr>
                <w:szCs w:val="24"/>
              </w:rPr>
              <w:t xml:space="preserve"> </w:t>
            </w:r>
            <w:r>
              <w:rPr>
                <w:rFonts w:hint="eastAsia"/>
                <w:szCs w:val="24"/>
              </w:rPr>
              <w:t>Positive</w:t>
            </w:r>
            <w:r>
              <w:rPr>
                <w:rFonts w:hint="eastAsia"/>
                <w:szCs w:val="24"/>
              </w:rPr>
              <w:t>数量相对平稳，</w:t>
            </w:r>
            <w:r w:rsidR="00B938EB">
              <w:rPr>
                <w:rFonts w:hint="eastAsia"/>
                <w:szCs w:val="24"/>
              </w:rPr>
              <w:t>平</w:t>
            </w:r>
            <w:r>
              <w:rPr>
                <w:rFonts w:hint="eastAsia"/>
                <w:szCs w:val="24"/>
              </w:rPr>
              <w:t>衡</w:t>
            </w:r>
            <w:r>
              <w:rPr>
                <w:rFonts w:hint="eastAsia"/>
                <w:szCs w:val="24"/>
              </w:rPr>
              <w:t>Scan</w:t>
            </w:r>
            <w:r>
              <w:rPr>
                <w:rFonts w:hint="eastAsia"/>
                <w:szCs w:val="24"/>
              </w:rPr>
              <w:t>操作</w:t>
            </w:r>
            <w:r w:rsidR="002D1DD1">
              <w:rPr>
                <w:rFonts w:hint="eastAsia"/>
                <w:szCs w:val="24"/>
              </w:rPr>
              <w:t>次数</w:t>
            </w:r>
            <w:r>
              <w:rPr>
                <w:rFonts w:hint="eastAsia"/>
                <w:szCs w:val="24"/>
              </w:rPr>
              <w:t>及</w:t>
            </w:r>
            <w:r>
              <w:rPr>
                <w:rFonts w:hint="eastAsia"/>
                <w:szCs w:val="24"/>
              </w:rPr>
              <w:t>False</w:t>
            </w:r>
            <w:r>
              <w:rPr>
                <w:szCs w:val="24"/>
              </w:rPr>
              <w:t xml:space="preserve"> </w:t>
            </w:r>
            <w:r>
              <w:rPr>
                <w:rFonts w:hint="eastAsia"/>
                <w:szCs w:val="24"/>
              </w:rPr>
              <w:t>Positive</w:t>
            </w:r>
            <w:r>
              <w:rPr>
                <w:rFonts w:hint="eastAsia"/>
                <w:szCs w:val="24"/>
              </w:rPr>
              <w:t>的个数</w:t>
            </w:r>
            <w:r w:rsidR="00642138">
              <w:rPr>
                <w:rFonts w:hint="eastAsia"/>
                <w:szCs w:val="24"/>
              </w:rPr>
              <w:t>从</w:t>
            </w:r>
            <w:r w:rsidR="00E813DE">
              <w:rPr>
                <w:rFonts w:hint="eastAsia"/>
                <w:szCs w:val="24"/>
              </w:rPr>
              <w:t>而</w:t>
            </w:r>
            <w:r>
              <w:rPr>
                <w:rFonts w:hint="eastAsia"/>
                <w:szCs w:val="24"/>
              </w:rPr>
              <w:t>提高</w:t>
            </w:r>
            <w:r w:rsidR="00E813DE">
              <w:rPr>
                <w:rFonts w:hint="eastAsia"/>
                <w:szCs w:val="24"/>
              </w:rPr>
              <w:t>整体</w:t>
            </w:r>
            <w:r>
              <w:rPr>
                <w:rFonts w:hint="eastAsia"/>
                <w:szCs w:val="24"/>
              </w:rPr>
              <w:t>时空查询效率</w:t>
            </w:r>
            <w:r w:rsidR="007945F5">
              <w:rPr>
                <w:rFonts w:hint="eastAsia"/>
                <w:szCs w:val="24"/>
              </w:rPr>
              <w:t>，</w:t>
            </w:r>
            <w:r w:rsidR="00E813DE">
              <w:rPr>
                <w:rFonts w:hint="eastAsia"/>
                <w:szCs w:val="24"/>
              </w:rPr>
              <w:t>是本文的难点</w:t>
            </w:r>
            <w:r>
              <w:rPr>
                <w:rFonts w:hint="eastAsia"/>
                <w:szCs w:val="24"/>
              </w:rPr>
              <w:t>。</w:t>
            </w:r>
          </w:p>
          <w:p w:rsidR="006C6780" w:rsidRDefault="006C6780" w:rsidP="00947628">
            <w:pPr>
              <w:pStyle w:val="a7"/>
              <w:numPr>
                <w:ilvl w:val="0"/>
                <w:numId w:val="3"/>
              </w:numPr>
              <w:spacing w:line="360" w:lineRule="auto"/>
              <w:ind w:firstLineChars="0"/>
              <w:rPr>
                <w:rFonts w:ascii="宋体" w:hAnsi="宋体"/>
                <w:b/>
                <w:szCs w:val="24"/>
              </w:rPr>
            </w:pPr>
            <w:r>
              <w:rPr>
                <w:rFonts w:ascii="宋体" w:hAnsi="宋体" w:hint="eastAsia"/>
                <w:b/>
                <w:szCs w:val="24"/>
              </w:rPr>
              <w:t>拟创新点</w:t>
            </w:r>
          </w:p>
          <w:p w:rsidR="00106C54" w:rsidRPr="00106C54" w:rsidRDefault="00106C54" w:rsidP="00106C54">
            <w:pPr>
              <w:spacing w:line="360" w:lineRule="auto"/>
              <w:ind w:firstLineChars="200" w:firstLine="420"/>
              <w:rPr>
                <w:szCs w:val="24"/>
              </w:rPr>
            </w:pPr>
            <w:r w:rsidRPr="00106C54">
              <w:rPr>
                <w:rFonts w:hint="eastAsia"/>
                <w:szCs w:val="24"/>
              </w:rPr>
              <w:t>本选题拟实现的创新点如下：</w:t>
            </w:r>
          </w:p>
          <w:p w:rsidR="00106C54" w:rsidRPr="00244D8A" w:rsidRDefault="00106C54" w:rsidP="00106C54">
            <w:pPr>
              <w:pStyle w:val="a7"/>
              <w:numPr>
                <w:ilvl w:val="0"/>
                <w:numId w:val="7"/>
              </w:numPr>
              <w:spacing w:line="360" w:lineRule="auto"/>
              <w:ind w:firstLineChars="0"/>
              <w:rPr>
                <w:b/>
                <w:szCs w:val="24"/>
              </w:rPr>
            </w:pPr>
            <w:r>
              <w:rPr>
                <w:rFonts w:hint="eastAsia"/>
                <w:b/>
                <w:szCs w:val="24"/>
              </w:rPr>
              <w:t>一种同时支持点、线、面数据的分布式存储</w:t>
            </w:r>
            <w:r w:rsidR="00500E2A">
              <w:rPr>
                <w:rFonts w:hint="eastAsia"/>
                <w:b/>
                <w:szCs w:val="24"/>
              </w:rPr>
              <w:t>，时空</w:t>
            </w:r>
            <w:r w:rsidR="007E20DD">
              <w:rPr>
                <w:rFonts w:hint="eastAsia"/>
                <w:b/>
                <w:szCs w:val="24"/>
              </w:rPr>
              <w:t>索引</w:t>
            </w:r>
            <w:r>
              <w:rPr>
                <w:rFonts w:hint="eastAsia"/>
                <w:b/>
                <w:szCs w:val="24"/>
              </w:rPr>
              <w:t>方案</w:t>
            </w:r>
          </w:p>
          <w:p w:rsidR="00106C54" w:rsidRPr="0057537B" w:rsidRDefault="00AA6612" w:rsidP="00DC29AE">
            <w:pPr>
              <w:spacing w:line="360" w:lineRule="auto"/>
              <w:ind w:leftChars="28" w:left="59" w:firstLineChars="200" w:firstLine="420"/>
              <w:rPr>
                <w:szCs w:val="24"/>
              </w:rPr>
            </w:pPr>
            <w:r>
              <w:rPr>
                <w:rFonts w:hint="eastAsia"/>
                <w:szCs w:val="24"/>
              </w:rPr>
              <w:lastRenderedPageBreak/>
              <w:t>设计</w:t>
            </w:r>
            <w:r w:rsidR="00DC29AE">
              <w:rPr>
                <w:rFonts w:hint="eastAsia"/>
                <w:szCs w:val="24"/>
              </w:rPr>
              <w:t>了一套分布式组织管理方法，能够</w:t>
            </w:r>
            <w:r w:rsidR="00C02F3C">
              <w:rPr>
                <w:rFonts w:hint="eastAsia"/>
                <w:szCs w:val="24"/>
              </w:rPr>
              <w:t>同时</w:t>
            </w:r>
            <w:r w:rsidR="00106C54">
              <w:rPr>
                <w:rFonts w:hint="eastAsia"/>
                <w:szCs w:val="24"/>
              </w:rPr>
              <w:t>存储海量的点、线、面数据。</w:t>
            </w:r>
            <w:r w:rsidR="00C060DF">
              <w:rPr>
                <w:rFonts w:hint="eastAsia"/>
                <w:szCs w:val="24"/>
              </w:rPr>
              <w:t>且</w:t>
            </w:r>
            <w:r w:rsidR="000E7709">
              <w:rPr>
                <w:rFonts w:hint="eastAsia"/>
                <w:szCs w:val="24"/>
              </w:rPr>
              <w:t>设计</w:t>
            </w:r>
            <w:r>
              <w:rPr>
                <w:rFonts w:hint="eastAsia"/>
                <w:szCs w:val="24"/>
              </w:rPr>
              <w:t>了</w:t>
            </w:r>
            <w:r w:rsidR="000E7709">
              <w:rPr>
                <w:rFonts w:hint="eastAsia"/>
                <w:szCs w:val="24"/>
              </w:rPr>
              <w:t>特定的</w:t>
            </w:r>
            <w:r w:rsidR="00C060DF">
              <w:rPr>
                <w:rFonts w:hint="eastAsia"/>
                <w:szCs w:val="24"/>
              </w:rPr>
              <w:t>基于时空剖分的</w:t>
            </w:r>
            <w:r w:rsidR="000E7709">
              <w:rPr>
                <w:rFonts w:hint="eastAsia"/>
                <w:szCs w:val="24"/>
              </w:rPr>
              <w:t>编码方式，</w:t>
            </w:r>
            <w:r w:rsidR="00D76ECC">
              <w:rPr>
                <w:rFonts w:hint="eastAsia"/>
                <w:szCs w:val="24"/>
              </w:rPr>
              <w:t>并</w:t>
            </w:r>
            <w:r w:rsidR="000E7709">
              <w:rPr>
                <w:rFonts w:hint="eastAsia"/>
                <w:szCs w:val="24"/>
              </w:rPr>
              <w:t>将时间空间三维数据转化为一维进行编码</w:t>
            </w:r>
            <w:r w:rsidR="008B78E7">
              <w:rPr>
                <w:rFonts w:hint="eastAsia"/>
                <w:szCs w:val="24"/>
              </w:rPr>
              <w:t>。</w:t>
            </w:r>
          </w:p>
          <w:p w:rsidR="005B04F2" w:rsidRDefault="000E7709" w:rsidP="000E7709">
            <w:pPr>
              <w:pStyle w:val="a7"/>
              <w:numPr>
                <w:ilvl w:val="0"/>
                <w:numId w:val="7"/>
              </w:numPr>
              <w:spacing w:line="360" w:lineRule="auto"/>
              <w:ind w:firstLineChars="0"/>
              <w:rPr>
                <w:b/>
                <w:szCs w:val="24"/>
              </w:rPr>
            </w:pPr>
            <w:r>
              <w:rPr>
                <w:rFonts w:hint="eastAsia"/>
                <w:b/>
                <w:szCs w:val="24"/>
              </w:rPr>
              <w:t>顾及时空分布的时空查询优化</w:t>
            </w:r>
          </w:p>
          <w:p w:rsidR="00FF42A9" w:rsidRPr="00FF42A9" w:rsidRDefault="00FF42A9" w:rsidP="00FF42A9">
            <w:pPr>
              <w:spacing w:line="360" w:lineRule="auto"/>
              <w:ind w:firstLineChars="200" w:firstLine="420"/>
              <w:rPr>
                <w:szCs w:val="24"/>
              </w:rPr>
            </w:pPr>
            <w:r>
              <w:rPr>
                <w:rFonts w:hint="eastAsia"/>
                <w:szCs w:val="24"/>
              </w:rPr>
              <w:t>利用时空数据的分布情况，合并合理的</w:t>
            </w:r>
            <w:r>
              <w:rPr>
                <w:rFonts w:hint="eastAsia"/>
                <w:szCs w:val="24"/>
              </w:rPr>
              <w:t>Range</w:t>
            </w:r>
            <w:r>
              <w:rPr>
                <w:rFonts w:hint="eastAsia"/>
                <w:szCs w:val="24"/>
              </w:rPr>
              <w:t>且同时使得</w:t>
            </w:r>
            <w:r>
              <w:rPr>
                <w:rFonts w:hint="eastAsia"/>
                <w:szCs w:val="24"/>
              </w:rPr>
              <w:t>False</w:t>
            </w:r>
            <w:r>
              <w:rPr>
                <w:szCs w:val="24"/>
              </w:rPr>
              <w:t xml:space="preserve"> </w:t>
            </w:r>
            <w:r>
              <w:rPr>
                <w:rFonts w:hint="eastAsia"/>
                <w:szCs w:val="24"/>
              </w:rPr>
              <w:t>Positive</w:t>
            </w:r>
            <w:r>
              <w:rPr>
                <w:rFonts w:hint="eastAsia"/>
                <w:szCs w:val="24"/>
              </w:rPr>
              <w:t>数量相对平稳，权衡</w:t>
            </w:r>
            <w:r>
              <w:rPr>
                <w:rFonts w:hint="eastAsia"/>
                <w:szCs w:val="24"/>
              </w:rPr>
              <w:t>Scan</w:t>
            </w:r>
            <w:r>
              <w:rPr>
                <w:rFonts w:hint="eastAsia"/>
                <w:szCs w:val="24"/>
              </w:rPr>
              <w:t>操作次数及</w:t>
            </w:r>
            <w:r>
              <w:rPr>
                <w:rFonts w:hint="eastAsia"/>
                <w:szCs w:val="24"/>
              </w:rPr>
              <w:t>False</w:t>
            </w:r>
            <w:r>
              <w:rPr>
                <w:szCs w:val="24"/>
              </w:rPr>
              <w:t xml:space="preserve"> </w:t>
            </w:r>
            <w:r>
              <w:rPr>
                <w:rFonts w:hint="eastAsia"/>
                <w:szCs w:val="24"/>
              </w:rPr>
              <w:t>Positive</w:t>
            </w:r>
            <w:r>
              <w:rPr>
                <w:rFonts w:hint="eastAsia"/>
                <w:szCs w:val="24"/>
              </w:rPr>
              <w:t>的个数而提高整体时空查询效率</w:t>
            </w:r>
            <w:r w:rsidR="00F36360">
              <w:rPr>
                <w:rFonts w:hint="eastAsia"/>
                <w:szCs w:val="24"/>
              </w:rPr>
              <w:t>。</w:t>
            </w:r>
          </w:p>
          <w:p w:rsidR="008056F7" w:rsidRPr="003A0585" w:rsidRDefault="003A0585" w:rsidP="00947628">
            <w:pPr>
              <w:pStyle w:val="a7"/>
              <w:numPr>
                <w:ilvl w:val="0"/>
                <w:numId w:val="3"/>
              </w:numPr>
              <w:spacing w:line="360" w:lineRule="auto"/>
              <w:ind w:firstLineChars="0"/>
              <w:rPr>
                <w:rFonts w:ascii="宋体" w:hAnsi="宋体"/>
                <w:b/>
                <w:szCs w:val="24"/>
              </w:rPr>
            </w:pPr>
            <w:r w:rsidRPr="003A0585">
              <w:rPr>
                <w:rFonts w:ascii="宋体" w:hAnsi="宋体" w:hint="eastAsia"/>
                <w:b/>
                <w:szCs w:val="24"/>
              </w:rPr>
              <w:t>论文写作计划</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002"/>
              <w:gridCol w:w="1701"/>
              <w:gridCol w:w="3282"/>
            </w:tblGrid>
            <w:tr w:rsidR="003A0585" w:rsidRPr="004767E7" w:rsidTr="00665245">
              <w:trPr>
                <w:jc w:val="center"/>
              </w:trPr>
              <w:tc>
                <w:tcPr>
                  <w:tcW w:w="2002" w:type="dxa"/>
                  <w:shd w:val="clear" w:color="auto" w:fill="auto"/>
                  <w:vAlign w:val="center"/>
                </w:tcPr>
                <w:p w:rsidR="003A0585" w:rsidRPr="004767E7" w:rsidRDefault="003A0585" w:rsidP="003A0585">
                  <w:pPr>
                    <w:jc w:val="center"/>
                    <w:rPr>
                      <w:szCs w:val="24"/>
                    </w:rPr>
                  </w:pPr>
                  <w:bookmarkStart w:id="154" w:name="OLE_LINK123"/>
                  <w:bookmarkStart w:id="155" w:name="OLE_LINK124"/>
                  <w:r w:rsidRPr="004767E7">
                    <w:rPr>
                      <w:rFonts w:hAnsiTheme="majorEastAsia" w:hint="eastAsia"/>
                      <w:szCs w:val="24"/>
                    </w:rPr>
                    <w:t>起止时间</w:t>
                  </w:r>
                </w:p>
              </w:tc>
              <w:tc>
                <w:tcPr>
                  <w:tcW w:w="1701"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工作安排</w:t>
                  </w:r>
                </w:p>
              </w:tc>
              <w:tc>
                <w:tcPr>
                  <w:tcW w:w="3282"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详细内容</w:t>
                  </w:r>
                </w:p>
              </w:tc>
            </w:tr>
            <w:tr w:rsidR="003A0585" w:rsidRPr="004767E7" w:rsidTr="00665245">
              <w:trPr>
                <w:trHeight w:val="76"/>
                <w:jc w:val="center"/>
              </w:trPr>
              <w:tc>
                <w:tcPr>
                  <w:tcW w:w="2002" w:type="dxa"/>
                  <w:vMerge w:val="restart"/>
                  <w:shd w:val="clear" w:color="auto" w:fill="auto"/>
                  <w:vAlign w:val="center"/>
                </w:tcPr>
                <w:p w:rsidR="003A0585" w:rsidRPr="004767E7" w:rsidRDefault="003A0585" w:rsidP="003A0585">
                  <w:pPr>
                    <w:jc w:val="center"/>
                    <w:rPr>
                      <w:szCs w:val="24"/>
                    </w:rPr>
                  </w:pPr>
                  <w:r w:rsidRPr="004767E7">
                    <w:rPr>
                      <w:rFonts w:hint="eastAsia"/>
                      <w:szCs w:val="24"/>
                    </w:rPr>
                    <w:t>201</w:t>
                  </w:r>
                  <w:r w:rsidR="00AD59E0">
                    <w:rPr>
                      <w:szCs w:val="24"/>
                    </w:rPr>
                    <w:t>8</w:t>
                  </w:r>
                  <w:r w:rsidRPr="004767E7">
                    <w:rPr>
                      <w:rFonts w:hint="eastAsia"/>
                      <w:szCs w:val="24"/>
                    </w:rPr>
                    <w:t>.</w:t>
                  </w:r>
                  <w:r w:rsidR="00FE5431">
                    <w:rPr>
                      <w:rFonts w:hint="eastAsia"/>
                      <w:szCs w:val="24"/>
                    </w:rPr>
                    <w:t>10</w:t>
                  </w:r>
                  <w:r w:rsidRPr="004767E7">
                    <w:rPr>
                      <w:rFonts w:hAnsiTheme="majorEastAsia" w:hint="eastAsia"/>
                      <w:szCs w:val="24"/>
                    </w:rPr>
                    <w:t>～</w:t>
                  </w:r>
                  <w:r w:rsidRPr="004767E7">
                    <w:rPr>
                      <w:rFonts w:hint="eastAsia"/>
                      <w:szCs w:val="24"/>
                    </w:rPr>
                    <w:t>201</w:t>
                  </w:r>
                  <w:r w:rsidR="00AD59E0">
                    <w:rPr>
                      <w:szCs w:val="24"/>
                    </w:rPr>
                    <w:t>8</w:t>
                  </w:r>
                  <w:r w:rsidRPr="004767E7">
                    <w:rPr>
                      <w:rFonts w:hint="eastAsia"/>
                      <w:szCs w:val="24"/>
                    </w:rPr>
                    <w:t>.1</w:t>
                  </w:r>
                  <w:r w:rsidR="00FE5431">
                    <w:rPr>
                      <w:rFonts w:hint="eastAsia"/>
                      <w:szCs w:val="24"/>
                    </w:rPr>
                    <w:t>1</w:t>
                  </w:r>
                </w:p>
              </w:tc>
              <w:tc>
                <w:tcPr>
                  <w:tcW w:w="1701" w:type="dxa"/>
                  <w:vMerge w:val="restart"/>
                  <w:shd w:val="clear" w:color="auto" w:fill="auto"/>
                  <w:vAlign w:val="center"/>
                </w:tcPr>
                <w:p w:rsidR="003A0585" w:rsidRPr="004767E7" w:rsidRDefault="003A0585" w:rsidP="003A0585">
                  <w:pPr>
                    <w:jc w:val="center"/>
                    <w:rPr>
                      <w:szCs w:val="24"/>
                    </w:rPr>
                  </w:pPr>
                  <w:r w:rsidRPr="004767E7">
                    <w:rPr>
                      <w:rFonts w:hAnsiTheme="majorEastAsia" w:hint="eastAsia"/>
                      <w:szCs w:val="24"/>
                    </w:rPr>
                    <w:t>文献整理</w:t>
                  </w:r>
                </w:p>
              </w:tc>
              <w:tc>
                <w:tcPr>
                  <w:tcW w:w="3282"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文献资料收集</w:t>
                  </w:r>
                </w:p>
              </w:tc>
            </w:tr>
            <w:tr w:rsidR="003A0585" w:rsidRPr="004767E7" w:rsidTr="00665245">
              <w:trPr>
                <w:trHeight w:val="80"/>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研究问题提出</w:t>
                  </w:r>
                </w:p>
              </w:tc>
            </w:tr>
            <w:tr w:rsidR="003A0585" w:rsidRPr="004767E7" w:rsidTr="00665245">
              <w:trPr>
                <w:trHeight w:val="212"/>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研究背景整理</w:t>
                  </w:r>
                </w:p>
              </w:tc>
            </w:tr>
            <w:tr w:rsidR="006225F6" w:rsidRPr="004767E7" w:rsidTr="00665245">
              <w:trPr>
                <w:trHeight w:val="88"/>
                <w:jc w:val="center"/>
              </w:trPr>
              <w:tc>
                <w:tcPr>
                  <w:tcW w:w="2002" w:type="dxa"/>
                  <w:vMerge w:val="restart"/>
                  <w:shd w:val="clear" w:color="auto" w:fill="auto"/>
                  <w:vAlign w:val="center"/>
                </w:tcPr>
                <w:p w:rsidR="006225F6" w:rsidRPr="004767E7" w:rsidRDefault="006225F6" w:rsidP="003A0585">
                  <w:pPr>
                    <w:jc w:val="center"/>
                    <w:rPr>
                      <w:szCs w:val="24"/>
                    </w:rPr>
                  </w:pPr>
                  <w:r w:rsidRPr="004767E7">
                    <w:rPr>
                      <w:rFonts w:hint="eastAsia"/>
                      <w:szCs w:val="24"/>
                    </w:rPr>
                    <w:t>201</w:t>
                  </w:r>
                  <w:r w:rsidR="00AD59E0">
                    <w:rPr>
                      <w:szCs w:val="24"/>
                    </w:rPr>
                    <w:t>8</w:t>
                  </w:r>
                  <w:r w:rsidRPr="004767E7">
                    <w:rPr>
                      <w:rFonts w:hint="eastAsia"/>
                      <w:szCs w:val="24"/>
                    </w:rPr>
                    <w:t>.1</w:t>
                  </w:r>
                  <w:r>
                    <w:rPr>
                      <w:rFonts w:hint="eastAsia"/>
                      <w:szCs w:val="24"/>
                    </w:rPr>
                    <w:t>1</w:t>
                  </w:r>
                  <w:r w:rsidRPr="004767E7">
                    <w:rPr>
                      <w:rFonts w:hAnsiTheme="majorEastAsia" w:hint="eastAsia"/>
                      <w:szCs w:val="24"/>
                    </w:rPr>
                    <w:t>～</w:t>
                  </w:r>
                  <w:r w:rsidRPr="004767E7">
                    <w:rPr>
                      <w:rFonts w:hint="eastAsia"/>
                      <w:szCs w:val="24"/>
                    </w:rPr>
                    <w:t>201</w:t>
                  </w:r>
                  <w:r w:rsidR="00AD59E0">
                    <w:rPr>
                      <w:szCs w:val="24"/>
                    </w:rPr>
                    <w:t>9</w:t>
                  </w:r>
                  <w:r w:rsidRPr="004767E7">
                    <w:rPr>
                      <w:rFonts w:hint="eastAsia"/>
                      <w:szCs w:val="24"/>
                    </w:rPr>
                    <w:t>.</w:t>
                  </w:r>
                  <w:r w:rsidR="00AD59E0">
                    <w:rPr>
                      <w:szCs w:val="24"/>
                    </w:rPr>
                    <w:t>4</w:t>
                  </w:r>
                </w:p>
              </w:tc>
              <w:tc>
                <w:tcPr>
                  <w:tcW w:w="1701" w:type="dxa"/>
                  <w:vMerge w:val="restart"/>
                  <w:shd w:val="clear" w:color="auto" w:fill="auto"/>
                  <w:vAlign w:val="center"/>
                </w:tcPr>
                <w:p w:rsidR="006225F6" w:rsidRPr="004767E7" w:rsidRDefault="006225F6" w:rsidP="003A0585">
                  <w:pPr>
                    <w:jc w:val="center"/>
                    <w:rPr>
                      <w:szCs w:val="24"/>
                    </w:rPr>
                  </w:pPr>
                  <w:r w:rsidRPr="004767E7">
                    <w:rPr>
                      <w:rFonts w:hAnsiTheme="majorEastAsia" w:hint="eastAsia"/>
                      <w:szCs w:val="24"/>
                    </w:rPr>
                    <w:t>系统研发</w:t>
                  </w:r>
                </w:p>
              </w:tc>
              <w:tc>
                <w:tcPr>
                  <w:tcW w:w="3282" w:type="dxa"/>
                  <w:shd w:val="clear" w:color="auto" w:fill="auto"/>
                  <w:vAlign w:val="center"/>
                </w:tcPr>
                <w:p w:rsidR="006225F6" w:rsidRPr="004767E7" w:rsidRDefault="006225F6" w:rsidP="003A0585">
                  <w:pPr>
                    <w:keepNext/>
                    <w:keepLines/>
                    <w:jc w:val="center"/>
                    <w:rPr>
                      <w:szCs w:val="24"/>
                    </w:rPr>
                  </w:pPr>
                  <w:r w:rsidRPr="004767E7">
                    <w:rPr>
                      <w:rFonts w:hAnsiTheme="majorEastAsia" w:hint="eastAsia"/>
                      <w:szCs w:val="24"/>
                    </w:rPr>
                    <w:t>文献综述</w:t>
                  </w:r>
                </w:p>
              </w:tc>
            </w:tr>
            <w:tr w:rsidR="006225F6" w:rsidRPr="004767E7" w:rsidTr="00665245">
              <w:trPr>
                <w:trHeight w:val="78"/>
                <w:jc w:val="center"/>
              </w:trPr>
              <w:tc>
                <w:tcPr>
                  <w:tcW w:w="2002" w:type="dxa"/>
                  <w:vMerge/>
                  <w:shd w:val="clear" w:color="auto" w:fill="auto"/>
                  <w:vAlign w:val="center"/>
                </w:tcPr>
                <w:p w:rsidR="006225F6" w:rsidRPr="004767E7" w:rsidRDefault="006225F6" w:rsidP="003A0585">
                  <w:pPr>
                    <w:jc w:val="center"/>
                    <w:rPr>
                      <w:szCs w:val="24"/>
                    </w:rPr>
                  </w:pPr>
                </w:p>
              </w:tc>
              <w:tc>
                <w:tcPr>
                  <w:tcW w:w="1701" w:type="dxa"/>
                  <w:vMerge/>
                  <w:shd w:val="clear" w:color="auto" w:fill="auto"/>
                  <w:vAlign w:val="center"/>
                </w:tcPr>
                <w:p w:rsidR="006225F6" w:rsidRPr="004767E7" w:rsidRDefault="006225F6" w:rsidP="003A0585">
                  <w:pPr>
                    <w:jc w:val="center"/>
                    <w:rPr>
                      <w:szCs w:val="24"/>
                    </w:rPr>
                  </w:pPr>
                </w:p>
              </w:tc>
              <w:tc>
                <w:tcPr>
                  <w:tcW w:w="3282" w:type="dxa"/>
                  <w:shd w:val="clear" w:color="auto" w:fill="auto"/>
                  <w:vAlign w:val="center"/>
                </w:tcPr>
                <w:p w:rsidR="006225F6" w:rsidRPr="00561CDB" w:rsidRDefault="00F36360" w:rsidP="006225F6">
                  <w:pPr>
                    <w:keepNext/>
                    <w:keepLines/>
                    <w:jc w:val="center"/>
                    <w:rPr>
                      <w:rFonts w:hAnsiTheme="majorEastAsia"/>
                      <w:szCs w:val="24"/>
                    </w:rPr>
                  </w:pPr>
                  <w:r w:rsidRPr="00561CDB">
                    <w:rPr>
                      <w:rFonts w:hAnsiTheme="majorEastAsia" w:hint="eastAsia"/>
                      <w:szCs w:val="24"/>
                    </w:rPr>
                    <w:t>时空编码设计</w:t>
                  </w:r>
                </w:p>
              </w:tc>
            </w:tr>
            <w:tr w:rsidR="006225F6" w:rsidRPr="004767E7" w:rsidTr="00665245">
              <w:trPr>
                <w:trHeight w:val="82"/>
                <w:jc w:val="center"/>
              </w:trPr>
              <w:tc>
                <w:tcPr>
                  <w:tcW w:w="2002" w:type="dxa"/>
                  <w:vMerge/>
                  <w:shd w:val="clear" w:color="auto" w:fill="auto"/>
                  <w:vAlign w:val="center"/>
                </w:tcPr>
                <w:p w:rsidR="006225F6" w:rsidRPr="004767E7" w:rsidRDefault="006225F6" w:rsidP="003A0585">
                  <w:pPr>
                    <w:jc w:val="center"/>
                    <w:rPr>
                      <w:szCs w:val="24"/>
                    </w:rPr>
                  </w:pPr>
                </w:p>
              </w:tc>
              <w:tc>
                <w:tcPr>
                  <w:tcW w:w="1701" w:type="dxa"/>
                  <w:vMerge/>
                  <w:shd w:val="clear" w:color="auto" w:fill="auto"/>
                  <w:vAlign w:val="center"/>
                </w:tcPr>
                <w:p w:rsidR="006225F6" w:rsidRPr="004767E7" w:rsidRDefault="006225F6" w:rsidP="003A0585">
                  <w:pPr>
                    <w:jc w:val="center"/>
                    <w:rPr>
                      <w:szCs w:val="24"/>
                    </w:rPr>
                  </w:pPr>
                </w:p>
              </w:tc>
              <w:tc>
                <w:tcPr>
                  <w:tcW w:w="3282" w:type="dxa"/>
                  <w:shd w:val="clear" w:color="auto" w:fill="auto"/>
                  <w:vAlign w:val="center"/>
                </w:tcPr>
                <w:p w:rsidR="006225F6" w:rsidRPr="00561CDB" w:rsidRDefault="006225F6" w:rsidP="003A0585">
                  <w:pPr>
                    <w:keepNext/>
                    <w:keepLines/>
                    <w:jc w:val="center"/>
                    <w:rPr>
                      <w:rFonts w:hAnsiTheme="majorEastAsia"/>
                      <w:szCs w:val="24"/>
                    </w:rPr>
                  </w:pPr>
                  <w:r w:rsidRPr="00561CDB">
                    <w:rPr>
                      <w:rFonts w:hAnsiTheme="majorEastAsia" w:hint="eastAsia"/>
                      <w:szCs w:val="24"/>
                    </w:rPr>
                    <w:t>存储方案设计</w:t>
                  </w:r>
                </w:p>
              </w:tc>
            </w:tr>
            <w:tr w:rsidR="006225F6" w:rsidRPr="004767E7" w:rsidTr="00665245">
              <w:trPr>
                <w:trHeight w:val="82"/>
                <w:jc w:val="center"/>
              </w:trPr>
              <w:tc>
                <w:tcPr>
                  <w:tcW w:w="2002" w:type="dxa"/>
                  <w:vMerge/>
                  <w:shd w:val="clear" w:color="auto" w:fill="auto"/>
                  <w:vAlign w:val="center"/>
                </w:tcPr>
                <w:p w:rsidR="006225F6" w:rsidRPr="004767E7" w:rsidRDefault="006225F6" w:rsidP="003A0585">
                  <w:pPr>
                    <w:jc w:val="center"/>
                    <w:rPr>
                      <w:szCs w:val="24"/>
                    </w:rPr>
                  </w:pPr>
                </w:p>
              </w:tc>
              <w:tc>
                <w:tcPr>
                  <w:tcW w:w="1701" w:type="dxa"/>
                  <w:vMerge/>
                  <w:shd w:val="clear" w:color="auto" w:fill="auto"/>
                  <w:vAlign w:val="center"/>
                </w:tcPr>
                <w:p w:rsidR="006225F6" w:rsidRPr="004767E7" w:rsidRDefault="006225F6" w:rsidP="003A0585">
                  <w:pPr>
                    <w:jc w:val="center"/>
                    <w:rPr>
                      <w:szCs w:val="24"/>
                    </w:rPr>
                  </w:pPr>
                </w:p>
              </w:tc>
              <w:tc>
                <w:tcPr>
                  <w:tcW w:w="3282" w:type="dxa"/>
                  <w:shd w:val="clear" w:color="auto" w:fill="auto"/>
                  <w:vAlign w:val="center"/>
                </w:tcPr>
                <w:p w:rsidR="006225F6" w:rsidRPr="00561CDB" w:rsidRDefault="00EA3D9C" w:rsidP="003A0585">
                  <w:pPr>
                    <w:keepNext/>
                    <w:keepLines/>
                    <w:jc w:val="center"/>
                    <w:rPr>
                      <w:rFonts w:hAnsiTheme="majorEastAsia"/>
                      <w:szCs w:val="24"/>
                    </w:rPr>
                  </w:pPr>
                  <w:r w:rsidRPr="00561CDB">
                    <w:rPr>
                      <w:rFonts w:hAnsiTheme="majorEastAsia" w:hint="eastAsia"/>
                      <w:szCs w:val="24"/>
                    </w:rPr>
                    <w:t>查询优化</w:t>
                  </w:r>
                </w:p>
              </w:tc>
            </w:tr>
            <w:tr w:rsidR="006225F6" w:rsidRPr="004767E7" w:rsidTr="00665245">
              <w:trPr>
                <w:trHeight w:val="82"/>
                <w:jc w:val="center"/>
              </w:trPr>
              <w:tc>
                <w:tcPr>
                  <w:tcW w:w="2002" w:type="dxa"/>
                  <w:vMerge/>
                  <w:shd w:val="clear" w:color="auto" w:fill="auto"/>
                  <w:vAlign w:val="center"/>
                </w:tcPr>
                <w:p w:rsidR="006225F6" w:rsidRPr="004767E7" w:rsidRDefault="006225F6" w:rsidP="003A0585">
                  <w:pPr>
                    <w:jc w:val="center"/>
                    <w:rPr>
                      <w:szCs w:val="24"/>
                    </w:rPr>
                  </w:pPr>
                </w:p>
              </w:tc>
              <w:tc>
                <w:tcPr>
                  <w:tcW w:w="1701" w:type="dxa"/>
                  <w:vMerge/>
                  <w:shd w:val="clear" w:color="auto" w:fill="auto"/>
                  <w:vAlign w:val="center"/>
                </w:tcPr>
                <w:p w:rsidR="006225F6" w:rsidRPr="004767E7" w:rsidRDefault="006225F6" w:rsidP="003A0585">
                  <w:pPr>
                    <w:jc w:val="center"/>
                    <w:rPr>
                      <w:szCs w:val="24"/>
                    </w:rPr>
                  </w:pPr>
                </w:p>
              </w:tc>
              <w:tc>
                <w:tcPr>
                  <w:tcW w:w="3282" w:type="dxa"/>
                  <w:shd w:val="clear" w:color="auto" w:fill="auto"/>
                  <w:vAlign w:val="center"/>
                </w:tcPr>
                <w:p w:rsidR="006225F6" w:rsidRPr="00561CDB" w:rsidRDefault="00F36360" w:rsidP="003A0585">
                  <w:pPr>
                    <w:keepNext/>
                    <w:keepLines/>
                    <w:jc w:val="center"/>
                    <w:rPr>
                      <w:rFonts w:hAnsiTheme="majorEastAsia"/>
                      <w:szCs w:val="24"/>
                    </w:rPr>
                  </w:pPr>
                  <w:r w:rsidRPr="00561CDB">
                    <w:rPr>
                      <w:rFonts w:hAnsiTheme="majorEastAsia" w:hint="eastAsia"/>
                      <w:szCs w:val="24"/>
                    </w:rPr>
                    <w:t>实验对比</w:t>
                  </w:r>
                </w:p>
              </w:tc>
            </w:tr>
            <w:tr w:rsidR="003A0585" w:rsidRPr="004767E7" w:rsidTr="00665245">
              <w:trPr>
                <w:trHeight w:val="86"/>
                <w:jc w:val="center"/>
              </w:trPr>
              <w:tc>
                <w:tcPr>
                  <w:tcW w:w="2002" w:type="dxa"/>
                  <w:vMerge w:val="restart"/>
                  <w:shd w:val="clear" w:color="auto" w:fill="auto"/>
                  <w:vAlign w:val="center"/>
                </w:tcPr>
                <w:p w:rsidR="003A0585" w:rsidRPr="004767E7" w:rsidRDefault="003A0585" w:rsidP="003A0585">
                  <w:pPr>
                    <w:jc w:val="center"/>
                    <w:rPr>
                      <w:szCs w:val="24"/>
                    </w:rPr>
                  </w:pPr>
                  <w:r w:rsidRPr="004767E7">
                    <w:rPr>
                      <w:rFonts w:hint="eastAsia"/>
                      <w:szCs w:val="24"/>
                    </w:rPr>
                    <w:t>201</w:t>
                  </w:r>
                  <w:r w:rsidR="00AD59E0">
                    <w:rPr>
                      <w:szCs w:val="24"/>
                    </w:rPr>
                    <w:t>8</w:t>
                  </w:r>
                  <w:r w:rsidRPr="004767E7">
                    <w:rPr>
                      <w:rFonts w:hint="eastAsia"/>
                      <w:szCs w:val="24"/>
                    </w:rPr>
                    <w:t>.12</w:t>
                  </w:r>
                  <w:r w:rsidRPr="004767E7">
                    <w:rPr>
                      <w:rFonts w:hAnsiTheme="majorEastAsia" w:hint="eastAsia"/>
                      <w:szCs w:val="24"/>
                    </w:rPr>
                    <w:t>～</w:t>
                  </w:r>
                  <w:r w:rsidRPr="004767E7">
                    <w:rPr>
                      <w:rFonts w:hint="eastAsia"/>
                      <w:szCs w:val="24"/>
                    </w:rPr>
                    <w:t>201</w:t>
                  </w:r>
                  <w:r w:rsidR="00AD59E0">
                    <w:rPr>
                      <w:szCs w:val="24"/>
                    </w:rPr>
                    <w:t>9</w:t>
                  </w:r>
                  <w:r w:rsidRPr="004767E7">
                    <w:rPr>
                      <w:rFonts w:hint="eastAsia"/>
                      <w:szCs w:val="24"/>
                    </w:rPr>
                    <w:t>.1</w:t>
                  </w:r>
                </w:p>
              </w:tc>
              <w:tc>
                <w:tcPr>
                  <w:tcW w:w="1701" w:type="dxa"/>
                  <w:vMerge w:val="restart"/>
                  <w:shd w:val="clear" w:color="auto" w:fill="auto"/>
                  <w:vAlign w:val="center"/>
                </w:tcPr>
                <w:p w:rsidR="003A0585" w:rsidRPr="004767E7" w:rsidRDefault="003A0585" w:rsidP="003A0585">
                  <w:pPr>
                    <w:jc w:val="center"/>
                    <w:rPr>
                      <w:szCs w:val="24"/>
                    </w:rPr>
                  </w:pPr>
                  <w:r w:rsidRPr="004767E7">
                    <w:rPr>
                      <w:rFonts w:hAnsiTheme="majorEastAsia" w:hint="eastAsia"/>
                      <w:szCs w:val="24"/>
                    </w:rPr>
                    <w:t>论文开题</w:t>
                  </w: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开题报告与</w:t>
                  </w:r>
                  <w:r w:rsidRPr="004767E7">
                    <w:rPr>
                      <w:rFonts w:hint="eastAsia"/>
                      <w:szCs w:val="24"/>
                    </w:rPr>
                    <w:t>PPT</w:t>
                  </w:r>
                </w:p>
              </w:tc>
            </w:tr>
            <w:tr w:rsidR="003A0585" w:rsidRPr="004767E7" w:rsidTr="00665245">
              <w:trPr>
                <w:trHeight w:val="80"/>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研究背景与研究现状撰写</w:t>
                  </w:r>
                </w:p>
              </w:tc>
            </w:tr>
            <w:tr w:rsidR="003A0585" w:rsidRPr="004767E7" w:rsidTr="00665245">
              <w:trPr>
                <w:trHeight w:val="84"/>
                <w:jc w:val="center"/>
              </w:trPr>
              <w:tc>
                <w:tcPr>
                  <w:tcW w:w="2002" w:type="dxa"/>
                  <w:vMerge w:val="restart"/>
                  <w:shd w:val="clear" w:color="auto" w:fill="auto"/>
                  <w:vAlign w:val="center"/>
                </w:tcPr>
                <w:p w:rsidR="003A0585" w:rsidRPr="004767E7" w:rsidRDefault="003A0585" w:rsidP="003A0585">
                  <w:pPr>
                    <w:jc w:val="center"/>
                    <w:rPr>
                      <w:szCs w:val="24"/>
                    </w:rPr>
                  </w:pPr>
                  <w:r w:rsidRPr="004767E7">
                    <w:rPr>
                      <w:rFonts w:hint="eastAsia"/>
                      <w:szCs w:val="24"/>
                    </w:rPr>
                    <w:t>201</w:t>
                  </w:r>
                  <w:r w:rsidR="00AD59E0">
                    <w:rPr>
                      <w:szCs w:val="24"/>
                    </w:rPr>
                    <w:t>9</w:t>
                  </w:r>
                  <w:r w:rsidRPr="004767E7">
                    <w:rPr>
                      <w:rFonts w:hint="eastAsia"/>
                      <w:szCs w:val="24"/>
                    </w:rPr>
                    <w:t>.1</w:t>
                  </w:r>
                  <w:r w:rsidRPr="004767E7">
                    <w:rPr>
                      <w:rFonts w:hAnsiTheme="majorEastAsia" w:hint="eastAsia"/>
                      <w:szCs w:val="24"/>
                    </w:rPr>
                    <w:t>～</w:t>
                  </w:r>
                  <w:r w:rsidRPr="004767E7">
                    <w:rPr>
                      <w:rFonts w:hint="eastAsia"/>
                      <w:szCs w:val="24"/>
                    </w:rPr>
                    <w:t>201</w:t>
                  </w:r>
                  <w:r w:rsidR="00AD59E0">
                    <w:rPr>
                      <w:szCs w:val="24"/>
                    </w:rPr>
                    <w:t>9</w:t>
                  </w:r>
                  <w:r w:rsidRPr="004767E7">
                    <w:rPr>
                      <w:rFonts w:hint="eastAsia"/>
                      <w:szCs w:val="24"/>
                    </w:rPr>
                    <w:t>.3</w:t>
                  </w:r>
                </w:p>
              </w:tc>
              <w:tc>
                <w:tcPr>
                  <w:tcW w:w="1701" w:type="dxa"/>
                  <w:vMerge w:val="restart"/>
                  <w:shd w:val="clear" w:color="auto" w:fill="auto"/>
                  <w:vAlign w:val="center"/>
                </w:tcPr>
                <w:p w:rsidR="003A0585" w:rsidRPr="004767E7" w:rsidRDefault="003A0585" w:rsidP="003A0585">
                  <w:pPr>
                    <w:jc w:val="center"/>
                    <w:rPr>
                      <w:szCs w:val="24"/>
                    </w:rPr>
                  </w:pPr>
                  <w:r w:rsidRPr="004767E7">
                    <w:rPr>
                      <w:rFonts w:hAnsiTheme="majorEastAsia" w:hint="eastAsia"/>
                      <w:szCs w:val="24"/>
                    </w:rPr>
                    <w:t>论文撰写</w:t>
                  </w: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系统开发与实现</w:t>
                  </w:r>
                </w:p>
              </w:tc>
            </w:tr>
            <w:tr w:rsidR="003A0585" w:rsidRPr="004767E7" w:rsidTr="00665245">
              <w:trPr>
                <w:trHeight w:val="88"/>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实验与结果整理</w:t>
                  </w:r>
                </w:p>
              </w:tc>
            </w:tr>
            <w:tr w:rsidR="003A0585" w:rsidRPr="004767E7" w:rsidTr="00665245">
              <w:trPr>
                <w:trHeight w:val="78"/>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实验结果分析</w:t>
                  </w:r>
                </w:p>
              </w:tc>
            </w:tr>
            <w:tr w:rsidR="003A0585" w:rsidRPr="004767E7" w:rsidTr="00665245">
              <w:trPr>
                <w:trHeight w:val="82"/>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核心内容撰写</w:t>
                  </w:r>
                </w:p>
              </w:tc>
            </w:tr>
            <w:tr w:rsidR="003A0585" w:rsidRPr="004767E7" w:rsidTr="00665245">
              <w:trPr>
                <w:trHeight w:val="86"/>
                <w:jc w:val="center"/>
              </w:trPr>
              <w:tc>
                <w:tcPr>
                  <w:tcW w:w="2002" w:type="dxa"/>
                  <w:shd w:val="clear" w:color="auto" w:fill="auto"/>
                  <w:vAlign w:val="center"/>
                </w:tcPr>
                <w:p w:rsidR="003A0585" w:rsidRPr="004767E7" w:rsidRDefault="003A0585" w:rsidP="003A0585">
                  <w:pPr>
                    <w:jc w:val="center"/>
                    <w:rPr>
                      <w:szCs w:val="24"/>
                    </w:rPr>
                  </w:pPr>
                  <w:r w:rsidRPr="004767E7">
                    <w:rPr>
                      <w:rFonts w:hint="eastAsia"/>
                      <w:szCs w:val="24"/>
                    </w:rPr>
                    <w:t>201</w:t>
                  </w:r>
                  <w:r w:rsidR="0059258B">
                    <w:rPr>
                      <w:szCs w:val="24"/>
                    </w:rPr>
                    <w:t>9</w:t>
                  </w:r>
                  <w:r w:rsidRPr="004767E7">
                    <w:rPr>
                      <w:rFonts w:hint="eastAsia"/>
                      <w:szCs w:val="24"/>
                    </w:rPr>
                    <w:t>.4</w:t>
                  </w:r>
                </w:p>
              </w:tc>
              <w:tc>
                <w:tcPr>
                  <w:tcW w:w="1701"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论文修改与完善</w:t>
                  </w: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论文内容完善，格式调整</w:t>
                  </w:r>
                </w:p>
              </w:tc>
            </w:tr>
            <w:tr w:rsidR="003A0585" w:rsidRPr="004767E7" w:rsidTr="00665245">
              <w:trPr>
                <w:trHeight w:val="90"/>
                <w:jc w:val="center"/>
              </w:trPr>
              <w:tc>
                <w:tcPr>
                  <w:tcW w:w="2002" w:type="dxa"/>
                  <w:shd w:val="clear" w:color="auto" w:fill="auto"/>
                  <w:vAlign w:val="center"/>
                </w:tcPr>
                <w:p w:rsidR="003A0585" w:rsidRPr="004767E7" w:rsidRDefault="003A0585" w:rsidP="003A0585">
                  <w:pPr>
                    <w:jc w:val="center"/>
                    <w:rPr>
                      <w:szCs w:val="24"/>
                    </w:rPr>
                  </w:pPr>
                  <w:r w:rsidRPr="004767E7">
                    <w:rPr>
                      <w:rFonts w:hint="eastAsia"/>
                      <w:szCs w:val="24"/>
                    </w:rPr>
                    <w:t>201</w:t>
                  </w:r>
                  <w:r w:rsidR="0059258B">
                    <w:rPr>
                      <w:szCs w:val="24"/>
                    </w:rPr>
                    <w:t>9</w:t>
                  </w:r>
                  <w:r w:rsidRPr="004767E7">
                    <w:rPr>
                      <w:rFonts w:hint="eastAsia"/>
                      <w:szCs w:val="24"/>
                    </w:rPr>
                    <w:t>.5</w:t>
                  </w:r>
                </w:p>
              </w:tc>
              <w:tc>
                <w:tcPr>
                  <w:tcW w:w="1701"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论文答辩</w:t>
                  </w:r>
                </w:p>
              </w:tc>
              <w:tc>
                <w:tcPr>
                  <w:tcW w:w="3282" w:type="dxa"/>
                  <w:shd w:val="clear" w:color="auto" w:fill="auto"/>
                  <w:vAlign w:val="center"/>
                </w:tcPr>
                <w:p w:rsidR="003A0585" w:rsidRPr="004767E7" w:rsidRDefault="003A0585" w:rsidP="003A0585">
                  <w:pPr>
                    <w:keepNext/>
                    <w:keepLines/>
                    <w:jc w:val="center"/>
                    <w:rPr>
                      <w:b/>
                      <w:szCs w:val="24"/>
                    </w:rPr>
                  </w:pPr>
                  <w:r w:rsidRPr="004767E7">
                    <w:rPr>
                      <w:rFonts w:hAnsiTheme="majorEastAsia" w:hint="eastAsia"/>
                      <w:szCs w:val="24"/>
                    </w:rPr>
                    <w:t>论文答辩准备</w:t>
                  </w:r>
                </w:p>
              </w:tc>
            </w:tr>
            <w:bookmarkEnd w:id="154"/>
            <w:bookmarkEnd w:id="155"/>
          </w:tbl>
          <w:p w:rsidR="003A0585" w:rsidRDefault="003A0585" w:rsidP="003A0585">
            <w:pPr>
              <w:spacing w:line="380" w:lineRule="exact"/>
              <w:rPr>
                <w:rFonts w:ascii="宋体" w:hAnsi="宋体"/>
                <w:b/>
                <w:sz w:val="24"/>
                <w:szCs w:val="24"/>
              </w:rPr>
            </w:pPr>
          </w:p>
          <w:p w:rsidR="003A0585" w:rsidRDefault="003A0585" w:rsidP="00947628">
            <w:pPr>
              <w:spacing w:line="360" w:lineRule="auto"/>
              <w:rPr>
                <w:rFonts w:ascii="黑体" w:eastAsia="黑体" w:hAnsi="黑体"/>
                <w:sz w:val="24"/>
                <w:szCs w:val="24"/>
              </w:rPr>
            </w:pPr>
            <w:r w:rsidRPr="003A0585">
              <w:rPr>
                <w:rFonts w:ascii="黑体" w:eastAsia="黑体" w:hAnsi="黑体" w:hint="eastAsia"/>
                <w:sz w:val="24"/>
                <w:szCs w:val="24"/>
              </w:rPr>
              <w:t>主要参考文献</w:t>
            </w:r>
          </w:p>
          <w:p w:rsidR="00D2171B" w:rsidRPr="00D2171B" w:rsidRDefault="00D2171B" w:rsidP="00D2171B">
            <w:pPr>
              <w:pStyle w:val="a7"/>
              <w:numPr>
                <w:ilvl w:val="0"/>
                <w:numId w:val="6"/>
              </w:numPr>
              <w:spacing w:after="200" w:line="220" w:lineRule="atLeast"/>
              <w:ind w:firstLineChars="0"/>
              <w:rPr>
                <w:color w:val="000000"/>
                <w:szCs w:val="18"/>
              </w:rPr>
            </w:pPr>
            <w:r w:rsidRPr="00D2171B">
              <w:rPr>
                <w:rFonts w:hint="eastAsia"/>
                <w:color w:val="000000"/>
                <w:szCs w:val="18"/>
              </w:rPr>
              <w:t>李德仁</w:t>
            </w:r>
            <w:r w:rsidRPr="00D2171B">
              <w:rPr>
                <w:rFonts w:hint="eastAsia"/>
                <w:color w:val="000000"/>
                <w:szCs w:val="18"/>
              </w:rPr>
              <w:t>,</w:t>
            </w:r>
            <w:r w:rsidRPr="00D2171B">
              <w:rPr>
                <w:rFonts w:hint="eastAsia"/>
                <w:color w:val="000000"/>
                <w:szCs w:val="18"/>
              </w:rPr>
              <w:t>马军</w:t>
            </w:r>
            <w:r w:rsidRPr="00D2171B">
              <w:rPr>
                <w:rFonts w:hint="eastAsia"/>
                <w:color w:val="000000"/>
                <w:szCs w:val="18"/>
              </w:rPr>
              <w:t>,</w:t>
            </w:r>
            <w:r w:rsidRPr="00D2171B">
              <w:rPr>
                <w:rFonts w:hint="eastAsia"/>
                <w:color w:val="000000"/>
                <w:szCs w:val="18"/>
              </w:rPr>
              <w:t>邵振峰</w:t>
            </w:r>
            <w:r w:rsidRPr="00D2171B">
              <w:rPr>
                <w:rFonts w:hint="eastAsia"/>
                <w:color w:val="000000"/>
                <w:szCs w:val="18"/>
              </w:rPr>
              <w:t>.</w:t>
            </w:r>
            <w:r w:rsidRPr="00D2171B">
              <w:rPr>
                <w:rFonts w:hint="eastAsia"/>
                <w:color w:val="000000"/>
                <w:szCs w:val="18"/>
              </w:rPr>
              <w:t>论时空大数据及其应用</w:t>
            </w:r>
            <w:r w:rsidRPr="00D2171B">
              <w:rPr>
                <w:rFonts w:hint="eastAsia"/>
                <w:color w:val="000000"/>
                <w:szCs w:val="18"/>
              </w:rPr>
              <w:t>[J].</w:t>
            </w:r>
            <w:r w:rsidRPr="00D2171B">
              <w:rPr>
                <w:rFonts w:hint="eastAsia"/>
                <w:color w:val="000000"/>
                <w:szCs w:val="18"/>
              </w:rPr>
              <w:t>卫星应用</w:t>
            </w:r>
            <w:r w:rsidRPr="00D2171B">
              <w:rPr>
                <w:rFonts w:hint="eastAsia"/>
                <w:color w:val="000000"/>
                <w:szCs w:val="18"/>
              </w:rPr>
              <w:t>,2015(9):7-11.</w:t>
            </w:r>
          </w:p>
          <w:p w:rsidR="00D2171B" w:rsidRDefault="00D2171B" w:rsidP="00D2171B">
            <w:pPr>
              <w:pStyle w:val="a7"/>
              <w:numPr>
                <w:ilvl w:val="0"/>
                <w:numId w:val="6"/>
              </w:numPr>
              <w:spacing w:after="200" w:line="220" w:lineRule="atLeast"/>
              <w:ind w:firstLineChars="0"/>
              <w:rPr>
                <w:color w:val="000000"/>
                <w:szCs w:val="18"/>
              </w:rPr>
            </w:pPr>
            <w:r w:rsidRPr="00D2171B">
              <w:rPr>
                <w:rFonts w:hint="eastAsia"/>
                <w:color w:val="000000"/>
                <w:szCs w:val="18"/>
              </w:rPr>
              <w:t>任磊</w:t>
            </w:r>
            <w:r w:rsidRPr="00D2171B">
              <w:rPr>
                <w:rFonts w:hint="eastAsia"/>
                <w:color w:val="000000"/>
                <w:szCs w:val="18"/>
              </w:rPr>
              <w:t>,</w:t>
            </w:r>
            <w:r w:rsidRPr="00D2171B">
              <w:rPr>
                <w:rFonts w:hint="eastAsia"/>
                <w:color w:val="000000"/>
                <w:szCs w:val="18"/>
              </w:rPr>
              <w:t>杜一</w:t>
            </w:r>
            <w:r w:rsidRPr="00D2171B">
              <w:rPr>
                <w:rFonts w:hint="eastAsia"/>
                <w:color w:val="000000"/>
                <w:szCs w:val="18"/>
              </w:rPr>
              <w:t>,</w:t>
            </w:r>
            <w:r w:rsidRPr="00D2171B">
              <w:rPr>
                <w:rFonts w:hint="eastAsia"/>
                <w:color w:val="000000"/>
                <w:szCs w:val="18"/>
              </w:rPr>
              <w:t>马帅</w:t>
            </w:r>
            <w:r w:rsidRPr="00D2171B">
              <w:rPr>
                <w:rFonts w:hint="eastAsia"/>
                <w:color w:val="000000"/>
                <w:szCs w:val="18"/>
              </w:rPr>
              <w:t>,</w:t>
            </w:r>
            <w:r w:rsidRPr="00D2171B">
              <w:rPr>
                <w:rFonts w:hint="eastAsia"/>
                <w:color w:val="000000"/>
                <w:szCs w:val="18"/>
              </w:rPr>
              <w:t>张小龙</w:t>
            </w:r>
            <w:r w:rsidRPr="00D2171B">
              <w:rPr>
                <w:rFonts w:hint="eastAsia"/>
                <w:color w:val="000000"/>
                <w:szCs w:val="18"/>
              </w:rPr>
              <w:t>,</w:t>
            </w:r>
            <w:r w:rsidRPr="00D2171B">
              <w:rPr>
                <w:rFonts w:hint="eastAsia"/>
                <w:color w:val="000000"/>
                <w:szCs w:val="18"/>
              </w:rPr>
              <w:t>戴国忠</w:t>
            </w:r>
            <w:r w:rsidRPr="00D2171B">
              <w:rPr>
                <w:rFonts w:hint="eastAsia"/>
                <w:color w:val="000000"/>
                <w:szCs w:val="18"/>
              </w:rPr>
              <w:t>.</w:t>
            </w:r>
            <w:r w:rsidRPr="00D2171B">
              <w:rPr>
                <w:rFonts w:hint="eastAsia"/>
                <w:color w:val="000000"/>
                <w:szCs w:val="18"/>
              </w:rPr>
              <w:t>大数据可视化分析综述</w:t>
            </w:r>
            <w:r w:rsidRPr="00D2171B">
              <w:rPr>
                <w:rFonts w:hint="eastAsia"/>
                <w:color w:val="000000"/>
                <w:szCs w:val="18"/>
              </w:rPr>
              <w:t xml:space="preserve">[J]. </w:t>
            </w:r>
            <w:r w:rsidRPr="00D2171B">
              <w:rPr>
                <w:rFonts w:hint="eastAsia"/>
                <w:color w:val="000000"/>
                <w:szCs w:val="18"/>
              </w:rPr>
              <w:t>软件学报</w:t>
            </w:r>
            <w:r w:rsidRPr="00D2171B">
              <w:rPr>
                <w:rFonts w:hint="eastAsia"/>
                <w:color w:val="000000"/>
                <w:szCs w:val="18"/>
              </w:rPr>
              <w:t>,2014,5(9):1909-1936.</w:t>
            </w:r>
          </w:p>
          <w:p w:rsidR="00CA251B" w:rsidRDefault="00CA251B" w:rsidP="009E3763">
            <w:pPr>
              <w:pStyle w:val="a7"/>
              <w:numPr>
                <w:ilvl w:val="0"/>
                <w:numId w:val="6"/>
              </w:numPr>
              <w:spacing w:after="200" w:line="220" w:lineRule="atLeast"/>
              <w:ind w:firstLineChars="0"/>
              <w:rPr>
                <w:color w:val="000000"/>
                <w:szCs w:val="18"/>
              </w:rPr>
            </w:pPr>
            <w:r w:rsidRPr="00CA251B">
              <w:rPr>
                <w:color w:val="000000"/>
                <w:szCs w:val="18"/>
              </w:rPr>
              <w:t>Tan H, Luo W, Ni L M. Clost: a hadoop-based storage system for big spatio-temporal data analytics[C]//Proceedings of the 21st ACM international conference on Information and knowledge management. ACM, 2012: 2139-2143.</w:t>
            </w:r>
          </w:p>
          <w:p w:rsidR="00346071" w:rsidRDefault="00346071" w:rsidP="009E3763">
            <w:pPr>
              <w:pStyle w:val="a7"/>
              <w:numPr>
                <w:ilvl w:val="0"/>
                <w:numId w:val="6"/>
              </w:numPr>
              <w:spacing w:after="200" w:line="220" w:lineRule="atLeast"/>
              <w:ind w:firstLineChars="0"/>
              <w:rPr>
                <w:color w:val="000000"/>
                <w:szCs w:val="18"/>
              </w:rPr>
            </w:pPr>
            <w:r w:rsidRPr="00346071">
              <w:rPr>
                <w:color w:val="000000"/>
                <w:szCs w:val="18"/>
              </w:rPr>
              <w:t>尹芳</w:t>
            </w:r>
            <w:r w:rsidRPr="00346071">
              <w:rPr>
                <w:color w:val="000000"/>
                <w:szCs w:val="18"/>
              </w:rPr>
              <w:t xml:space="preserve">, </w:t>
            </w:r>
            <w:r w:rsidRPr="00346071">
              <w:rPr>
                <w:color w:val="000000"/>
                <w:szCs w:val="18"/>
              </w:rPr>
              <w:t>冯敏</w:t>
            </w:r>
            <w:r w:rsidRPr="00346071">
              <w:rPr>
                <w:color w:val="000000"/>
                <w:szCs w:val="18"/>
              </w:rPr>
              <w:t xml:space="preserve">, </w:t>
            </w:r>
            <w:r w:rsidRPr="00346071">
              <w:rPr>
                <w:color w:val="000000"/>
                <w:szCs w:val="18"/>
              </w:rPr>
              <w:t>诸云强</w:t>
            </w:r>
            <w:r w:rsidRPr="00346071">
              <w:rPr>
                <w:color w:val="000000"/>
                <w:szCs w:val="18"/>
              </w:rPr>
              <w:t xml:space="preserve">, </w:t>
            </w:r>
            <w:r w:rsidRPr="00346071">
              <w:rPr>
                <w:color w:val="000000"/>
                <w:szCs w:val="18"/>
              </w:rPr>
              <w:t>等</w:t>
            </w:r>
            <w:r w:rsidRPr="00346071">
              <w:rPr>
                <w:color w:val="000000"/>
                <w:szCs w:val="18"/>
              </w:rPr>
              <w:t xml:space="preserve">. </w:t>
            </w:r>
            <w:r w:rsidRPr="00346071">
              <w:rPr>
                <w:color w:val="000000"/>
                <w:szCs w:val="18"/>
              </w:rPr>
              <w:t>基于开源</w:t>
            </w:r>
            <w:r w:rsidRPr="00346071">
              <w:rPr>
                <w:color w:val="000000"/>
                <w:szCs w:val="18"/>
              </w:rPr>
              <w:t xml:space="preserve"> Hadoop </w:t>
            </w:r>
            <w:r w:rsidRPr="00346071">
              <w:rPr>
                <w:color w:val="000000"/>
                <w:szCs w:val="18"/>
              </w:rPr>
              <w:t>的矢量空间数据分布式处理研究</w:t>
            </w:r>
            <w:r w:rsidRPr="00346071">
              <w:rPr>
                <w:color w:val="000000"/>
                <w:szCs w:val="18"/>
              </w:rPr>
              <w:t xml:space="preserve">[J]. </w:t>
            </w:r>
            <w:r w:rsidRPr="00346071">
              <w:rPr>
                <w:color w:val="000000"/>
                <w:szCs w:val="18"/>
              </w:rPr>
              <w:t>计算机工程与应用</w:t>
            </w:r>
            <w:r w:rsidRPr="00346071">
              <w:rPr>
                <w:color w:val="000000"/>
                <w:szCs w:val="18"/>
              </w:rPr>
              <w:t>, 2013, 49(16): 25-29.</w:t>
            </w:r>
          </w:p>
          <w:p w:rsidR="00346071" w:rsidRDefault="00346071" w:rsidP="009E3763">
            <w:pPr>
              <w:pStyle w:val="a7"/>
              <w:numPr>
                <w:ilvl w:val="0"/>
                <w:numId w:val="6"/>
              </w:numPr>
              <w:spacing w:after="200" w:line="220" w:lineRule="atLeast"/>
              <w:ind w:firstLineChars="0"/>
              <w:rPr>
                <w:color w:val="000000"/>
                <w:szCs w:val="18"/>
              </w:rPr>
            </w:pPr>
            <w:r w:rsidRPr="00346071">
              <w:rPr>
                <w:color w:val="000000"/>
                <w:szCs w:val="18"/>
              </w:rPr>
              <w:t>Aji A, Wang F, Vo H, et al. Hadoop gis: a high performance spatial data warehousing system over mapreduce[J]. Proceedings of the VLDB Endowment, 2013, 6(11): 1009-1020.</w:t>
            </w:r>
          </w:p>
          <w:p w:rsidR="008C4EE9" w:rsidRDefault="008C4EE9" w:rsidP="009E3763">
            <w:pPr>
              <w:pStyle w:val="a7"/>
              <w:numPr>
                <w:ilvl w:val="0"/>
                <w:numId w:val="6"/>
              </w:numPr>
              <w:spacing w:after="200" w:line="220" w:lineRule="atLeast"/>
              <w:ind w:firstLineChars="0"/>
              <w:rPr>
                <w:color w:val="000000"/>
                <w:szCs w:val="18"/>
              </w:rPr>
            </w:pPr>
            <w:r w:rsidRPr="008C4EE9">
              <w:rPr>
                <w:color w:val="000000"/>
                <w:szCs w:val="18"/>
              </w:rPr>
              <w:t>Eldawy A, Mokbel M F. A demonstration of spatialhadoop: An efficient mapreduce framework for spatial data[J]. Proceedings of the VLDB Endowment, 2013, 6(12): 1230-</w:t>
            </w:r>
            <w:r w:rsidRPr="008C4EE9">
              <w:rPr>
                <w:color w:val="000000"/>
                <w:szCs w:val="18"/>
              </w:rPr>
              <w:lastRenderedPageBreak/>
              <w:t>1233.</w:t>
            </w:r>
          </w:p>
          <w:p w:rsidR="00442B59" w:rsidRDefault="00442B59" w:rsidP="00442B59">
            <w:pPr>
              <w:pStyle w:val="a7"/>
              <w:numPr>
                <w:ilvl w:val="0"/>
                <w:numId w:val="6"/>
              </w:numPr>
              <w:spacing w:after="200" w:line="220" w:lineRule="atLeast"/>
              <w:ind w:firstLineChars="0"/>
              <w:rPr>
                <w:color w:val="000000"/>
                <w:szCs w:val="18"/>
              </w:rPr>
            </w:pPr>
            <w:r w:rsidRPr="00941528">
              <w:rPr>
                <w:color w:val="000000"/>
                <w:szCs w:val="18"/>
              </w:rPr>
              <w:t>Guttman A. R-trees: A dynamic index structure for spatial searching[M]. ACM, 1984.</w:t>
            </w:r>
          </w:p>
          <w:p w:rsidR="00442B59" w:rsidRPr="00442B59" w:rsidRDefault="00442B59" w:rsidP="00442B59">
            <w:pPr>
              <w:pStyle w:val="a7"/>
              <w:numPr>
                <w:ilvl w:val="0"/>
                <w:numId w:val="6"/>
              </w:numPr>
              <w:spacing w:after="200" w:line="220" w:lineRule="atLeast"/>
              <w:ind w:firstLineChars="0"/>
              <w:rPr>
                <w:color w:val="000000"/>
                <w:szCs w:val="18"/>
              </w:rPr>
            </w:pPr>
            <w:r w:rsidRPr="00660D3C">
              <w:rPr>
                <w:color w:val="000000"/>
                <w:szCs w:val="18"/>
              </w:rPr>
              <w:t>Comer D. Ubiquitous B-tree[J]. ACM Computing Surveys (CSUR), 1979, 11(2): 121-137.</w:t>
            </w:r>
          </w:p>
          <w:p w:rsidR="008C4EE9" w:rsidRDefault="008C4EE9" w:rsidP="009E3763">
            <w:pPr>
              <w:pStyle w:val="a7"/>
              <w:numPr>
                <w:ilvl w:val="0"/>
                <w:numId w:val="6"/>
              </w:numPr>
              <w:spacing w:after="200" w:line="220" w:lineRule="atLeast"/>
              <w:ind w:firstLineChars="0"/>
              <w:rPr>
                <w:color w:val="000000"/>
                <w:szCs w:val="18"/>
              </w:rPr>
            </w:pPr>
            <w:r w:rsidRPr="008C4EE9">
              <w:rPr>
                <w:color w:val="000000"/>
                <w:szCs w:val="18"/>
              </w:rPr>
              <w:t>Lu P, Chen G, Ooi B C, et al. ScalaGiST: scalable generalized search trees for mapreduce systems [innovative systems paper][J]. Proceedings of the VLDB Endowment, 2014, 7(14): 1797-1808.</w:t>
            </w:r>
          </w:p>
          <w:p w:rsidR="008C4EE9" w:rsidRDefault="008C4EE9" w:rsidP="009E3763">
            <w:pPr>
              <w:pStyle w:val="a7"/>
              <w:numPr>
                <w:ilvl w:val="0"/>
                <w:numId w:val="6"/>
              </w:numPr>
              <w:spacing w:after="200" w:line="220" w:lineRule="atLeast"/>
              <w:ind w:firstLineChars="0"/>
              <w:rPr>
                <w:color w:val="000000"/>
                <w:szCs w:val="18"/>
              </w:rPr>
            </w:pPr>
            <w:r w:rsidRPr="008C4EE9">
              <w:rPr>
                <w:color w:val="000000"/>
                <w:szCs w:val="18"/>
              </w:rPr>
              <w:t>Lu P, Chen G, Ooi B C, et al. ScalaGiST: scalable generalized search trees for mapreduce systems [innovative systems paper][J]. Proceedings of the VLDB Endowment, 2014, 7(14): 1797-1808.</w:t>
            </w:r>
          </w:p>
          <w:p w:rsidR="00442B59" w:rsidRPr="00442B59" w:rsidRDefault="00442B59" w:rsidP="009E3763">
            <w:pPr>
              <w:pStyle w:val="a7"/>
              <w:numPr>
                <w:ilvl w:val="0"/>
                <w:numId w:val="6"/>
              </w:numPr>
              <w:spacing w:after="200" w:line="220" w:lineRule="atLeast"/>
              <w:ind w:firstLineChars="0"/>
              <w:rPr>
                <w:color w:val="000000"/>
                <w:szCs w:val="18"/>
              </w:rPr>
            </w:pPr>
            <w:r w:rsidRPr="00442B59">
              <w:rPr>
                <w:color w:val="000000"/>
                <w:szCs w:val="18"/>
              </w:rPr>
              <w:t>Yu J, Wu J, Sarwat M. Geospark: A cluster computing framework for processing large-scale spatial data[C]//Proceedings of the 23rd SIGSPATIAL International Conference on Advances in Geographic Information Systems. ACM, 2015: 70.</w:t>
            </w:r>
          </w:p>
          <w:p w:rsidR="009E3763" w:rsidRPr="00EB1A84" w:rsidRDefault="009B3061" w:rsidP="009E3763">
            <w:pPr>
              <w:pStyle w:val="a7"/>
              <w:numPr>
                <w:ilvl w:val="0"/>
                <w:numId w:val="6"/>
              </w:numPr>
              <w:spacing w:after="200" w:line="220" w:lineRule="atLeast"/>
              <w:ind w:firstLineChars="0"/>
              <w:rPr>
                <w:color w:val="000000"/>
                <w:szCs w:val="18"/>
              </w:rPr>
            </w:pPr>
            <w:r w:rsidRPr="00D97D27">
              <w:rPr>
                <w:color w:val="000000"/>
                <w:szCs w:val="18"/>
              </w:rPr>
              <w:t xml:space="preserve">Nishimura, S.; Das, S.; Agrawal, D.; El Abbadi, A. </w:t>
            </w:r>
            <w:r w:rsidRPr="00EB1A84">
              <w:rPr>
                <w:color w:val="000000"/>
                <w:szCs w:val="18"/>
              </w:rPr>
              <w:t>MD</w:t>
            </w:r>
            <w:r w:rsidRPr="00D97D27">
              <w:rPr>
                <w:color w:val="000000"/>
                <w:szCs w:val="18"/>
              </w:rPr>
              <w:t xml:space="preserve">-Hbase: Design and Implementation </w:t>
            </w:r>
            <w:r w:rsidRPr="009E3763">
              <w:rPr>
                <w:color w:val="000000"/>
                <w:szCs w:val="18"/>
              </w:rPr>
              <w:t>of an Elastic Data</w:t>
            </w:r>
            <w:r w:rsidR="00D97D27" w:rsidRPr="009E3763">
              <w:rPr>
                <w:color w:val="000000"/>
                <w:szCs w:val="18"/>
              </w:rPr>
              <w:t xml:space="preserve"> </w:t>
            </w:r>
            <w:r w:rsidRPr="009E3763">
              <w:rPr>
                <w:color w:val="000000"/>
                <w:szCs w:val="18"/>
              </w:rPr>
              <w:t xml:space="preserve">Infrastructure for Cloud-Scale Location Services. </w:t>
            </w:r>
            <w:r w:rsidRPr="00EB1A84">
              <w:rPr>
                <w:color w:val="000000"/>
                <w:szCs w:val="18"/>
              </w:rPr>
              <w:t>Distrib. Parallel Databases 2013</w:t>
            </w:r>
            <w:r w:rsidRPr="009E3763">
              <w:rPr>
                <w:color w:val="000000"/>
                <w:szCs w:val="18"/>
              </w:rPr>
              <w:t xml:space="preserve">, </w:t>
            </w:r>
            <w:r w:rsidRPr="00EB1A84">
              <w:rPr>
                <w:color w:val="000000"/>
                <w:szCs w:val="18"/>
              </w:rPr>
              <w:t>31</w:t>
            </w:r>
            <w:r w:rsidRPr="009E3763">
              <w:rPr>
                <w:color w:val="000000"/>
                <w:szCs w:val="18"/>
              </w:rPr>
              <w:t>, 289–319. [</w:t>
            </w:r>
            <w:r w:rsidRPr="00EB1A84">
              <w:rPr>
                <w:color w:val="000000"/>
                <w:szCs w:val="18"/>
              </w:rPr>
              <w:t>CrossRef</w:t>
            </w:r>
            <w:r w:rsidRPr="009E3763">
              <w:rPr>
                <w:color w:val="000000"/>
                <w:szCs w:val="18"/>
              </w:rPr>
              <w:t>]</w:t>
            </w:r>
          </w:p>
          <w:p w:rsidR="00142A23" w:rsidRPr="00142A23" w:rsidRDefault="00142A23" w:rsidP="009E3763">
            <w:pPr>
              <w:pStyle w:val="a7"/>
              <w:numPr>
                <w:ilvl w:val="0"/>
                <w:numId w:val="6"/>
              </w:numPr>
              <w:spacing w:after="200" w:line="220" w:lineRule="atLeast"/>
              <w:ind w:firstLineChars="0"/>
              <w:rPr>
                <w:color w:val="000000"/>
                <w:szCs w:val="18"/>
              </w:rPr>
            </w:pPr>
            <w:r w:rsidRPr="00142A23">
              <w:rPr>
                <w:color w:val="000000"/>
                <w:szCs w:val="18"/>
              </w:rPr>
              <w:t>A. Fox, C. Eichelberger, J. Hughes, and S. Lyon, “Spatio-temporal</w:t>
            </w:r>
            <w:r>
              <w:rPr>
                <w:color w:val="000000"/>
                <w:szCs w:val="18"/>
              </w:rPr>
              <w:t xml:space="preserve"> </w:t>
            </w:r>
            <w:r w:rsidRPr="00142A23">
              <w:rPr>
                <w:color w:val="000000"/>
                <w:szCs w:val="18"/>
              </w:rPr>
              <w:t>Indexing in Non-relational Distributed Databases,” in International</w:t>
            </w:r>
            <w:r w:rsidR="00714CC3">
              <w:rPr>
                <w:color w:val="000000"/>
                <w:szCs w:val="18"/>
              </w:rPr>
              <w:t xml:space="preserve"> </w:t>
            </w:r>
            <w:r w:rsidRPr="00142A23">
              <w:rPr>
                <w:color w:val="000000"/>
                <w:szCs w:val="18"/>
              </w:rPr>
              <w:t>Conference on Big Data, Santa Clara, CA, 2013.</w:t>
            </w:r>
          </w:p>
          <w:p w:rsidR="009E3763" w:rsidRPr="009E3763" w:rsidRDefault="009E3763" w:rsidP="009E3763">
            <w:pPr>
              <w:pStyle w:val="a7"/>
              <w:numPr>
                <w:ilvl w:val="0"/>
                <w:numId w:val="6"/>
              </w:numPr>
              <w:spacing w:after="200" w:line="220" w:lineRule="atLeast"/>
              <w:ind w:firstLineChars="0"/>
              <w:rPr>
                <w:color w:val="000000"/>
                <w:szCs w:val="18"/>
              </w:rPr>
            </w:pPr>
            <w:r w:rsidRPr="009E3763">
              <w:rPr>
                <w:color w:val="000000"/>
                <w:szCs w:val="18"/>
              </w:rPr>
              <w:t>Van Le H, Takasu A. G-HBase: A High Performance Geographical Database Based on HBase[J]. IEICE Transactions on Information and Systems, 2018, 101(4): 1053-1065.</w:t>
            </w:r>
          </w:p>
          <w:p w:rsidR="00535AA1" w:rsidRDefault="009E3763" w:rsidP="009E3763">
            <w:pPr>
              <w:pStyle w:val="a7"/>
              <w:numPr>
                <w:ilvl w:val="0"/>
                <w:numId w:val="6"/>
              </w:numPr>
              <w:spacing w:after="200" w:line="220" w:lineRule="atLeast"/>
              <w:ind w:firstLineChars="0"/>
              <w:rPr>
                <w:color w:val="000000"/>
                <w:szCs w:val="18"/>
              </w:rPr>
            </w:pPr>
            <w:r w:rsidRPr="009E3763">
              <w:rPr>
                <w:color w:val="000000"/>
                <w:szCs w:val="18"/>
              </w:rPr>
              <w:t>Zhangy C, Zhuy L, Longy J, et al. A hybrid index model for efficient spatio-temporal search in HBase[J]. arXiv preprint arXiv:1805.07599, 2018.</w:t>
            </w:r>
          </w:p>
          <w:p w:rsidR="009E3763" w:rsidRDefault="009E3763" w:rsidP="009E3763">
            <w:pPr>
              <w:pStyle w:val="a7"/>
              <w:numPr>
                <w:ilvl w:val="0"/>
                <w:numId w:val="6"/>
              </w:numPr>
              <w:spacing w:after="200" w:line="220" w:lineRule="atLeast"/>
              <w:ind w:firstLineChars="0"/>
              <w:rPr>
                <w:color w:val="000000"/>
                <w:szCs w:val="18"/>
              </w:rPr>
            </w:pPr>
            <w:r w:rsidRPr="009E3763">
              <w:rPr>
                <w:color w:val="000000"/>
                <w:szCs w:val="18"/>
              </w:rPr>
              <w:t>Hughes J N, Annex A, Eichelberger C N, et al. Geomesa: a distributed architecture for spatio-temporal fusion[C]//Geospatial Informatics, Fusion, and Motion Video Analytics V. International Society for Optics and Photonics, 2015, 9473: 94730F.</w:t>
            </w:r>
          </w:p>
          <w:p w:rsidR="009E3763" w:rsidRPr="009E3763" w:rsidRDefault="009E3763" w:rsidP="009E3763">
            <w:pPr>
              <w:pStyle w:val="a7"/>
              <w:numPr>
                <w:ilvl w:val="0"/>
                <w:numId w:val="6"/>
              </w:numPr>
              <w:spacing w:after="200" w:line="220" w:lineRule="atLeast"/>
              <w:ind w:firstLineChars="0"/>
              <w:rPr>
                <w:color w:val="000000"/>
                <w:szCs w:val="18"/>
              </w:rPr>
            </w:pPr>
            <w:r w:rsidRPr="00AC3751">
              <w:rPr>
                <w:color w:val="000000"/>
                <w:szCs w:val="18"/>
              </w:rPr>
              <w:t>Whitby M A, Fecher R, Bennight C. GeoWave: utilizing distributed key-value stores for multidimensional data[C]//International Symposium on Spatial and Temporal Databases. Springer, Cham, 2017: 105-122.</w:t>
            </w:r>
          </w:p>
          <w:p w:rsidR="00AC3751" w:rsidRDefault="00AC3751" w:rsidP="00AC3751">
            <w:pPr>
              <w:pStyle w:val="a7"/>
              <w:numPr>
                <w:ilvl w:val="0"/>
                <w:numId w:val="6"/>
              </w:numPr>
              <w:spacing w:after="200" w:line="220" w:lineRule="atLeast"/>
              <w:ind w:firstLineChars="0"/>
              <w:rPr>
                <w:color w:val="000000"/>
                <w:szCs w:val="18"/>
              </w:rPr>
            </w:pPr>
            <w:r w:rsidRPr="00AC3751">
              <w:rPr>
                <w:color w:val="000000"/>
                <w:szCs w:val="18"/>
              </w:rPr>
              <w:t>Zhangy C, Zhuy L, Longy J, et al. A hybrid index model for efficient spatio-temporal search in HBase[J]. arXiv preprint arXiv:1805.07599, 2018.</w:t>
            </w:r>
          </w:p>
          <w:p w:rsidR="00CC28E3" w:rsidRDefault="00AC3751" w:rsidP="00AC3751">
            <w:pPr>
              <w:pStyle w:val="a7"/>
              <w:numPr>
                <w:ilvl w:val="0"/>
                <w:numId w:val="6"/>
              </w:numPr>
              <w:spacing w:after="200" w:line="220" w:lineRule="atLeast"/>
              <w:ind w:firstLineChars="0"/>
              <w:rPr>
                <w:color w:val="000000"/>
                <w:szCs w:val="18"/>
              </w:rPr>
            </w:pPr>
            <w:r w:rsidRPr="00AC3751">
              <w:rPr>
                <w:color w:val="000000"/>
                <w:szCs w:val="18"/>
              </w:rPr>
              <w:t>Ma Y, Rao J, Hu W, et al. An efficient index for massive IOT data in cloud environment[C]//Proceedings of the 21st ACM international conference on Information and knowledge management. ACM, 2012: 2129-2133.</w:t>
            </w:r>
          </w:p>
          <w:p w:rsidR="00941528" w:rsidRDefault="00AC3751" w:rsidP="00941528">
            <w:pPr>
              <w:pStyle w:val="a7"/>
              <w:numPr>
                <w:ilvl w:val="0"/>
                <w:numId w:val="6"/>
              </w:numPr>
              <w:spacing w:after="200" w:line="220" w:lineRule="atLeast"/>
              <w:ind w:firstLineChars="0"/>
              <w:rPr>
                <w:color w:val="000000"/>
                <w:szCs w:val="18"/>
              </w:rPr>
            </w:pPr>
            <w:r w:rsidRPr="00AC3751">
              <w:rPr>
                <w:color w:val="000000"/>
                <w:szCs w:val="18"/>
              </w:rPr>
              <w:t>Beckmann N, Kriegel H P, Schneider R, et al. The R*-tree: an efficient and robust access method for points and rectangles[C]//Acm Sigmod Record. Acm, 1990, 19(2): 322-331.</w:t>
            </w:r>
          </w:p>
          <w:p w:rsidR="00CC28E3" w:rsidRDefault="00660D3C" w:rsidP="00660D3C">
            <w:pPr>
              <w:pStyle w:val="a7"/>
              <w:numPr>
                <w:ilvl w:val="0"/>
                <w:numId w:val="6"/>
              </w:numPr>
              <w:spacing w:after="200" w:line="220" w:lineRule="atLeast"/>
              <w:ind w:firstLineChars="0"/>
              <w:rPr>
                <w:color w:val="000000"/>
                <w:szCs w:val="18"/>
              </w:rPr>
            </w:pPr>
            <w:r w:rsidRPr="00660D3C">
              <w:rPr>
                <w:color w:val="000000"/>
                <w:szCs w:val="18"/>
              </w:rPr>
              <w:t>Lawder J K, King P J H. Querying multi-dimensional data indexed using the Hilbert space-filling curve[J]. ACM Sigmod Record, 2001, 30(1): 19-24.</w:t>
            </w:r>
          </w:p>
          <w:p w:rsidR="00427810" w:rsidRDefault="00427810" w:rsidP="00660D3C">
            <w:pPr>
              <w:pStyle w:val="a7"/>
              <w:numPr>
                <w:ilvl w:val="0"/>
                <w:numId w:val="6"/>
              </w:numPr>
              <w:spacing w:after="200" w:line="220" w:lineRule="atLeast"/>
              <w:ind w:firstLineChars="0"/>
              <w:rPr>
                <w:color w:val="000000"/>
                <w:szCs w:val="18"/>
              </w:rPr>
            </w:pPr>
            <w:r w:rsidRPr="00427810">
              <w:rPr>
                <w:color w:val="000000"/>
                <w:szCs w:val="18"/>
              </w:rPr>
              <w:lastRenderedPageBreak/>
              <w:t>Ma Y, Rao J, Hu W, et al. An efficient index for massive IOT data in cloud environment[C]//Proceedings of the 21st ACM international conference on Information and knowledge management. ACM, 2012: 2129-2133.</w:t>
            </w:r>
          </w:p>
          <w:p w:rsidR="00660D3C" w:rsidRDefault="00660D3C" w:rsidP="00660D3C">
            <w:pPr>
              <w:pStyle w:val="a7"/>
              <w:numPr>
                <w:ilvl w:val="0"/>
                <w:numId w:val="6"/>
              </w:numPr>
              <w:spacing w:after="200" w:line="220" w:lineRule="atLeast"/>
              <w:ind w:firstLineChars="0"/>
              <w:rPr>
                <w:color w:val="000000"/>
                <w:szCs w:val="18"/>
              </w:rPr>
            </w:pPr>
            <w:r w:rsidRPr="00660D3C">
              <w:rPr>
                <w:color w:val="000000"/>
                <w:szCs w:val="18"/>
              </w:rPr>
              <w:t>Niemeyer G. Geohash[J]. 2008.</w:t>
            </w:r>
          </w:p>
          <w:p w:rsidR="00D2171B" w:rsidRPr="00D2171B" w:rsidRDefault="00D2171B" w:rsidP="00D2171B">
            <w:pPr>
              <w:pStyle w:val="a7"/>
              <w:numPr>
                <w:ilvl w:val="0"/>
                <w:numId w:val="6"/>
              </w:numPr>
              <w:spacing w:after="200" w:line="220" w:lineRule="atLeast"/>
              <w:ind w:firstLineChars="0"/>
              <w:rPr>
                <w:color w:val="000000"/>
                <w:szCs w:val="18"/>
              </w:rPr>
            </w:pPr>
            <w:r w:rsidRPr="00D2171B">
              <w:rPr>
                <w:color w:val="000000"/>
                <w:szCs w:val="18"/>
              </w:rPr>
              <w:t>HBase[EB/OL].http://en.wikipedia.org/wiki/NoSQL.</w:t>
            </w:r>
          </w:p>
          <w:p w:rsidR="00D2171B" w:rsidRPr="00D2171B" w:rsidRDefault="00D2171B" w:rsidP="00D2171B">
            <w:pPr>
              <w:pStyle w:val="a7"/>
              <w:numPr>
                <w:ilvl w:val="0"/>
                <w:numId w:val="6"/>
              </w:numPr>
              <w:spacing w:after="200" w:line="220" w:lineRule="atLeast"/>
              <w:ind w:firstLineChars="0"/>
              <w:rPr>
                <w:color w:val="000000"/>
                <w:szCs w:val="18"/>
              </w:rPr>
            </w:pPr>
            <w:r w:rsidRPr="00D2171B">
              <w:rPr>
                <w:rFonts w:hint="eastAsia"/>
                <w:color w:val="000000"/>
                <w:szCs w:val="18"/>
              </w:rPr>
              <w:t>孟鑫淼</w:t>
            </w:r>
            <w:r w:rsidRPr="00D2171B">
              <w:rPr>
                <w:rFonts w:hint="eastAsia"/>
                <w:color w:val="000000"/>
                <w:szCs w:val="18"/>
              </w:rPr>
              <w:t xml:space="preserve">. </w:t>
            </w:r>
            <w:r w:rsidRPr="00D2171B">
              <w:rPr>
                <w:rFonts w:hint="eastAsia"/>
                <w:color w:val="000000"/>
                <w:szCs w:val="18"/>
              </w:rPr>
              <w:t>基于</w:t>
            </w:r>
            <w:r w:rsidRPr="00D2171B">
              <w:rPr>
                <w:rFonts w:hint="eastAsia"/>
                <w:color w:val="000000"/>
                <w:szCs w:val="18"/>
              </w:rPr>
              <w:t>HBase</w:t>
            </w:r>
            <w:r w:rsidRPr="00D2171B">
              <w:rPr>
                <w:rFonts w:hint="eastAsia"/>
                <w:color w:val="000000"/>
                <w:szCs w:val="18"/>
              </w:rPr>
              <w:t>的空间数据云存储研究</w:t>
            </w:r>
            <w:r w:rsidRPr="00D2171B">
              <w:rPr>
                <w:rFonts w:hint="eastAsia"/>
                <w:color w:val="000000"/>
                <w:szCs w:val="18"/>
              </w:rPr>
              <w:t xml:space="preserve">[D]. </w:t>
            </w:r>
            <w:r w:rsidRPr="00D2171B">
              <w:rPr>
                <w:rFonts w:hint="eastAsia"/>
                <w:color w:val="000000"/>
                <w:szCs w:val="18"/>
              </w:rPr>
              <w:t>开封</w:t>
            </w:r>
            <w:r w:rsidRPr="00D2171B">
              <w:rPr>
                <w:rFonts w:hint="eastAsia"/>
                <w:color w:val="000000"/>
                <w:szCs w:val="18"/>
              </w:rPr>
              <w:t>:</w:t>
            </w:r>
            <w:r w:rsidRPr="00D2171B">
              <w:rPr>
                <w:rFonts w:hint="eastAsia"/>
                <w:color w:val="000000"/>
                <w:szCs w:val="18"/>
              </w:rPr>
              <w:t>河南大学</w:t>
            </w:r>
            <w:r w:rsidRPr="00D2171B">
              <w:rPr>
                <w:rFonts w:hint="eastAsia"/>
                <w:color w:val="000000"/>
                <w:szCs w:val="18"/>
              </w:rPr>
              <w:t>,2016.</w:t>
            </w:r>
          </w:p>
          <w:p w:rsidR="00D2171B" w:rsidRPr="00D2171B" w:rsidRDefault="00D2171B" w:rsidP="00D2171B">
            <w:pPr>
              <w:pStyle w:val="a7"/>
              <w:numPr>
                <w:ilvl w:val="0"/>
                <w:numId w:val="6"/>
              </w:numPr>
              <w:spacing w:after="200" w:line="220" w:lineRule="atLeast"/>
              <w:ind w:firstLineChars="0"/>
              <w:rPr>
                <w:color w:val="000000"/>
                <w:szCs w:val="18"/>
              </w:rPr>
            </w:pPr>
            <w:r w:rsidRPr="00D2171B">
              <w:rPr>
                <w:rFonts w:hint="eastAsia"/>
                <w:color w:val="000000"/>
                <w:szCs w:val="18"/>
              </w:rPr>
              <w:t>李冬</w:t>
            </w:r>
            <w:r w:rsidRPr="00D2171B">
              <w:rPr>
                <w:rFonts w:hint="eastAsia"/>
                <w:color w:val="000000"/>
                <w:szCs w:val="18"/>
              </w:rPr>
              <w:t>.</w:t>
            </w:r>
            <w:r w:rsidRPr="00D2171B">
              <w:rPr>
                <w:color w:val="000000"/>
                <w:szCs w:val="18"/>
              </w:rPr>
              <w:t xml:space="preserve"> </w:t>
            </w:r>
            <w:r w:rsidRPr="00D2171B">
              <w:rPr>
                <w:rFonts w:hint="eastAsia"/>
                <w:color w:val="000000"/>
                <w:szCs w:val="18"/>
              </w:rPr>
              <w:t>面向实时交通流数据的</w:t>
            </w:r>
            <w:r w:rsidRPr="00D2171B">
              <w:rPr>
                <w:rFonts w:hint="eastAsia"/>
                <w:color w:val="000000"/>
                <w:szCs w:val="18"/>
              </w:rPr>
              <w:t>HBase</w:t>
            </w:r>
            <w:r w:rsidRPr="00D2171B">
              <w:rPr>
                <w:rFonts w:hint="eastAsia"/>
                <w:color w:val="000000"/>
                <w:szCs w:val="18"/>
              </w:rPr>
              <w:t>辅助索引技术研究和实现</w:t>
            </w:r>
            <w:r w:rsidRPr="00D2171B">
              <w:rPr>
                <w:rFonts w:hint="eastAsia"/>
                <w:color w:val="000000"/>
                <w:szCs w:val="18"/>
              </w:rPr>
              <w:t>[</w:t>
            </w:r>
            <w:r w:rsidRPr="00D2171B">
              <w:rPr>
                <w:color w:val="000000"/>
                <w:szCs w:val="18"/>
              </w:rPr>
              <w:t xml:space="preserve">D]. </w:t>
            </w:r>
            <w:r w:rsidRPr="00D2171B">
              <w:rPr>
                <w:rFonts w:hint="eastAsia"/>
                <w:color w:val="000000"/>
                <w:szCs w:val="18"/>
              </w:rPr>
              <w:t>北京</w:t>
            </w:r>
            <w:r w:rsidRPr="00D2171B">
              <w:rPr>
                <w:rFonts w:hint="eastAsia"/>
                <w:color w:val="000000"/>
                <w:szCs w:val="18"/>
              </w:rPr>
              <w:t>:</w:t>
            </w:r>
            <w:r w:rsidRPr="00D2171B">
              <w:rPr>
                <w:rFonts w:hint="eastAsia"/>
                <w:color w:val="000000"/>
                <w:szCs w:val="18"/>
              </w:rPr>
              <w:t>北方工业大学，</w:t>
            </w:r>
            <w:r w:rsidRPr="00D2171B">
              <w:rPr>
                <w:rFonts w:hint="eastAsia"/>
                <w:color w:val="000000"/>
                <w:szCs w:val="18"/>
              </w:rPr>
              <w:t>2017.</w:t>
            </w:r>
          </w:p>
          <w:p w:rsidR="00D2171B" w:rsidRPr="00D2171B" w:rsidRDefault="00D2171B" w:rsidP="00D2171B">
            <w:pPr>
              <w:pStyle w:val="a7"/>
              <w:numPr>
                <w:ilvl w:val="0"/>
                <w:numId w:val="6"/>
              </w:numPr>
              <w:spacing w:after="200" w:line="220" w:lineRule="atLeast"/>
              <w:ind w:firstLineChars="0"/>
              <w:rPr>
                <w:color w:val="000000"/>
                <w:szCs w:val="18"/>
              </w:rPr>
            </w:pPr>
            <w:r w:rsidRPr="00D2171B">
              <w:rPr>
                <w:rFonts w:hint="eastAsia"/>
                <w:color w:val="000000"/>
                <w:szCs w:val="18"/>
              </w:rPr>
              <w:t>陆婷</w:t>
            </w:r>
            <w:r w:rsidRPr="00D2171B">
              <w:rPr>
                <w:rFonts w:hint="eastAsia"/>
                <w:color w:val="000000"/>
                <w:szCs w:val="18"/>
              </w:rPr>
              <w:t>.</w:t>
            </w:r>
            <w:r w:rsidRPr="00D2171B">
              <w:rPr>
                <w:color w:val="000000"/>
                <w:szCs w:val="18"/>
              </w:rPr>
              <w:t xml:space="preserve"> </w:t>
            </w:r>
            <w:r w:rsidRPr="00D2171B">
              <w:rPr>
                <w:rFonts w:hint="eastAsia"/>
                <w:color w:val="000000"/>
                <w:szCs w:val="18"/>
              </w:rPr>
              <w:t>基于</w:t>
            </w:r>
            <w:r w:rsidRPr="00D2171B">
              <w:rPr>
                <w:rFonts w:hint="eastAsia"/>
                <w:color w:val="000000"/>
                <w:szCs w:val="18"/>
              </w:rPr>
              <w:t>HBase</w:t>
            </w:r>
            <w:r w:rsidRPr="00D2171B">
              <w:rPr>
                <w:rFonts w:hint="eastAsia"/>
                <w:color w:val="000000"/>
                <w:szCs w:val="18"/>
              </w:rPr>
              <w:t>的交通流数据实时存储系统的设计与实现</w:t>
            </w:r>
            <w:r w:rsidRPr="00D2171B">
              <w:rPr>
                <w:color w:val="000000"/>
                <w:szCs w:val="18"/>
              </w:rPr>
              <w:t xml:space="preserve">[D]. </w:t>
            </w:r>
            <w:r w:rsidRPr="00D2171B">
              <w:rPr>
                <w:rFonts w:hint="eastAsia"/>
                <w:color w:val="000000"/>
                <w:szCs w:val="18"/>
              </w:rPr>
              <w:t>北京</w:t>
            </w:r>
            <w:r w:rsidRPr="00D2171B">
              <w:rPr>
                <w:rFonts w:hint="eastAsia"/>
                <w:color w:val="000000"/>
                <w:szCs w:val="18"/>
              </w:rPr>
              <w:t>:</w:t>
            </w:r>
            <w:r w:rsidRPr="00D2171B">
              <w:rPr>
                <w:rFonts w:hint="eastAsia"/>
                <w:color w:val="000000"/>
                <w:szCs w:val="18"/>
              </w:rPr>
              <w:t>北方工业大学</w:t>
            </w:r>
            <w:r w:rsidRPr="00D2171B">
              <w:rPr>
                <w:rFonts w:hint="eastAsia"/>
                <w:color w:val="000000"/>
                <w:szCs w:val="18"/>
              </w:rPr>
              <w:t>,</w:t>
            </w:r>
            <w:r w:rsidRPr="00D2171B">
              <w:rPr>
                <w:color w:val="000000"/>
                <w:szCs w:val="18"/>
              </w:rPr>
              <w:t>2016.</w:t>
            </w:r>
          </w:p>
          <w:p w:rsidR="00CC28E3" w:rsidRPr="00FF42A9" w:rsidRDefault="00D2171B" w:rsidP="00FF42A9">
            <w:pPr>
              <w:pStyle w:val="a7"/>
              <w:numPr>
                <w:ilvl w:val="0"/>
                <w:numId w:val="6"/>
              </w:numPr>
              <w:spacing w:after="200" w:line="220" w:lineRule="atLeast"/>
              <w:ind w:firstLineChars="0"/>
              <w:rPr>
                <w:color w:val="000000"/>
                <w:szCs w:val="18"/>
              </w:rPr>
            </w:pPr>
            <w:r w:rsidRPr="00D2171B">
              <w:rPr>
                <w:rFonts w:hint="eastAsia"/>
                <w:color w:val="000000"/>
                <w:szCs w:val="18"/>
              </w:rPr>
              <w:t>丁琛</w:t>
            </w:r>
            <w:r w:rsidRPr="00D2171B">
              <w:rPr>
                <w:rFonts w:hint="eastAsia"/>
                <w:color w:val="000000"/>
                <w:szCs w:val="18"/>
              </w:rPr>
              <w:t>.</w:t>
            </w:r>
            <w:r w:rsidRPr="00D2171B">
              <w:rPr>
                <w:color w:val="000000"/>
                <w:szCs w:val="18"/>
              </w:rPr>
              <w:t xml:space="preserve"> </w:t>
            </w:r>
            <w:r w:rsidRPr="00D2171B">
              <w:rPr>
                <w:rFonts w:hint="eastAsia"/>
                <w:color w:val="000000"/>
                <w:szCs w:val="18"/>
              </w:rPr>
              <w:t>基于</w:t>
            </w:r>
            <w:r w:rsidRPr="00D2171B">
              <w:rPr>
                <w:rFonts w:hint="eastAsia"/>
                <w:color w:val="000000"/>
                <w:szCs w:val="18"/>
              </w:rPr>
              <w:t>HBase</w:t>
            </w:r>
            <w:r w:rsidRPr="00D2171B">
              <w:rPr>
                <w:rFonts w:hint="eastAsia"/>
                <w:color w:val="000000"/>
                <w:szCs w:val="18"/>
              </w:rPr>
              <w:t>的空间数据分布式存储和并行查询算法研究</w:t>
            </w:r>
            <w:r w:rsidRPr="00D2171B">
              <w:rPr>
                <w:rFonts w:hint="eastAsia"/>
                <w:color w:val="000000"/>
                <w:szCs w:val="18"/>
              </w:rPr>
              <w:t>[</w:t>
            </w:r>
            <w:r w:rsidRPr="00D2171B">
              <w:rPr>
                <w:color w:val="000000"/>
                <w:szCs w:val="18"/>
              </w:rPr>
              <w:t>D]</w:t>
            </w:r>
            <w:r w:rsidRPr="00D2171B">
              <w:rPr>
                <w:rFonts w:hint="eastAsia"/>
                <w:color w:val="000000"/>
                <w:szCs w:val="18"/>
              </w:rPr>
              <w:t>.</w:t>
            </w:r>
            <w:r w:rsidRPr="00D2171B">
              <w:rPr>
                <w:color w:val="000000"/>
                <w:szCs w:val="18"/>
              </w:rPr>
              <w:t xml:space="preserve"> </w:t>
            </w:r>
            <w:r w:rsidRPr="00D2171B">
              <w:rPr>
                <w:rFonts w:hint="eastAsia"/>
                <w:color w:val="000000"/>
                <w:szCs w:val="18"/>
              </w:rPr>
              <w:t>南京</w:t>
            </w:r>
            <w:r w:rsidRPr="00D2171B">
              <w:rPr>
                <w:rFonts w:hint="eastAsia"/>
                <w:color w:val="000000"/>
                <w:szCs w:val="18"/>
              </w:rPr>
              <w:t>:</w:t>
            </w:r>
            <w:r w:rsidRPr="00D2171B">
              <w:rPr>
                <w:rFonts w:hint="eastAsia"/>
                <w:color w:val="000000"/>
                <w:szCs w:val="18"/>
              </w:rPr>
              <w:t>南京师范大学</w:t>
            </w:r>
            <w:r w:rsidRPr="00D2171B">
              <w:rPr>
                <w:rFonts w:hint="eastAsia"/>
                <w:color w:val="000000"/>
                <w:szCs w:val="18"/>
              </w:rPr>
              <w:t>,</w:t>
            </w:r>
            <w:r w:rsidRPr="00D2171B">
              <w:rPr>
                <w:color w:val="000000"/>
                <w:szCs w:val="18"/>
              </w:rPr>
              <w:t>2014.</w:t>
            </w:r>
          </w:p>
        </w:tc>
      </w:tr>
      <w:tr w:rsidR="006C1C44">
        <w:trPr>
          <w:trHeight w:val="2150"/>
        </w:trPr>
        <w:tc>
          <w:tcPr>
            <w:tcW w:w="8495" w:type="dxa"/>
            <w:gridSpan w:val="11"/>
            <w:tcBorders>
              <w:top w:val="single" w:sz="12" w:space="0" w:color="auto"/>
              <w:left w:val="single" w:sz="12" w:space="0" w:color="auto"/>
              <w:bottom w:val="single" w:sz="4" w:space="0" w:color="auto"/>
              <w:right w:val="single" w:sz="12" w:space="0" w:color="auto"/>
            </w:tcBorders>
          </w:tcPr>
          <w:p w:rsidR="006C1C44" w:rsidRDefault="006C1C44">
            <w:pPr>
              <w:spacing w:line="380" w:lineRule="exact"/>
            </w:pPr>
          </w:p>
          <w:p w:rsidR="006C1C44" w:rsidRDefault="006C1C44">
            <w:pPr>
              <w:spacing w:line="380" w:lineRule="exact"/>
            </w:pPr>
          </w:p>
          <w:p w:rsidR="00C828DC" w:rsidRDefault="00C828DC">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CC28E3" w:rsidRDefault="00CC28E3">
            <w:pPr>
              <w:spacing w:line="380" w:lineRule="exact"/>
            </w:pPr>
          </w:p>
          <w:p w:rsidR="006C1C44" w:rsidRDefault="006C1C44">
            <w:pPr>
              <w:spacing w:line="380" w:lineRule="exact"/>
              <w:ind w:firstLineChars="2100" w:firstLine="4410"/>
            </w:pPr>
            <w:r>
              <w:rPr>
                <w:rFonts w:hint="eastAsia"/>
              </w:rPr>
              <w:t>开题报告记录人签名：</w:t>
            </w:r>
          </w:p>
          <w:p w:rsidR="006C1C44" w:rsidRDefault="006C1C44">
            <w:pPr>
              <w:spacing w:line="380" w:lineRule="exact"/>
              <w:ind w:firstLineChars="2100" w:firstLine="4410"/>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6C1C44">
        <w:trPr>
          <w:trHeight w:val="2117"/>
        </w:trPr>
        <w:tc>
          <w:tcPr>
            <w:tcW w:w="8495" w:type="dxa"/>
            <w:gridSpan w:val="11"/>
            <w:tcBorders>
              <w:top w:val="single" w:sz="12" w:space="0" w:color="auto"/>
              <w:left w:val="single" w:sz="12" w:space="0" w:color="auto"/>
              <w:bottom w:val="single" w:sz="4" w:space="0" w:color="auto"/>
              <w:right w:val="single" w:sz="12" w:space="0" w:color="auto"/>
            </w:tcBorders>
          </w:tcPr>
          <w:p w:rsidR="006C1C44" w:rsidRDefault="006C1C44">
            <w:pPr>
              <w:spacing w:line="380" w:lineRule="exact"/>
            </w:pPr>
            <w:r>
              <w:rPr>
                <w:rFonts w:hint="eastAsia"/>
              </w:rPr>
              <w:lastRenderedPageBreak/>
              <w:t>指导教师意见：</w:t>
            </w:r>
          </w:p>
          <w:p w:rsidR="006C1C44" w:rsidRDefault="006C1C44">
            <w:pPr>
              <w:spacing w:line="380" w:lineRule="exact"/>
            </w:pPr>
          </w:p>
          <w:p w:rsidR="00C41344" w:rsidRDefault="00C41344">
            <w:pPr>
              <w:spacing w:line="380" w:lineRule="exact"/>
            </w:pPr>
          </w:p>
          <w:p w:rsidR="00C41344" w:rsidRDefault="00C41344">
            <w:pPr>
              <w:spacing w:line="380" w:lineRule="exact"/>
            </w:pPr>
          </w:p>
          <w:p w:rsidR="00FE359C" w:rsidRDefault="00FE359C">
            <w:pPr>
              <w:spacing w:line="380" w:lineRule="exact"/>
            </w:pPr>
          </w:p>
          <w:p w:rsidR="00FE359C" w:rsidRDefault="00FE359C">
            <w:pPr>
              <w:spacing w:line="380" w:lineRule="exact"/>
            </w:pPr>
          </w:p>
          <w:p w:rsidR="00FE359C" w:rsidRDefault="00FE359C">
            <w:pPr>
              <w:spacing w:line="380" w:lineRule="exact"/>
            </w:pPr>
          </w:p>
          <w:p w:rsidR="00C41344" w:rsidRDefault="00C41344">
            <w:pPr>
              <w:spacing w:line="380" w:lineRule="exact"/>
            </w:pPr>
          </w:p>
          <w:p w:rsidR="006C1C44" w:rsidRDefault="006C1C44">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6C1C44" w:rsidRDefault="006C1C44">
            <w:pPr>
              <w:spacing w:line="380" w:lineRule="exact"/>
              <w:ind w:firstLineChars="2300" w:firstLine="4830"/>
            </w:pPr>
            <w:r>
              <w:rPr>
                <w:rFonts w:hint="eastAsia"/>
              </w:rPr>
              <w:t>指导教师签名：</w:t>
            </w:r>
          </w:p>
          <w:p w:rsidR="006C1C44" w:rsidRDefault="006C1C44">
            <w:pPr>
              <w:spacing w:line="380" w:lineRule="exact"/>
              <w:ind w:firstLineChars="2100" w:firstLine="4410"/>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317179">
        <w:trPr>
          <w:cantSplit/>
          <w:trHeight w:val="645"/>
        </w:trPr>
        <w:tc>
          <w:tcPr>
            <w:tcW w:w="750" w:type="dxa"/>
            <w:vMerge w:val="restart"/>
            <w:tcBorders>
              <w:top w:val="single" w:sz="4" w:space="0" w:color="auto"/>
              <w:left w:val="single" w:sz="12" w:space="0" w:color="auto"/>
              <w:right w:val="single" w:sz="4" w:space="0" w:color="auto"/>
            </w:tcBorders>
            <w:vAlign w:val="center"/>
          </w:tcPr>
          <w:p w:rsidR="006C1C44" w:rsidRDefault="006C1C44">
            <w:pPr>
              <w:spacing w:line="380" w:lineRule="exact"/>
              <w:jc w:val="center"/>
            </w:pPr>
            <w:r>
              <w:rPr>
                <w:rFonts w:hint="eastAsia"/>
              </w:rPr>
              <w:t>开</w:t>
            </w:r>
          </w:p>
          <w:p w:rsidR="006C1C44" w:rsidRDefault="006C1C44">
            <w:pPr>
              <w:spacing w:line="380" w:lineRule="exact"/>
              <w:jc w:val="center"/>
            </w:pPr>
          </w:p>
          <w:p w:rsidR="006C1C44" w:rsidRDefault="006C1C44">
            <w:pPr>
              <w:spacing w:line="380" w:lineRule="exact"/>
              <w:jc w:val="center"/>
            </w:pPr>
            <w:r>
              <w:rPr>
                <w:rFonts w:hint="eastAsia"/>
              </w:rPr>
              <w:t>题</w:t>
            </w:r>
          </w:p>
          <w:p w:rsidR="006C1C44" w:rsidRDefault="006C1C44">
            <w:pPr>
              <w:spacing w:line="380" w:lineRule="exact"/>
              <w:jc w:val="center"/>
            </w:pPr>
          </w:p>
          <w:p w:rsidR="006C1C44" w:rsidRDefault="006C1C44">
            <w:pPr>
              <w:spacing w:line="380" w:lineRule="exact"/>
              <w:jc w:val="center"/>
            </w:pPr>
            <w:r>
              <w:rPr>
                <w:rFonts w:hint="eastAsia"/>
              </w:rPr>
              <w:t>报</w:t>
            </w:r>
          </w:p>
          <w:p w:rsidR="006C1C44" w:rsidRDefault="006C1C44">
            <w:pPr>
              <w:spacing w:line="380" w:lineRule="exact"/>
              <w:jc w:val="center"/>
            </w:pPr>
          </w:p>
          <w:p w:rsidR="006C1C44" w:rsidRDefault="006C1C44">
            <w:pPr>
              <w:spacing w:line="380" w:lineRule="exact"/>
              <w:jc w:val="center"/>
            </w:pPr>
            <w:r>
              <w:rPr>
                <w:rFonts w:hint="eastAsia"/>
              </w:rPr>
              <w:t>告</w:t>
            </w:r>
          </w:p>
          <w:p w:rsidR="006C1C44" w:rsidRDefault="006C1C44">
            <w:pPr>
              <w:spacing w:line="380" w:lineRule="exact"/>
              <w:jc w:val="center"/>
            </w:pPr>
          </w:p>
          <w:p w:rsidR="006C1C44" w:rsidRDefault="006C1C44">
            <w:pPr>
              <w:spacing w:line="380" w:lineRule="exact"/>
              <w:jc w:val="center"/>
            </w:pPr>
            <w:r>
              <w:rPr>
                <w:rFonts w:hint="eastAsia"/>
              </w:rPr>
              <w:t>评</w:t>
            </w:r>
          </w:p>
          <w:p w:rsidR="006C1C44" w:rsidRDefault="006C1C44">
            <w:pPr>
              <w:spacing w:line="380" w:lineRule="exact"/>
              <w:jc w:val="center"/>
            </w:pPr>
          </w:p>
          <w:p w:rsidR="006C1C44" w:rsidRDefault="006C1C44">
            <w:pPr>
              <w:spacing w:line="380" w:lineRule="exact"/>
              <w:jc w:val="center"/>
            </w:pPr>
            <w:r>
              <w:rPr>
                <w:rFonts w:hint="eastAsia"/>
              </w:rPr>
              <w:t>语</w:t>
            </w:r>
          </w:p>
        </w:tc>
        <w:tc>
          <w:tcPr>
            <w:tcW w:w="1260" w:type="dxa"/>
            <w:gridSpan w:val="3"/>
            <w:tcBorders>
              <w:top w:val="single" w:sz="4" w:space="0" w:color="auto"/>
              <w:left w:val="single" w:sz="4" w:space="0" w:color="auto"/>
              <w:bottom w:val="single" w:sz="4" w:space="0" w:color="auto"/>
              <w:right w:val="single" w:sz="4" w:space="0" w:color="auto"/>
            </w:tcBorders>
            <w:vAlign w:val="center"/>
          </w:tcPr>
          <w:p w:rsidR="006C1C44" w:rsidRDefault="006C1C44">
            <w:pPr>
              <w:spacing w:line="380" w:lineRule="exact"/>
              <w:jc w:val="center"/>
            </w:pPr>
            <w:r>
              <w:rPr>
                <w:rFonts w:hint="eastAsia"/>
              </w:rPr>
              <w:lastRenderedPageBreak/>
              <w:t>评议结果</w:t>
            </w:r>
          </w:p>
        </w:tc>
        <w:tc>
          <w:tcPr>
            <w:tcW w:w="6485" w:type="dxa"/>
            <w:gridSpan w:val="7"/>
            <w:tcBorders>
              <w:top w:val="single" w:sz="4" w:space="0" w:color="auto"/>
              <w:left w:val="single" w:sz="4" w:space="0" w:color="auto"/>
              <w:bottom w:val="single" w:sz="4" w:space="0" w:color="auto"/>
              <w:right w:val="single" w:sz="12" w:space="0" w:color="auto"/>
            </w:tcBorders>
            <w:vAlign w:val="center"/>
          </w:tcPr>
          <w:p w:rsidR="006C1C44" w:rsidRDefault="006C1C44">
            <w:pPr>
              <w:spacing w:line="380" w:lineRule="exact"/>
            </w:pPr>
          </w:p>
        </w:tc>
      </w:tr>
      <w:tr w:rsidR="00840B1C" w:rsidTr="00FE359C">
        <w:trPr>
          <w:cantSplit/>
          <w:trHeight w:val="7115"/>
        </w:trPr>
        <w:tc>
          <w:tcPr>
            <w:tcW w:w="750" w:type="dxa"/>
            <w:vMerge/>
            <w:tcBorders>
              <w:left w:val="single" w:sz="12" w:space="0" w:color="auto"/>
              <w:bottom w:val="single" w:sz="12" w:space="0" w:color="auto"/>
              <w:right w:val="single" w:sz="4" w:space="0" w:color="auto"/>
            </w:tcBorders>
          </w:tcPr>
          <w:p w:rsidR="006C1C44" w:rsidRDefault="006C1C44">
            <w:pPr>
              <w:spacing w:line="380" w:lineRule="exact"/>
            </w:pPr>
          </w:p>
        </w:tc>
        <w:tc>
          <w:tcPr>
            <w:tcW w:w="7745" w:type="dxa"/>
            <w:gridSpan w:val="10"/>
            <w:tcBorders>
              <w:top w:val="single" w:sz="4" w:space="0" w:color="auto"/>
              <w:left w:val="single" w:sz="4" w:space="0" w:color="auto"/>
              <w:bottom w:val="single" w:sz="12" w:space="0" w:color="auto"/>
              <w:right w:val="single" w:sz="12" w:space="0" w:color="auto"/>
            </w:tcBorders>
          </w:tcPr>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C41344" w:rsidRDefault="00C41344">
            <w:pPr>
              <w:spacing w:line="380" w:lineRule="exact"/>
            </w:pPr>
          </w:p>
          <w:p w:rsidR="00C41344" w:rsidRDefault="00C41344">
            <w:pPr>
              <w:spacing w:line="380" w:lineRule="exact"/>
            </w:pPr>
          </w:p>
          <w:p w:rsidR="006C1C44" w:rsidRDefault="006C1C44">
            <w:pPr>
              <w:spacing w:line="380" w:lineRule="exact"/>
              <w:ind w:firstLineChars="1100" w:firstLine="2310"/>
            </w:pPr>
            <w:r>
              <w:rPr>
                <w:rFonts w:hint="eastAsia"/>
              </w:rPr>
              <w:t>参加开题报告的教师（</w:t>
            </w:r>
            <w:r>
              <w:rPr>
                <w:rFonts w:hint="eastAsia"/>
              </w:rPr>
              <w:t>3~5</w:t>
            </w:r>
            <w:r>
              <w:rPr>
                <w:rFonts w:hint="eastAsia"/>
              </w:rPr>
              <w:t>人）签名：</w:t>
            </w: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bl>
    <w:p w:rsidR="006C1C44" w:rsidRDefault="006C1C44">
      <w:pPr>
        <w:spacing w:line="380" w:lineRule="exact"/>
      </w:pPr>
      <w:r>
        <w:rPr>
          <w:rFonts w:hint="eastAsia"/>
        </w:rPr>
        <w:t>注：评议结果分“合格”或“不合格”。</w:t>
      </w:r>
    </w:p>
    <w:sectPr w:rsidR="006C1C44">
      <w:footerReference w:type="default" r:id="rId13"/>
      <w:pgSz w:w="10433" w:h="14742"/>
      <w:pgMar w:top="1134" w:right="1077" w:bottom="1134" w:left="107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29CD" w:rsidRDefault="003529CD">
      <w:r>
        <w:separator/>
      </w:r>
    </w:p>
  </w:endnote>
  <w:endnote w:type="continuationSeparator" w:id="0">
    <w:p w:rsidR="003529CD" w:rsidRDefault="003529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URWPalladioL-Roma">
    <w:altName w:val="Cambria"/>
    <w:panose1 w:val="00000000000000000000"/>
    <w:charset w:val="00"/>
    <w:family w:val="roman"/>
    <w:notTrueType/>
    <w:pitch w:val="default"/>
  </w:font>
  <w:font w:name="URWPalladioL-Ital">
    <w:altName w:val="Cambria"/>
    <w:panose1 w:val="00000000000000000000"/>
    <w:charset w:val="00"/>
    <w:family w:val="roman"/>
    <w:notTrueType/>
    <w:pitch w:val="default"/>
  </w:font>
  <w:font w:name="URWPalladioL-Bold">
    <w:altName w:val="Cambria"/>
    <w:panose1 w:val="00000000000000000000"/>
    <w:charset w:val="00"/>
    <w:family w:val="roman"/>
    <w:notTrueType/>
    <w:pitch w:val="default"/>
  </w:font>
  <w:font w:name="仿宋_GB2312">
    <w:altName w:val="仿宋"/>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EE9" w:rsidRDefault="008C4EE9">
    <w:pPr>
      <w:pStyle w:val="a4"/>
      <w:framePr w:wrap="around" w:vAnchor="text" w:hAnchor="margin" w:xAlign="outside" w:y="1"/>
      <w:rPr>
        <w:rStyle w:val="a5"/>
      </w:rPr>
    </w:pPr>
    <w:r>
      <w:rPr>
        <w:rStyle w:val="a5"/>
      </w:rPr>
      <w:fldChar w:fldCharType="begin"/>
    </w:r>
    <w:r>
      <w:rPr>
        <w:rStyle w:val="a5"/>
      </w:rPr>
      <w:instrText xml:space="preserve">PAGE  </w:instrText>
    </w:r>
    <w:r>
      <w:rPr>
        <w:rStyle w:val="a5"/>
      </w:rPr>
      <w:fldChar w:fldCharType="end"/>
    </w:r>
  </w:p>
  <w:p w:rsidR="008C4EE9" w:rsidRDefault="008C4EE9">
    <w:pPr>
      <w:pStyle w:val="a4"/>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EE9" w:rsidRDefault="008C4EE9">
    <w:pPr>
      <w:pStyle w:val="a4"/>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EE9" w:rsidRDefault="008C4EE9">
    <w:pPr>
      <w:pStyle w:val="a4"/>
      <w:framePr w:wrap="around" w:vAnchor="text" w:hAnchor="margin" w:xAlign="outside" w:y="1"/>
      <w:rPr>
        <w:rStyle w:val="a5"/>
      </w:rPr>
    </w:pPr>
    <w:r>
      <w:rPr>
        <w:rStyle w:val="a5"/>
      </w:rPr>
      <w:fldChar w:fldCharType="begin"/>
    </w:r>
    <w:r>
      <w:rPr>
        <w:rStyle w:val="a5"/>
      </w:rPr>
      <w:instrText xml:space="preserve">PAGE  </w:instrText>
    </w:r>
    <w:r>
      <w:rPr>
        <w:rStyle w:val="a5"/>
      </w:rPr>
      <w:fldChar w:fldCharType="separate"/>
    </w:r>
    <w:r w:rsidR="00742A9F">
      <w:rPr>
        <w:rStyle w:val="a5"/>
        <w:noProof/>
      </w:rPr>
      <w:t>7</w:t>
    </w:r>
    <w:r>
      <w:rPr>
        <w:rStyle w:val="a5"/>
      </w:rPr>
      <w:fldChar w:fldCharType="end"/>
    </w:r>
  </w:p>
  <w:p w:rsidR="008C4EE9" w:rsidRDefault="008C4EE9">
    <w:pPr>
      <w:pStyle w:val="a4"/>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29CD" w:rsidRDefault="003529CD">
      <w:r>
        <w:separator/>
      </w:r>
    </w:p>
  </w:footnote>
  <w:footnote w:type="continuationSeparator" w:id="0">
    <w:p w:rsidR="003529CD" w:rsidRDefault="003529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EE9" w:rsidRDefault="008C4EE9" w:rsidP="00FE359C">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F41790"/>
    <w:multiLevelType w:val="hybridMultilevel"/>
    <w:tmpl w:val="F460B020"/>
    <w:lvl w:ilvl="0" w:tplc="5F8A9CC4">
      <w:start w:val="1"/>
      <w:numFmt w:val="decimal"/>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34836F4"/>
    <w:multiLevelType w:val="hybridMultilevel"/>
    <w:tmpl w:val="ACEC7C62"/>
    <w:lvl w:ilvl="0" w:tplc="747880C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24521E58"/>
    <w:multiLevelType w:val="hybridMultilevel"/>
    <w:tmpl w:val="9D44A9D2"/>
    <w:lvl w:ilvl="0" w:tplc="AD5C1450">
      <w:start w:val="1"/>
      <w:numFmt w:val="decimal"/>
      <w:lvlText w:val="(%1)"/>
      <w:lvlJc w:val="left"/>
      <w:pPr>
        <w:ind w:left="899" w:hanging="420"/>
      </w:pPr>
      <w:rPr>
        <w:rFonts w:hint="eastAsia"/>
      </w:rPr>
    </w:lvl>
    <w:lvl w:ilvl="1" w:tplc="04090019" w:tentative="1">
      <w:start w:val="1"/>
      <w:numFmt w:val="lowerLetter"/>
      <w:lvlText w:val="%2)"/>
      <w:lvlJc w:val="left"/>
      <w:pPr>
        <w:ind w:left="1319" w:hanging="420"/>
      </w:pPr>
    </w:lvl>
    <w:lvl w:ilvl="2" w:tplc="0409001B" w:tentative="1">
      <w:start w:val="1"/>
      <w:numFmt w:val="lowerRoman"/>
      <w:lvlText w:val="%3."/>
      <w:lvlJc w:val="right"/>
      <w:pPr>
        <w:ind w:left="1739" w:hanging="420"/>
      </w:pPr>
    </w:lvl>
    <w:lvl w:ilvl="3" w:tplc="0409000F" w:tentative="1">
      <w:start w:val="1"/>
      <w:numFmt w:val="decimal"/>
      <w:lvlText w:val="%4."/>
      <w:lvlJc w:val="left"/>
      <w:pPr>
        <w:ind w:left="2159" w:hanging="420"/>
      </w:pPr>
    </w:lvl>
    <w:lvl w:ilvl="4" w:tplc="04090019" w:tentative="1">
      <w:start w:val="1"/>
      <w:numFmt w:val="lowerLetter"/>
      <w:lvlText w:val="%5)"/>
      <w:lvlJc w:val="left"/>
      <w:pPr>
        <w:ind w:left="2579" w:hanging="420"/>
      </w:pPr>
    </w:lvl>
    <w:lvl w:ilvl="5" w:tplc="0409001B" w:tentative="1">
      <w:start w:val="1"/>
      <w:numFmt w:val="lowerRoman"/>
      <w:lvlText w:val="%6."/>
      <w:lvlJc w:val="right"/>
      <w:pPr>
        <w:ind w:left="2999" w:hanging="420"/>
      </w:pPr>
    </w:lvl>
    <w:lvl w:ilvl="6" w:tplc="0409000F" w:tentative="1">
      <w:start w:val="1"/>
      <w:numFmt w:val="decimal"/>
      <w:lvlText w:val="%7."/>
      <w:lvlJc w:val="left"/>
      <w:pPr>
        <w:ind w:left="3419" w:hanging="420"/>
      </w:pPr>
    </w:lvl>
    <w:lvl w:ilvl="7" w:tplc="04090019" w:tentative="1">
      <w:start w:val="1"/>
      <w:numFmt w:val="lowerLetter"/>
      <w:lvlText w:val="%8)"/>
      <w:lvlJc w:val="left"/>
      <w:pPr>
        <w:ind w:left="3839" w:hanging="420"/>
      </w:pPr>
    </w:lvl>
    <w:lvl w:ilvl="8" w:tplc="0409001B" w:tentative="1">
      <w:start w:val="1"/>
      <w:numFmt w:val="lowerRoman"/>
      <w:lvlText w:val="%9."/>
      <w:lvlJc w:val="right"/>
      <w:pPr>
        <w:ind w:left="4259" w:hanging="420"/>
      </w:pPr>
    </w:lvl>
  </w:abstractNum>
  <w:abstractNum w:abstractNumId="3" w15:restartNumberingAfterBreak="0">
    <w:nsid w:val="24911187"/>
    <w:multiLevelType w:val="hybridMultilevel"/>
    <w:tmpl w:val="FBE4F7F4"/>
    <w:lvl w:ilvl="0" w:tplc="AD5C1450">
      <w:start w:val="1"/>
      <w:numFmt w:val="decimal"/>
      <w:lvlText w:val="(%1)"/>
      <w:lvlJc w:val="left"/>
      <w:pPr>
        <w:ind w:left="899" w:hanging="420"/>
      </w:pPr>
      <w:rPr>
        <w:rFonts w:hint="eastAsia"/>
      </w:rPr>
    </w:lvl>
    <w:lvl w:ilvl="1" w:tplc="04090019" w:tentative="1">
      <w:start w:val="1"/>
      <w:numFmt w:val="lowerLetter"/>
      <w:lvlText w:val="%2)"/>
      <w:lvlJc w:val="left"/>
      <w:pPr>
        <w:ind w:left="1319" w:hanging="420"/>
      </w:pPr>
    </w:lvl>
    <w:lvl w:ilvl="2" w:tplc="0409001B" w:tentative="1">
      <w:start w:val="1"/>
      <w:numFmt w:val="lowerRoman"/>
      <w:lvlText w:val="%3."/>
      <w:lvlJc w:val="right"/>
      <w:pPr>
        <w:ind w:left="1739" w:hanging="420"/>
      </w:pPr>
    </w:lvl>
    <w:lvl w:ilvl="3" w:tplc="0409000F" w:tentative="1">
      <w:start w:val="1"/>
      <w:numFmt w:val="decimal"/>
      <w:lvlText w:val="%4."/>
      <w:lvlJc w:val="left"/>
      <w:pPr>
        <w:ind w:left="2159" w:hanging="420"/>
      </w:pPr>
    </w:lvl>
    <w:lvl w:ilvl="4" w:tplc="04090019" w:tentative="1">
      <w:start w:val="1"/>
      <w:numFmt w:val="lowerLetter"/>
      <w:lvlText w:val="%5)"/>
      <w:lvlJc w:val="left"/>
      <w:pPr>
        <w:ind w:left="2579" w:hanging="420"/>
      </w:pPr>
    </w:lvl>
    <w:lvl w:ilvl="5" w:tplc="0409001B" w:tentative="1">
      <w:start w:val="1"/>
      <w:numFmt w:val="lowerRoman"/>
      <w:lvlText w:val="%6."/>
      <w:lvlJc w:val="right"/>
      <w:pPr>
        <w:ind w:left="2999" w:hanging="420"/>
      </w:pPr>
    </w:lvl>
    <w:lvl w:ilvl="6" w:tplc="0409000F" w:tentative="1">
      <w:start w:val="1"/>
      <w:numFmt w:val="decimal"/>
      <w:lvlText w:val="%7."/>
      <w:lvlJc w:val="left"/>
      <w:pPr>
        <w:ind w:left="3419" w:hanging="420"/>
      </w:pPr>
    </w:lvl>
    <w:lvl w:ilvl="7" w:tplc="04090019" w:tentative="1">
      <w:start w:val="1"/>
      <w:numFmt w:val="lowerLetter"/>
      <w:lvlText w:val="%8)"/>
      <w:lvlJc w:val="left"/>
      <w:pPr>
        <w:ind w:left="3839" w:hanging="420"/>
      </w:pPr>
    </w:lvl>
    <w:lvl w:ilvl="8" w:tplc="0409001B" w:tentative="1">
      <w:start w:val="1"/>
      <w:numFmt w:val="lowerRoman"/>
      <w:lvlText w:val="%9."/>
      <w:lvlJc w:val="right"/>
      <w:pPr>
        <w:ind w:left="4259" w:hanging="420"/>
      </w:pPr>
    </w:lvl>
  </w:abstractNum>
  <w:abstractNum w:abstractNumId="4" w15:restartNumberingAfterBreak="0">
    <w:nsid w:val="2666509C"/>
    <w:multiLevelType w:val="hybridMultilevel"/>
    <w:tmpl w:val="A4C80DC6"/>
    <w:lvl w:ilvl="0" w:tplc="5AF0FB48">
      <w:start w:val="1"/>
      <w:numFmt w:val="decimal"/>
      <w:lvlText w:val="（%1）"/>
      <w:lvlJc w:val="left"/>
      <w:pPr>
        <w:ind w:left="989" w:hanging="720"/>
      </w:pPr>
      <w:rPr>
        <w:rFonts w:hint="default"/>
      </w:rPr>
    </w:lvl>
    <w:lvl w:ilvl="1" w:tplc="04090019" w:tentative="1">
      <w:start w:val="1"/>
      <w:numFmt w:val="lowerLetter"/>
      <w:lvlText w:val="%2)"/>
      <w:lvlJc w:val="left"/>
      <w:pPr>
        <w:ind w:left="1109" w:hanging="420"/>
      </w:pPr>
    </w:lvl>
    <w:lvl w:ilvl="2" w:tplc="0409001B" w:tentative="1">
      <w:start w:val="1"/>
      <w:numFmt w:val="lowerRoman"/>
      <w:lvlText w:val="%3."/>
      <w:lvlJc w:val="right"/>
      <w:pPr>
        <w:ind w:left="1529" w:hanging="420"/>
      </w:pPr>
    </w:lvl>
    <w:lvl w:ilvl="3" w:tplc="0409000F" w:tentative="1">
      <w:start w:val="1"/>
      <w:numFmt w:val="decimal"/>
      <w:lvlText w:val="%4."/>
      <w:lvlJc w:val="left"/>
      <w:pPr>
        <w:ind w:left="1949" w:hanging="420"/>
      </w:pPr>
    </w:lvl>
    <w:lvl w:ilvl="4" w:tplc="04090019" w:tentative="1">
      <w:start w:val="1"/>
      <w:numFmt w:val="lowerLetter"/>
      <w:lvlText w:val="%5)"/>
      <w:lvlJc w:val="left"/>
      <w:pPr>
        <w:ind w:left="2369" w:hanging="420"/>
      </w:pPr>
    </w:lvl>
    <w:lvl w:ilvl="5" w:tplc="0409001B" w:tentative="1">
      <w:start w:val="1"/>
      <w:numFmt w:val="lowerRoman"/>
      <w:lvlText w:val="%6."/>
      <w:lvlJc w:val="right"/>
      <w:pPr>
        <w:ind w:left="2789" w:hanging="420"/>
      </w:pPr>
    </w:lvl>
    <w:lvl w:ilvl="6" w:tplc="0409000F" w:tentative="1">
      <w:start w:val="1"/>
      <w:numFmt w:val="decimal"/>
      <w:lvlText w:val="%7."/>
      <w:lvlJc w:val="left"/>
      <w:pPr>
        <w:ind w:left="3209" w:hanging="420"/>
      </w:pPr>
    </w:lvl>
    <w:lvl w:ilvl="7" w:tplc="04090019" w:tentative="1">
      <w:start w:val="1"/>
      <w:numFmt w:val="lowerLetter"/>
      <w:lvlText w:val="%8)"/>
      <w:lvlJc w:val="left"/>
      <w:pPr>
        <w:ind w:left="3629" w:hanging="420"/>
      </w:pPr>
    </w:lvl>
    <w:lvl w:ilvl="8" w:tplc="0409001B" w:tentative="1">
      <w:start w:val="1"/>
      <w:numFmt w:val="lowerRoman"/>
      <w:lvlText w:val="%9."/>
      <w:lvlJc w:val="right"/>
      <w:pPr>
        <w:ind w:left="4049" w:hanging="420"/>
      </w:pPr>
    </w:lvl>
  </w:abstractNum>
  <w:abstractNum w:abstractNumId="5" w15:restartNumberingAfterBreak="0">
    <w:nsid w:val="2B3248F9"/>
    <w:multiLevelType w:val="hybridMultilevel"/>
    <w:tmpl w:val="8EA0F51A"/>
    <w:lvl w:ilvl="0" w:tplc="B484A208">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2C476C41"/>
    <w:multiLevelType w:val="hybridMultilevel"/>
    <w:tmpl w:val="CA186F76"/>
    <w:lvl w:ilvl="0" w:tplc="9A38FAE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7D40554"/>
    <w:multiLevelType w:val="hybridMultilevel"/>
    <w:tmpl w:val="7E04CD4A"/>
    <w:lvl w:ilvl="0" w:tplc="2878FE7C">
      <w:start w:val="1"/>
      <w:numFmt w:val="decimal"/>
      <w:lvlText w:val="%1."/>
      <w:lvlJc w:val="left"/>
      <w:pPr>
        <w:ind w:left="420" w:hanging="420"/>
      </w:pPr>
      <w:rPr>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43B3D4F"/>
    <w:multiLevelType w:val="multilevel"/>
    <w:tmpl w:val="9E3CE8F0"/>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rPr>
        <w:rFonts w:ascii="Times New Roman" w:hAnsi="Times New Roman" w:cs="Times New Roman" w:hint="default"/>
      </w:r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9" w15:restartNumberingAfterBreak="0">
    <w:nsid w:val="58B42EA2"/>
    <w:multiLevelType w:val="hybridMultilevel"/>
    <w:tmpl w:val="4BE87E4E"/>
    <w:lvl w:ilvl="0" w:tplc="D5860EC0">
      <w:start w:val="1"/>
      <w:numFmt w:val="decimal"/>
      <w:lvlText w:val="%1）"/>
      <w:lvlJc w:val="left"/>
      <w:pPr>
        <w:ind w:left="782" w:hanging="360"/>
      </w:pPr>
      <w:rPr>
        <w:rFonts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0" w15:restartNumberingAfterBreak="0">
    <w:nsid w:val="5B1B6717"/>
    <w:multiLevelType w:val="hybridMultilevel"/>
    <w:tmpl w:val="A3C8A5E8"/>
    <w:lvl w:ilvl="0" w:tplc="73B69D5E">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5F8C47B9"/>
    <w:multiLevelType w:val="hybridMultilevel"/>
    <w:tmpl w:val="BAD876EE"/>
    <w:lvl w:ilvl="0" w:tplc="D8AA8834">
      <w:start w:val="1"/>
      <w:numFmt w:val="decimal"/>
      <w:lvlText w:val="%1）"/>
      <w:lvlJc w:val="left"/>
      <w:pPr>
        <w:ind w:left="778" w:hanging="360"/>
      </w:pPr>
      <w:rPr>
        <w:rFonts w:hint="default"/>
      </w:rPr>
    </w:lvl>
    <w:lvl w:ilvl="1" w:tplc="04090019" w:tentative="1">
      <w:start w:val="1"/>
      <w:numFmt w:val="lowerLetter"/>
      <w:lvlText w:val="%2)"/>
      <w:lvlJc w:val="left"/>
      <w:pPr>
        <w:ind w:left="1258" w:hanging="420"/>
      </w:pPr>
    </w:lvl>
    <w:lvl w:ilvl="2" w:tplc="0409001B" w:tentative="1">
      <w:start w:val="1"/>
      <w:numFmt w:val="lowerRoman"/>
      <w:lvlText w:val="%3."/>
      <w:lvlJc w:val="right"/>
      <w:pPr>
        <w:ind w:left="1678" w:hanging="420"/>
      </w:pPr>
    </w:lvl>
    <w:lvl w:ilvl="3" w:tplc="0409000F" w:tentative="1">
      <w:start w:val="1"/>
      <w:numFmt w:val="decimal"/>
      <w:lvlText w:val="%4."/>
      <w:lvlJc w:val="left"/>
      <w:pPr>
        <w:ind w:left="2098" w:hanging="420"/>
      </w:pPr>
    </w:lvl>
    <w:lvl w:ilvl="4" w:tplc="04090019" w:tentative="1">
      <w:start w:val="1"/>
      <w:numFmt w:val="lowerLetter"/>
      <w:lvlText w:val="%5)"/>
      <w:lvlJc w:val="left"/>
      <w:pPr>
        <w:ind w:left="2518" w:hanging="420"/>
      </w:pPr>
    </w:lvl>
    <w:lvl w:ilvl="5" w:tplc="0409001B" w:tentative="1">
      <w:start w:val="1"/>
      <w:numFmt w:val="lowerRoman"/>
      <w:lvlText w:val="%6."/>
      <w:lvlJc w:val="right"/>
      <w:pPr>
        <w:ind w:left="2938" w:hanging="420"/>
      </w:pPr>
    </w:lvl>
    <w:lvl w:ilvl="6" w:tplc="0409000F" w:tentative="1">
      <w:start w:val="1"/>
      <w:numFmt w:val="decimal"/>
      <w:lvlText w:val="%7."/>
      <w:lvlJc w:val="left"/>
      <w:pPr>
        <w:ind w:left="3358" w:hanging="420"/>
      </w:pPr>
    </w:lvl>
    <w:lvl w:ilvl="7" w:tplc="04090019" w:tentative="1">
      <w:start w:val="1"/>
      <w:numFmt w:val="lowerLetter"/>
      <w:lvlText w:val="%8)"/>
      <w:lvlJc w:val="left"/>
      <w:pPr>
        <w:ind w:left="3778" w:hanging="420"/>
      </w:pPr>
    </w:lvl>
    <w:lvl w:ilvl="8" w:tplc="0409001B" w:tentative="1">
      <w:start w:val="1"/>
      <w:numFmt w:val="lowerRoman"/>
      <w:lvlText w:val="%9."/>
      <w:lvlJc w:val="right"/>
      <w:pPr>
        <w:ind w:left="4198" w:hanging="420"/>
      </w:pPr>
    </w:lvl>
  </w:abstractNum>
  <w:abstractNum w:abstractNumId="12" w15:restartNumberingAfterBreak="0">
    <w:nsid w:val="63CD7170"/>
    <w:multiLevelType w:val="hybridMultilevel"/>
    <w:tmpl w:val="57A23E98"/>
    <w:lvl w:ilvl="0" w:tplc="F1C81642">
      <w:start w:val="9"/>
      <w:numFmt w:val="japaneseCounting"/>
      <w:lvlText w:val="第%1条"/>
      <w:lvlJc w:val="left"/>
      <w:pPr>
        <w:tabs>
          <w:tab w:val="num" w:pos="1292"/>
        </w:tabs>
        <w:ind w:left="1292" w:hanging="855"/>
      </w:pPr>
      <w:rPr>
        <w:rFonts w:hint="eastAsia"/>
      </w:rPr>
    </w:lvl>
    <w:lvl w:ilvl="1" w:tplc="04090019" w:tentative="1">
      <w:start w:val="1"/>
      <w:numFmt w:val="lowerLetter"/>
      <w:lvlText w:val="%2)"/>
      <w:lvlJc w:val="left"/>
      <w:pPr>
        <w:tabs>
          <w:tab w:val="num" w:pos="1277"/>
        </w:tabs>
        <w:ind w:left="1277" w:hanging="420"/>
      </w:pPr>
    </w:lvl>
    <w:lvl w:ilvl="2" w:tplc="0409001B" w:tentative="1">
      <w:start w:val="1"/>
      <w:numFmt w:val="lowerRoman"/>
      <w:lvlText w:val="%3."/>
      <w:lvlJc w:val="right"/>
      <w:pPr>
        <w:tabs>
          <w:tab w:val="num" w:pos="1697"/>
        </w:tabs>
        <w:ind w:left="1697" w:hanging="420"/>
      </w:pPr>
    </w:lvl>
    <w:lvl w:ilvl="3" w:tplc="0409000F" w:tentative="1">
      <w:start w:val="1"/>
      <w:numFmt w:val="decimal"/>
      <w:lvlText w:val="%4."/>
      <w:lvlJc w:val="left"/>
      <w:pPr>
        <w:tabs>
          <w:tab w:val="num" w:pos="2117"/>
        </w:tabs>
        <w:ind w:left="2117" w:hanging="420"/>
      </w:pPr>
    </w:lvl>
    <w:lvl w:ilvl="4" w:tplc="04090019" w:tentative="1">
      <w:start w:val="1"/>
      <w:numFmt w:val="lowerLetter"/>
      <w:lvlText w:val="%5)"/>
      <w:lvlJc w:val="left"/>
      <w:pPr>
        <w:tabs>
          <w:tab w:val="num" w:pos="2537"/>
        </w:tabs>
        <w:ind w:left="2537" w:hanging="420"/>
      </w:pPr>
    </w:lvl>
    <w:lvl w:ilvl="5" w:tplc="0409001B" w:tentative="1">
      <w:start w:val="1"/>
      <w:numFmt w:val="lowerRoman"/>
      <w:lvlText w:val="%6."/>
      <w:lvlJc w:val="right"/>
      <w:pPr>
        <w:tabs>
          <w:tab w:val="num" w:pos="2957"/>
        </w:tabs>
        <w:ind w:left="2957" w:hanging="420"/>
      </w:pPr>
    </w:lvl>
    <w:lvl w:ilvl="6" w:tplc="0409000F" w:tentative="1">
      <w:start w:val="1"/>
      <w:numFmt w:val="decimal"/>
      <w:lvlText w:val="%7."/>
      <w:lvlJc w:val="left"/>
      <w:pPr>
        <w:tabs>
          <w:tab w:val="num" w:pos="3377"/>
        </w:tabs>
        <w:ind w:left="3377" w:hanging="420"/>
      </w:pPr>
    </w:lvl>
    <w:lvl w:ilvl="7" w:tplc="04090019" w:tentative="1">
      <w:start w:val="1"/>
      <w:numFmt w:val="lowerLetter"/>
      <w:lvlText w:val="%8)"/>
      <w:lvlJc w:val="left"/>
      <w:pPr>
        <w:tabs>
          <w:tab w:val="num" w:pos="3797"/>
        </w:tabs>
        <w:ind w:left="3797" w:hanging="420"/>
      </w:pPr>
    </w:lvl>
    <w:lvl w:ilvl="8" w:tplc="0409001B" w:tentative="1">
      <w:start w:val="1"/>
      <w:numFmt w:val="lowerRoman"/>
      <w:lvlText w:val="%9."/>
      <w:lvlJc w:val="right"/>
      <w:pPr>
        <w:tabs>
          <w:tab w:val="num" w:pos="4217"/>
        </w:tabs>
        <w:ind w:left="4217" w:hanging="420"/>
      </w:pPr>
    </w:lvl>
  </w:abstractNum>
  <w:abstractNum w:abstractNumId="13" w15:restartNumberingAfterBreak="0">
    <w:nsid w:val="68EF64A2"/>
    <w:multiLevelType w:val="hybridMultilevel"/>
    <w:tmpl w:val="C23031EA"/>
    <w:lvl w:ilvl="0" w:tplc="2C067146">
      <w:start w:val="1"/>
      <w:numFmt w:val="decimal"/>
      <w:lvlText w:val="[%1]"/>
      <w:lvlJc w:val="left"/>
      <w:pPr>
        <w:ind w:left="420" w:hanging="420"/>
      </w:pPr>
      <w:rPr>
        <w:rFonts w:hint="eastAsia"/>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ABD1D69"/>
    <w:multiLevelType w:val="hybridMultilevel"/>
    <w:tmpl w:val="FBE4F7F4"/>
    <w:lvl w:ilvl="0" w:tplc="AD5C1450">
      <w:start w:val="1"/>
      <w:numFmt w:val="decimal"/>
      <w:lvlText w:val="(%1)"/>
      <w:lvlJc w:val="left"/>
      <w:pPr>
        <w:ind w:left="899" w:hanging="420"/>
      </w:pPr>
      <w:rPr>
        <w:rFonts w:hint="eastAsia"/>
      </w:rPr>
    </w:lvl>
    <w:lvl w:ilvl="1" w:tplc="04090019" w:tentative="1">
      <w:start w:val="1"/>
      <w:numFmt w:val="lowerLetter"/>
      <w:lvlText w:val="%2)"/>
      <w:lvlJc w:val="left"/>
      <w:pPr>
        <w:ind w:left="1319" w:hanging="420"/>
      </w:pPr>
    </w:lvl>
    <w:lvl w:ilvl="2" w:tplc="0409001B" w:tentative="1">
      <w:start w:val="1"/>
      <w:numFmt w:val="lowerRoman"/>
      <w:lvlText w:val="%3."/>
      <w:lvlJc w:val="right"/>
      <w:pPr>
        <w:ind w:left="1739" w:hanging="420"/>
      </w:pPr>
    </w:lvl>
    <w:lvl w:ilvl="3" w:tplc="0409000F" w:tentative="1">
      <w:start w:val="1"/>
      <w:numFmt w:val="decimal"/>
      <w:lvlText w:val="%4."/>
      <w:lvlJc w:val="left"/>
      <w:pPr>
        <w:ind w:left="2159" w:hanging="420"/>
      </w:pPr>
    </w:lvl>
    <w:lvl w:ilvl="4" w:tplc="04090019" w:tentative="1">
      <w:start w:val="1"/>
      <w:numFmt w:val="lowerLetter"/>
      <w:lvlText w:val="%5)"/>
      <w:lvlJc w:val="left"/>
      <w:pPr>
        <w:ind w:left="2579" w:hanging="420"/>
      </w:pPr>
    </w:lvl>
    <w:lvl w:ilvl="5" w:tplc="0409001B" w:tentative="1">
      <w:start w:val="1"/>
      <w:numFmt w:val="lowerRoman"/>
      <w:lvlText w:val="%6."/>
      <w:lvlJc w:val="right"/>
      <w:pPr>
        <w:ind w:left="2999" w:hanging="420"/>
      </w:pPr>
    </w:lvl>
    <w:lvl w:ilvl="6" w:tplc="0409000F" w:tentative="1">
      <w:start w:val="1"/>
      <w:numFmt w:val="decimal"/>
      <w:lvlText w:val="%7."/>
      <w:lvlJc w:val="left"/>
      <w:pPr>
        <w:ind w:left="3419" w:hanging="420"/>
      </w:pPr>
    </w:lvl>
    <w:lvl w:ilvl="7" w:tplc="04090019" w:tentative="1">
      <w:start w:val="1"/>
      <w:numFmt w:val="lowerLetter"/>
      <w:lvlText w:val="%8)"/>
      <w:lvlJc w:val="left"/>
      <w:pPr>
        <w:ind w:left="3839" w:hanging="420"/>
      </w:pPr>
    </w:lvl>
    <w:lvl w:ilvl="8" w:tplc="0409001B" w:tentative="1">
      <w:start w:val="1"/>
      <w:numFmt w:val="lowerRoman"/>
      <w:lvlText w:val="%9."/>
      <w:lvlJc w:val="right"/>
      <w:pPr>
        <w:ind w:left="4259" w:hanging="420"/>
      </w:pPr>
    </w:lvl>
  </w:abstractNum>
  <w:abstractNum w:abstractNumId="15" w15:restartNumberingAfterBreak="0">
    <w:nsid w:val="705F4E9F"/>
    <w:multiLevelType w:val="hybridMultilevel"/>
    <w:tmpl w:val="35E6297A"/>
    <w:lvl w:ilvl="0" w:tplc="002AB5AC">
      <w:start w:val="1"/>
      <w:numFmt w:val="decimal"/>
      <w:lvlText w:val="（%1）"/>
      <w:lvlJc w:val="left"/>
      <w:pPr>
        <w:ind w:left="931" w:hanging="720"/>
      </w:pPr>
      <w:rPr>
        <w:rFonts w:hint="default"/>
      </w:rPr>
    </w:lvl>
    <w:lvl w:ilvl="1" w:tplc="04090019" w:tentative="1">
      <w:start w:val="1"/>
      <w:numFmt w:val="lowerLetter"/>
      <w:lvlText w:val="%2)"/>
      <w:lvlJc w:val="left"/>
      <w:pPr>
        <w:ind w:left="1051" w:hanging="420"/>
      </w:pPr>
    </w:lvl>
    <w:lvl w:ilvl="2" w:tplc="0409001B" w:tentative="1">
      <w:start w:val="1"/>
      <w:numFmt w:val="lowerRoman"/>
      <w:lvlText w:val="%3."/>
      <w:lvlJc w:val="right"/>
      <w:pPr>
        <w:ind w:left="1471" w:hanging="420"/>
      </w:pPr>
    </w:lvl>
    <w:lvl w:ilvl="3" w:tplc="0409000F" w:tentative="1">
      <w:start w:val="1"/>
      <w:numFmt w:val="decimal"/>
      <w:lvlText w:val="%4."/>
      <w:lvlJc w:val="left"/>
      <w:pPr>
        <w:ind w:left="1891" w:hanging="420"/>
      </w:pPr>
    </w:lvl>
    <w:lvl w:ilvl="4" w:tplc="04090019" w:tentative="1">
      <w:start w:val="1"/>
      <w:numFmt w:val="lowerLetter"/>
      <w:lvlText w:val="%5)"/>
      <w:lvlJc w:val="left"/>
      <w:pPr>
        <w:ind w:left="2311" w:hanging="420"/>
      </w:pPr>
    </w:lvl>
    <w:lvl w:ilvl="5" w:tplc="0409001B" w:tentative="1">
      <w:start w:val="1"/>
      <w:numFmt w:val="lowerRoman"/>
      <w:lvlText w:val="%6."/>
      <w:lvlJc w:val="right"/>
      <w:pPr>
        <w:ind w:left="2731" w:hanging="420"/>
      </w:pPr>
    </w:lvl>
    <w:lvl w:ilvl="6" w:tplc="0409000F" w:tentative="1">
      <w:start w:val="1"/>
      <w:numFmt w:val="decimal"/>
      <w:lvlText w:val="%7."/>
      <w:lvlJc w:val="left"/>
      <w:pPr>
        <w:ind w:left="3151" w:hanging="420"/>
      </w:pPr>
    </w:lvl>
    <w:lvl w:ilvl="7" w:tplc="04090019" w:tentative="1">
      <w:start w:val="1"/>
      <w:numFmt w:val="lowerLetter"/>
      <w:lvlText w:val="%8)"/>
      <w:lvlJc w:val="left"/>
      <w:pPr>
        <w:ind w:left="3571" w:hanging="420"/>
      </w:pPr>
    </w:lvl>
    <w:lvl w:ilvl="8" w:tplc="0409001B" w:tentative="1">
      <w:start w:val="1"/>
      <w:numFmt w:val="lowerRoman"/>
      <w:lvlText w:val="%9."/>
      <w:lvlJc w:val="right"/>
      <w:pPr>
        <w:ind w:left="3991" w:hanging="420"/>
      </w:pPr>
    </w:lvl>
  </w:abstractNum>
  <w:abstractNum w:abstractNumId="16" w15:restartNumberingAfterBreak="0">
    <w:nsid w:val="72D648DE"/>
    <w:multiLevelType w:val="hybridMultilevel"/>
    <w:tmpl w:val="A13E3F86"/>
    <w:lvl w:ilvl="0" w:tplc="EFCC042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6783D56"/>
    <w:multiLevelType w:val="hybridMultilevel"/>
    <w:tmpl w:val="7E04CD4A"/>
    <w:lvl w:ilvl="0" w:tplc="2878FE7C">
      <w:start w:val="1"/>
      <w:numFmt w:val="decimal"/>
      <w:lvlText w:val="%1."/>
      <w:lvlJc w:val="left"/>
      <w:pPr>
        <w:ind w:left="420" w:hanging="420"/>
      </w:pPr>
      <w:rPr>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2"/>
  </w:num>
  <w:num w:numId="2">
    <w:abstractNumId w:val="7"/>
  </w:num>
  <w:num w:numId="3">
    <w:abstractNumId w:val="17"/>
  </w:num>
  <w:num w:numId="4">
    <w:abstractNumId w:val="2"/>
  </w:num>
  <w:num w:numId="5">
    <w:abstractNumId w:val="3"/>
  </w:num>
  <w:num w:numId="6">
    <w:abstractNumId w:val="0"/>
  </w:num>
  <w:num w:numId="7">
    <w:abstractNumId w:val="14"/>
  </w:num>
  <w:num w:numId="8">
    <w:abstractNumId w:val="1"/>
  </w:num>
  <w:num w:numId="9">
    <w:abstractNumId w:val="6"/>
  </w:num>
  <w:num w:numId="10">
    <w:abstractNumId w:val="10"/>
  </w:num>
  <w:num w:numId="11">
    <w:abstractNumId w:val="15"/>
  </w:num>
  <w:num w:numId="12">
    <w:abstractNumId w:val="9"/>
  </w:num>
  <w:num w:numId="13">
    <w:abstractNumId w:val="4"/>
  </w:num>
  <w:num w:numId="14">
    <w:abstractNumId w:val="11"/>
  </w:num>
  <w:num w:numId="15">
    <w:abstractNumId w:val="8"/>
  </w:num>
  <w:num w:numId="16">
    <w:abstractNumId w:val="13"/>
  </w:num>
  <w:num w:numId="17">
    <w:abstractNumId w:val="5"/>
  </w:num>
  <w:num w:numId="18">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wan关雪峰">
    <w15:presenceInfo w15:providerId="None" w15:userId="kwan关雪峰"/>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bordersDoNotSurroundHeader/>
  <w:bordersDoNotSurroundFooter/>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5"/>
  <w:drawingGridHorizontalSpacing w:val="105"/>
  <w:drawingGridVerticalSpacing w:val="156"/>
  <w:displayHorizontalDrawingGridEvery w:val="2"/>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4D8"/>
    <w:rsid w:val="000061B6"/>
    <w:rsid w:val="000075A5"/>
    <w:rsid w:val="000137A0"/>
    <w:rsid w:val="00014728"/>
    <w:rsid w:val="00020BFC"/>
    <w:rsid w:val="00024FDA"/>
    <w:rsid w:val="000348DD"/>
    <w:rsid w:val="00043C1D"/>
    <w:rsid w:val="00052EAB"/>
    <w:rsid w:val="0005307A"/>
    <w:rsid w:val="000553DB"/>
    <w:rsid w:val="00062D63"/>
    <w:rsid w:val="00062D66"/>
    <w:rsid w:val="00063E03"/>
    <w:rsid w:val="000717B6"/>
    <w:rsid w:val="00071D54"/>
    <w:rsid w:val="000761AF"/>
    <w:rsid w:val="0007728E"/>
    <w:rsid w:val="000851C5"/>
    <w:rsid w:val="00092B66"/>
    <w:rsid w:val="0009360B"/>
    <w:rsid w:val="000955AC"/>
    <w:rsid w:val="00096897"/>
    <w:rsid w:val="00096A69"/>
    <w:rsid w:val="000A1881"/>
    <w:rsid w:val="000B6669"/>
    <w:rsid w:val="000C41AB"/>
    <w:rsid w:val="000C633A"/>
    <w:rsid w:val="000D29A8"/>
    <w:rsid w:val="000D35FC"/>
    <w:rsid w:val="000E0B59"/>
    <w:rsid w:val="000E3022"/>
    <w:rsid w:val="000E70B3"/>
    <w:rsid w:val="000E7709"/>
    <w:rsid w:val="000F28BD"/>
    <w:rsid w:val="000F70B9"/>
    <w:rsid w:val="00100B8B"/>
    <w:rsid w:val="001021CD"/>
    <w:rsid w:val="00106C54"/>
    <w:rsid w:val="00107F85"/>
    <w:rsid w:val="001106AE"/>
    <w:rsid w:val="00111343"/>
    <w:rsid w:val="00111839"/>
    <w:rsid w:val="00122046"/>
    <w:rsid w:val="00122FBD"/>
    <w:rsid w:val="001267AE"/>
    <w:rsid w:val="00130E55"/>
    <w:rsid w:val="0013462E"/>
    <w:rsid w:val="00134B76"/>
    <w:rsid w:val="00140824"/>
    <w:rsid w:val="00142A23"/>
    <w:rsid w:val="00156EC2"/>
    <w:rsid w:val="00160C10"/>
    <w:rsid w:val="00166C67"/>
    <w:rsid w:val="0016723F"/>
    <w:rsid w:val="00167767"/>
    <w:rsid w:val="00167CE8"/>
    <w:rsid w:val="001739ED"/>
    <w:rsid w:val="0017474B"/>
    <w:rsid w:val="00177053"/>
    <w:rsid w:val="001808F0"/>
    <w:rsid w:val="001811A6"/>
    <w:rsid w:val="00181CFC"/>
    <w:rsid w:val="00182708"/>
    <w:rsid w:val="001844AB"/>
    <w:rsid w:val="00185F8D"/>
    <w:rsid w:val="001942BA"/>
    <w:rsid w:val="00197CFD"/>
    <w:rsid w:val="00197D8E"/>
    <w:rsid w:val="001A5D88"/>
    <w:rsid w:val="001A6A24"/>
    <w:rsid w:val="001A79AF"/>
    <w:rsid w:val="001B120D"/>
    <w:rsid w:val="001B2E19"/>
    <w:rsid w:val="001C0AF2"/>
    <w:rsid w:val="001C0E68"/>
    <w:rsid w:val="001C4234"/>
    <w:rsid w:val="001C619A"/>
    <w:rsid w:val="001C685A"/>
    <w:rsid w:val="001C6F6D"/>
    <w:rsid w:val="001D0664"/>
    <w:rsid w:val="001D5265"/>
    <w:rsid w:val="001D664F"/>
    <w:rsid w:val="001E25C7"/>
    <w:rsid w:val="001E3913"/>
    <w:rsid w:val="001E5F67"/>
    <w:rsid w:val="001F0117"/>
    <w:rsid w:val="001F01BD"/>
    <w:rsid w:val="001F13B5"/>
    <w:rsid w:val="001F1B37"/>
    <w:rsid w:val="001F4648"/>
    <w:rsid w:val="00211233"/>
    <w:rsid w:val="00215929"/>
    <w:rsid w:val="00216834"/>
    <w:rsid w:val="00230D31"/>
    <w:rsid w:val="002317F0"/>
    <w:rsid w:val="00234E72"/>
    <w:rsid w:val="00235EC1"/>
    <w:rsid w:val="0024015A"/>
    <w:rsid w:val="0024227C"/>
    <w:rsid w:val="00244D8A"/>
    <w:rsid w:val="00250DBA"/>
    <w:rsid w:val="0025530F"/>
    <w:rsid w:val="002574AB"/>
    <w:rsid w:val="00266A26"/>
    <w:rsid w:val="0026723C"/>
    <w:rsid w:val="00274F64"/>
    <w:rsid w:val="00275B1F"/>
    <w:rsid w:val="002768FF"/>
    <w:rsid w:val="00276BB5"/>
    <w:rsid w:val="002805F2"/>
    <w:rsid w:val="00284378"/>
    <w:rsid w:val="00290C96"/>
    <w:rsid w:val="002A7813"/>
    <w:rsid w:val="002B0F85"/>
    <w:rsid w:val="002B10E8"/>
    <w:rsid w:val="002B51E0"/>
    <w:rsid w:val="002B5332"/>
    <w:rsid w:val="002B7C4A"/>
    <w:rsid w:val="002C30F5"/>
    <w:rsid w:val="002D1DD1"/>
    <w:rsid w:val="002D71D6"/>
    <w:rsid w:val="002E0CDC"/>
    <w:rsid w:val="002E5803"/>
    <w:rsid w:val="002E58C2"/>
    <w:rsid w:val="002F16F3"/>
    <w:rsid w:val="002F3C3A"/>
    <w:rsid w:val="002F542A"/>
    <w:rsid w:val="00303478"/>
    <w:rsid w:val="003041E4"/>
    <w:rsid w:val="003043B5"/>
    <w:rsid w:val="0030735B"/>
    <w:rsid w:val="003074C4"/>
    <w:rsid w:val="00307B44"/>
    <w:rsid w:val="00317179"/>
    <w:rsid w:val="00321921"/>
    <w:rsid w:val="00323D86"/>
    <w:rsid w:val="00326863"/>
    <w:rsid w:val="00340BA0"/>
    <w:rsid w:val="00345FD6"/>
    <w:rsid w:val="00346071"/>
    <w:rsid w:val="00352304"/>
    <w:rsid w:val="003529CD"/>
    <w:rsid w:val="00353045"/>
    <w:rsid w:val="00355392"/>
    <w:rsid w:val="003559DA"/>
    <w:rsid w:val="00355C7A"/>
    <w:rsid w:val="00355FCF"/>
    <w:rsid w:val="0036442C"/>
    <w:rsid w:val="003705EB"/>
    <w:rsid w:val="00373679"/>
    <w:rsid w:val="00373E08"/>
    <w:rsid w:val="0037520C"/>
    <w:rsid w:val="00377306"/>
    <w:rsid w:val="00377649"/>
    <w:rsid w:val="003805DD"/>
    <w:rsid w:val="00381458"/>
    <w:rsid w:val="00383F3D"/>
    <w:rsid w:val="003854D4"/>
    <w:rsid w:val="003876F9"/>
    <w:rsid w:val="0039257B"/>
    <w:rsid w:val="00394CE5"/>
    <w:rsid w:val="003A0585"/>
    <w:rsid w:val="003A072C"/>
    <w:rsid w:val="003A707A"/>
    <w:rsid w:val="003B47E6"/>
    <w:rsid w:val="003B788B"/>
    <w:rsid w:val="003C2968"/>
    <w:rsid w:val="003E1C54"/>
    <w:rsid w:val="003F7D2B"/>
    <w:rsid w:val="004054D8"/>
    <w:rsid w:val="0040740B"/>
    <w:rsid w:val="00412625"/>
    <w:rsid w:val="00414025"/>
    <w:rsid w:val="00415F7C"/>
    <w:rsid w:val="00417DE3"/>
    <w:rsid w:val="004229D9"/>
    <w:rsid w:val="0042731C"/>
    <w:rsid w:val="00427810"/>
    <w:rsid w:val="00431872"/>
    <w:rsid w:val="00437CA6"/>
    <w:rsid w:val="00442B59"/>
    <w:rsid w:val="00454856"/>
    <w:rsid w:val="00460EE1"/>
    <w:rsid w:val="00461B5D"/>
    <w:rsid w:val="0046517C"/>
    <w:rsid w:val="004658AA"/>
    <w:rsid w:val="00474992"/>
    <w:rsid w:val="004756B9"/>
    <w:rsid w:val="00477987"/>
    <w:rsid w:val="00480BD7"/>
    <w:rsid w:val="00487811"/>
    <w:rsid w:val="00490ABF"/>
    <w:rsid w:val="00492D60"/>
    <w:rsid w:val="004958B8"/>
    <w:rsid w:val="00496368"/>
    <w:rsid w:val="00496D82"/>
    <w:rsid w:val="004B1D1A"/>
    <w:rsid w:val="004B2AFE"/>
    <w:rsid w:val="004B6097"/>
    <w:rsid w:val="004C0E5F"/>
    <w:rsid w:val="004C1A73"/>
    <w:rsid w:val="004C61A6"/>
    <w:rsid w:val="004C7DDC"/>
    <w:rsid w:val="004D04D3"/>
    <w:rsid w:val="004D5DCF"/>
    <w:rsid w:val="004D76D0"/>
    <w:rsid w:val="004E4D67"/>
    <w:rsid w:val="004F73DD"/>
    <w:rsid w:val="004F77F9"/>
    <w:rsid w:val="004F79FB"/>
    <w:rsid w:val="004F7B69"/>
    <w:rsid w:val="005001EA"/>
    <w:rsid w:val="00500E2A"/>
    <w:rsid w:val="005101EC"/>
    <w:rsid w:val="005148E2"/>
    <w:rsid w:val="0052435B"/>
    <w:rsid w:val="00525F89"/>
    <w:rsid w:val="00530D81"/>
    <w:rsid w:val="00535AA1"/>
    <w:rsid w:val="00537770"/>
    <w:rsid w:val="005418EE"/>
    <w:rsid w:val="00545BB3"/>
    <w:rsid w:val="00547DDB"/>
    <w:rsid w:val="00553738"/>
    <w:rsid w:val="005548D9"/>
    <w:rsid w:val="00556B41"/>
    <w:rsid w:val="00560967"/>
    <w:rsid w:val="00561CDB"/>
    <w:rsid w:val="00562C02"/>
    <w:rsid w:val="005638B8"/>
    <w:rsid w:val="00572BBD"/>
    <w:rsid w:val="0057537B"/>
    <w:rsid w:val="00575972"/>
    <w:rsid w:val="0058451D"/>
    <w:rsid w:val="00587C03"/>
    <w:rsid w:val="0059258B"/>
    <w:rsid w:val="00593462"/>
    <w:rsid w:val="00594675"/>
    <w:rsid w:val="00596C46"/>
    <w:rsid w:val="005A2E64"/>
    <w:rsid w:val="005A3120"/>
    <w:rsid w:val="005A50B8"/>
    <w:rsid w:val="005B04F2"/>
    <w:rsid w:val="005B1BD7"/>
    <w:rsid w:val="005B1DB4"/>
    <w:rsid w:val="005B7D89"/>
    <w:rsid w:val="005C49B0"/>
    <w:rsid w:val="005C4FA8"/>
    <w:rsid w:val="005D2D15"/>
    <w:rsid w:val="005D66B6"/>
    <w:rsid w:val="005E3628"/>
    <w:rsid w:val="005E4A93"/>
    <w:rsid w:val="005F482F"/>
    <w:rsid w:val="0060008B"/>
    <w:rsid w:val="00601B2E"/>
    <w:rsid w:val="006020E8"/>
    <w:rsid w:val="0060239A"/>
    <w:rsid w:val="00603EB1"/>
    <w:rsid w:val="00604D1F"/>
    <w:rsid w:val="0060526A"/>
    <w:rsid w:val="006131C8"/>
    <w:rsid w:val="00617679"/>
    <w:rsid w:val="006225F6"/>
    <w:rsid w:val="00623758"/>
    <w:rsid w:val="00625589"/>
    <w:rsid w:val="00625ED6"/>
    <w:rsid w:val="00631AF6"/>
    <w:rsid w:val="00634090"/>
    <w:rsid w:val="00642138"/>
    <w:rsid w:val="00643CB9"/>
    <w:rsid w:val="00652B1F"/>
    <w:rsid w:val="00654F4E"/>
    <w:rsid w:val="00657F92"/>
    <w:rsid w:val="00660D3C"/>
    <w:rsid w:val="0066274D"/>
    <w:rsid w:val="00662D2C"/>
    <w:rsid w:val="006635F6"/>
    <w:rsid w:val="00665245"/>
    <w:rsid w:val="00665CED"/>
    <w:rsid w:val="00666AB3"/>
    <w:rsid w:val="00671B4A"/>
    <w:rsid w:val="00673D54"/>
    <w:rsid w:val="00675D28"/>
    <w:rsid w:val="0067691F"/>
    <w:rsid w:val="00676E3D"/>
    <w:rsid w:val="006778FC"/>
    <w:rsid w:val="006920CC"/>
    <w:rsid w:val="00695DAF"/>
    <w:rsid w:val="0069621E"/>
    <w:rsid w:val="00696800"/>
    <w:rsid w:val="006A072F"/>
    <w:rsid w:val="006B0CE9"/>
    <w:rsid w:val="006B1374"/>
    <w:rsid w:val="006B33CB"/>
    <w:rsid w:val="006B414A"/>
    <w:rsid w:val="006B48FF"/>
    <w:rsid w:val="006B58EA"/>
    <w:rsid w:val="006B6003"/>
    <w:rsid w:val="006B6AFC"/>
    <w:rsid w:val="006C1AFA"/>
    <w:rsid w:val="006C1C44"/>
    <w:rsid w:val="006C6780"/>
    <w:rsid w:val="006D2A9C"/>
    <w:rsid w:val="006D480B"/>
    <w:rsid w:val="006E4169"/>
    <w:rsid w:val="006E73D8"/>
    <w:rsid w:val="006F3510"/>
    <w:rsid w:val="00704241"/>
    <w:rsid w:val="00705A40"/>
    <w:rsid w:val="007068DB"/>
    <w:rsid w:val="00710848"/>
    <w:rsid w:val="00714CC3"/>
    <w:rsid w:val="007250B5"/>
    <w:rsid w:val="007407EC"/>
    <w:rsid w:val="00742A9F"/>
    <w:rsid w:val="00743732"/>
    <w:rsid w:val="00746D84"/>
    <w:rsid w:val="00751D96"/>
    <w:rsid w:val="00752D12"/>
    <w:rsid w:val="00756EF1"/>
    <w:rsid w:val="00760644"/>
    <w:rsid w:val="00762767"/>
    <w:rsid w:val="00773090"/>
    <w:rsid w:val="00773641"/>
    <w:rsid w:val="00773677"/>
    <w:rsid w:val="00773864"/>
    <w:rsid w:val="00773F07"/>
    <w:rsid w:val="00785D22"/>
    <w:rsid w:val="00787F72"/>
    <w:rsid w:val="00792614"/>
    <w:rsid w:val="007945F5"/>
    <w:rsid w:val="007A59AB"/>
    <w:rsid w:val="007B0C7B"/>
    <w:rsid w:val="007B12E1"/>
    <w:rsid w:val="007B2BE8"/>
    <w:rsid w:val="007C6067"/>
    <w:rsid w:val="007D0D32"/>
    <w:rsid w:val="007E20DD"/>
    <w:rsid w:val="007E25AF"/>
    <w:rsid w:val="007E5B41"/>
    <w:rsid w:val="007F1E9B"/>
    <w:rsid w:val="007F293A"/>
    <w:rsid w:val="007F35E8"/>
    <w:rsid w:val="007F4075"/>
    <w:rsid w:val="0080285B"/>
    <w:rsid w:val="008056F7"/>
    <w:rsid w:val="00811671"/>
    <w:rsid w:val="0081404A"/>
    <w:rsid w:val="00820441"/>
    <w:rsid w:val="00821EC0"/>
    <w:rsid w:val="008229CE"/>
    <w:rsid w:val="008238FC"/>
    <w:rsid w:val="008351EF"/>
    <w:rsid w:val="008357CC"/>
    <w:rsid w:val="00840879"/>
    <w:rsid w:val="00840B1C"/>
    <w:rsid w:val="00840B5E"/>
    <w:rsid w:val="00842750"/>
    <w:rsid w:val="00845A0D"/>
    <w:rsid w:val="00850C92"/>
    <w:rsid w:val="008602F2"/>
    <w:rsid w:val="00862F04"/>
    <w:rsid w:val="0087489C"/>
    <w:rsid w:val="0087667A"/>
    <w:rsid w:val="008821B2"/>
    <w:rsid w:val="008823BE"/>
    <w:rsid w:val="00887EC8"/>
    <w:rsid w:val="0089024A"/>
    <w:rsid w:val="00892BC2"/>
    <w:rsid w:val="008947C9"/>
    <w:rsid w:val="00894D87"/>
    <w:rsid w:val="00896A5D"/>
    <w:rsid w:val="00897E30"/>
    <w:rsid w:val="008A1FEB"/>
    <w:rsid w:val="008A1FEC"/>
    <w:rsid w:val="008A57CD"/>
    <w:rsid w:val="008B2623"/>
    <w:rsid w:val="008B3183"/>
    <w:rsid w:val="008B3CA6"/>
    <w:rsid w:val="008B78E7"/>
    <w:rsid w:val="008C2782"/>
    <w:rsid w:val="008C4C28"/>
    <w:rsid w:val="008C4EE9"/>
    <w:rsid w:val="008D184F"/>
    <w:rsid w:val="008D5F84"/>
    <w:rsid w:val="008E3BB2"/>
    <w:rsid w:val="008E5DAE"/>
    <w:rsid w:val="008E626A"/>
    <w:rsid w:val="008F0FB1"/>
    <w:rsid w:val="00902DDD"/>
    <w:rsid w:val="00917393"/>
    <w:rsid w:val="009252D5"/>
    <w:rsid w:val="00927EE4"/>
    <w:rsid w:val="00933513"/>
    <w:rsid w:val="009342AF"/>
    <w:rsid w:val="00941528"/>
    <w:rsid w:val="00941631"/>
    <w:rsid w:val="00945612"/>
    <w:rsid w:val="009474A8"/>
    <w:rsid w:val="00947628"/>
    <w:rsid w:val="00953DD7"/>
    <w:rsid w:val="00955F44"/>
    <w:rsid w:val="00957DEA"/>
    <w:rsid w:val="00957F16"/>
    <w:rsid w:val="00963366"/>
    <w:rsid w:val="00966847"/>
    <w:rsid w:val="00970613"/>
    <w:rsid w:val="009756A4"/>
    <w:rsid w:val="00977143"/>
    <w:rsid w:val="0099144C"/>
    <w:rsid w:val="00993C91"/>
    <w:rsid w:val="009A18E5"/>
    <w:rsid w:val="009A6B66"/>
    <w:rsid w:val="009A704C"/>
    <w:rsid w:val="009B1C1D"/>
    <w:rsid w:val="009B266A"/>
    <w:rsid w:val="009B3061"/>
    <w:rsid w:val="009C1E65"/>
    <w:rsid w:val="009C1FB6"/>
    <w:rsid w:val="009C2930"/>
    <w:rsid w:val="009C34BB"/>
    <w:rsid w:val="009C6778"/>
    <w:rsid w:val="009D1A45"/>
    <w:rsid w:val="009D34AE"/>
    <w:rsid w:val="009D36ED"/>
    <w:rsid w:val="009D67E5"/>
    <w:rsid w:val="009E1EF8"/>
    <w:rsid w:val="009E28CF"/>
    <w:rsid w:val="009E3763"/>
    <w:rsid w:val="009F344C"/>
    <w:rsid w:val="009F51A5"/>
    <w:rsid w:val="009F52EE"/>
    <w:rsid w:val="00A1202C"/>
    <w:rsid w:val="00A12624"/>
    <w:rsid w:val="00A14C60"/>
    <w:rsid w:val="00A156D6"/>
    <w:rsid w:val="00A3562B"/>
    <w:rsid w:val="00A363A0"/>
    <w:rsid w:val="00A45C83"/>
    <w:rsid w:val="00A45DF0"/>
    <w:rsid w:val="00A46467"/>
    <w:rsid w:val="00A479E0"/>
    <w:rsid w:val="00A47C5B"/>
    <w:rsid w:val="00A50A32"/>
    <w:rsid w:val="00A54B7F"/>
    <w:rsid w:val="00A61A86"/>
    <w:rsid w:val="00A6359B"/>
    <w:rsid w:val="00A64DDC"/>
    <w:rsid w:val="00A669D1"/>
    <w:rsid w:val="00A67EC1"/>
    <w:rsid w:val="00A707EF"/>
    <w:rsid w:val="00A732FC"/>
    <w:rsid w:val="00A73AAA"/>
    <w:rsid w:val="00A8588F"/>
    <w:rsid w:val="00A86060"/>
    <w:rsid w:val="00A86F3D"/>
    <w:rsid w:val="00A871AD"/>
    <w:rsid w:val="00A967EA"/>
    <w:rsid w:val="00AA6612"/>
    <w:rsid w:val="00AB2E1F"/>
    <w:rsid w:val="00AC05D1"/>
    <w:rsid w:val="00AC3751"/>
    <w:rsid w:val="00AC6339"/>
    <w:rsid w:val="00AC723C"/>
    <w:rsid w:val="00AD17AC"/>
    <w:rsid w:val="00AD47C1"/>
    <w:rsid w:val="00AD59E0"/>
    <w:rsid w:val="00AE29A8"/>
    <w:rsid w:val="00AF59B9"/>
    <w:rsid w:val="00B03C54"/>
    <w:rsid w:val="00B03E3B"/>
    <w:rsid w:val="00B06FC0"/>
    <w:rsid w:val="00B13081"/>
    <w:rsid w:val="00B163CC"/>
    <w:rsid w:val="00B257A7"/>
    <w:rsid w:val="00B26685"/>
    <w:rsid w:val="00B306F5"/>
    <w:rsid w:val="00B30940"/>
    <w:rsid w:val="00B353B4"/>
    <w:rsid w:val="00B44BA2"/>
    <w:rsid w:val="00B45514"/>
    <w:rsid w:val="00B532D5"/>
    <w:rsid w:val="00B53C79"/>
    <w:rsid w:val="00B5436F"/>
    <w:rsid w:val="00B56DE3"/>
    <w:rsid w:val="00B57730"/>
    <w:rsid w:val="00B62835"/>
    <w:rsid w:val="00B641FC"/>
    <w:rsid w:val="00B67F3B"/>
    <w:rsid w:val="00B71BE2"/>
    <w:rsid w:val="00B73D19"/>
    <w:rsid w:val="00B77F96"/>
    <w:rsid w:val="00B825F4"/>
    <w:rsid w:val="00B938EB"/>
    <w:rsid w:val="00BA034D"/>
    <w:rsid w:val="00BA60E3"/>
    <w:rsid w:val="00BA7512"/>
    <w:rsid w:val="00BA7780"/>
    <w:rsid w:val="00BB0740"/>
    <w:rsid w:val="00BB4A3F"/>
    <w:rsid w:val="00BB6B3B"/>
    <w:rsid w:val="00BB7E3D"/>
    <w:rsid w:val="00BC2C5D"/>
    <w:rsid w:val="00BD2759"/>
    <w:rsid w:val="00BD52B4"/>
    <w:rsid w:val="00BD6FDB"/>
    <w:rsid w:val="00BF7261"/>
    <w:rsid w:val="00C00329"/>
    <w:rsid w:val="00C004F0"/>
    <w:rsid w:val="00C02F3C"/>
    <w:rsid w:val="00C060DF"/>
    <w:rsid w:val="00C110E9"/>
    <w:rsid w:val="00C14875"/>
    <w:rsid w:val="00C14ED7"/>
    <w:rsid w:val="00C234D7"/>
    <w:rsid w:val="00C23ADD"/>
    <w:rsid w:val="00C2739D"/>
    <w:rsid w:val="00C34810"/>
    <w:rsid w:val="00C41344"/>
    <w:rsid w:val="00C43169"/>
    <w:rsid w:val="00C43E0F"/>
    <w:rsid w:val="00C500D0"/>
    <w:rsid w:val="00C51086"/>
    <w:rsid w:val="00C52030"/>
    <w:rsid w:val="00C5249A"/>
    <w:rsid w:val="00C52976"/>
    <w:rsid w:val="00C54596"/>
    <w:rsid w:val="00C5677C"/>
    <w:rsid w:val="00C569A3"/>
    <w:rsid w:val="00C646A9"/>
    <w:rsid w:val="00C6769E"/>
    <w:rsid w:val="00C70E4D"/>
    <w:rsid w:val="00C7203D"/>
    <w:rsid w:val="00C74C1C"/>
    <w:rsid w:val="00C74CCB"/>
    <w:rsid w:val="00C828DC"/>
    <w:rsid w:val="00C831F5"/>
    <w:rsid w:val="00C83472"/>
    <w:rsid w:val="00C86BB5"/>
    <w:rsid w:val="00C86C00"/>
    <w:rsid w:val="00C93AA7"/>
    <w:rsid w:val="00C9655D"/>
    <w:rsid w:val="00CA1DD0"/>
    <w:rsid w:val="00CA251B"/>
    <w:rsid w:val="00CB07F9"/>
    <w:rsid w:val="00CB11A1"/>
    <w:rsid w:val="00CC28E3"/>
    <w:rsid w:val="00CC5AC9"/>
    <w:rsid w:val="00CC5F38"/>
    <w:rsid w:val="00CD1301"/>
    <w:rsid w:val="00CD58A1"/>
    <w:rsid w:val="00CD6087"/>
    <w:rsid w:val="00CE13F6"/>
    <w:rsid w:val="00CE5016"/>
    <w:rsid w:val="00CE69E5"/>
    <w:rsid w:val="00CE6D79"/>
    <w:rsid w:val="00D031DE"/>
    <w:rsid w:val="00D074DF"/>
    <w:rsid w:val="00D14DD6"/>
    <w:rsid w:val="00D16CF9"/>
    <w:rsid w:val="00D20138"/>
    <w:rsid w:val="00D2171B"/>
    <w:rsid w:val="00D27178"/>
    <w:rsid w:val="00D30466"/>
    <w:rsid w:val="00D34244"/>
    <w:rsid w:val="00D37118"/>
    <w:rsid w:val="00D4034C"/>
    <w:rsid w:val="00D452ED"/>
    <w:rsid w:val="00D50B21"/>
    <w:rsid w:val="00D5132A"/>
    <w:rsid w:val="00D55980"/>
    <w:rsid w:val="00D73CCD"/>
    <w:rsid w:val="00D74717"/>
    <w:rsid w:val="00D755C3"/>
    <w:rsid w:val="00D759EE"/>
    <w:rsid w:val="00D76ECC"/>
    <w:rsid w:val="00D80B4B"/>
    <w:rsid w:val="00D80BFC"/>
    <w:rsid w:val="00D8325C"/>
    <w:rsid w:val="00D8473C"/>
    <w:rsid w:val="00D8545F"/>
    <w:rsid w:val="00D85657"/>
    <w:rsid w:val="00D9011E"/>
    <w:rsid w:val="00D95308"/>
    <w:rsid w:val="00D97D27"/>
    <w:rsid w:val="00DA6CF9"/>
    <w:rsid w:val="00DA7B7A"/>
    <w:rsid w:val="00DB486E"/>
    <w:rsid w:val="00DB4B4A"/>
    <w:rsid w:val="00DB57F3"/>
    <w:rsid w:val="00DC28E1"/>
    <w:rsid w:val="00DC29A5"/>
    <w:rsid w:val="00DC29AE"/>
    <w:rsid w:val="00DC32D3"/>
    <w:rsid w:val="00DC57D8"/>
    <w:rsid w:val="00DC7328"/>
    <w:rsid w:val="00DD1338"/>
    <w:rsid w:val="00DD17CB"/>
    <w:rsid w:val="00DD2C88"/>
    <w:rsid w:val="00DD5B58"/>
    <w:rsid w:val="00DE161D"/>
    <w:rsid w:val="00DE493C"/>
    <w:rsid w:val="00DE6757"/>
    <w:rsid w:val="00DF25EB"/>
    <w:rsid w:val="00DF57E3"/>
    <w:rsid w:val="00DF5ED4"/>
    <w:rsid w:val="00E175F7"/>
    <w:rsid w:val="00E24A52"/>
    <w:rsid w:val="00E27B07"/>
    <w:rsid w:val="00E314DA"/>
    <w:rsid w:val="00E33140"/>
    <w:rsid w:val="00E34CDD"/>
    <w:rsid w:val="00E36DBC"/>
    <w:rsid w:val="00E46CFC"/>
    <w:rsid w:val="00E47E8E"/>
    <w:rsid w:val="00E50C6E"/>
    <w:rsid w:val="00E54511"/>
    <w:rsid w:val="00E60927"/>
    <w:rsid w:val="00E64136"/>
    <w:rsid w:val="00E73DD1"/>
    <w:rsid w:val="00E75FDD"/>
    <w:rsid w:val="00E76A64"/>
    <w:rsid w:val="00E813DE"/>
    <w:rsid w:val="00E81B86"/>
    <w:rsid w:val="00E84439"/>
    <w:rsid w:val="00E94F7B"/>
    <w:rsid w:val="00EA3D9C"/>
    <w:rsid w:val="00EA47AD"/>
    <w:rsid w:val="00EA4D1A"/>
    <w:rsid w:val="00EA6DA3"/>
    <w:rsid w:val="00EA769C"/>
    <w:rsid w:val="00EA7F1D"/>
    <w:rsid w:val="00EB1A84"/>
    <w:rsid w:val="00EB3218"/>
    <w:rsid w:val="00EB4451"/>
    <w:rsid w:val="00EB6DB8"/>
    <w:rsid w:val="00EC7537"/>
    <w:rsid w:val="00ED1A84"/>
    <w:rsid w:val="00ED474F"/>
    <w:rsid w:val="00ED4F09"/>
    <w:rsid w:val="00ED636B"/>
    <w:rsid w:val="00EE0284"/>
    <w:rsid w:val="00EE4883"/>
    <w:rsid w:val="00EE5749"/>
    <w:rsid w:val="00EF5F2F"/>
    <w:rsid w:val="00F117A9"/>
    <w:rsid w:val="00F15D76"/>
    <w:rsid w:val="00F309A8"/>
    <w:rsid w:val="00F31597"/>
    <w:rsid w:val="00F36360"/>
    <w:rsid w:val="00F429A7"/>
    <w:rsid w:val="00F45C00"/>
    <w:rsid w:val="00F5087E"/>
    <w:rsid w:val="00F5261F"/>
    <w:rsid w:val="00F54D6B"/>
    <w:rsid w:val="00F57484"/>
    <w:rsid w:val="00F653E5"/>
    <w:rsid w:val="00F80E8F"/>
    <w:rsid w:val="00F8363B"/>
    <w:rsid w:val="00F8597B"/>
    <w:rsid w:val="00F9351C"/>
    <w:rsid w:val="00F93E2D"/>
    <w:rsid w:val="00FA5662"/>
    <w:rsid w:val="00FA63A4"/>
    <w:rsid w:val="00FB021F"/>
    <w:rsid w:val="00FB215F"/>
    <w:rsid w:val="00FB4A7B"/>
    <w:rsid w:val="00FD47CC"/>
    <w:rsid w:val="00FD588C"/>
    <w:rsid w:val="00FD7C13"/>
    <w:rsid w:val="00FE359C"/>
    <w:rsid w:val="00FE5431"/>
    <w:rsid w:val="00FE59C9"/>
    <w:rsid w:val="00FE6A4C"/>
    <w:rsid w:val="00FF1D95"/>
    <w:rsid w:val="00FF42A9"/>
    <w:rsid w:val="00FF62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FDFE58"/>
  <w15:chartTrackingRefBased/>
  <w15:docId w15:val="{9A17F8D1-94C6-4E79-B16D-8F6D4657F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paragraph" w:styleId="1">
    <w:name w:val="heading 1"/>
    <w:next w:val="2"/>
    <w:link w:val="10"/>
    <w:qFormat/>
    <w:rsid w:val="00657F92"/>
    <w:pPr>
      <w:keepNext/>
      <w:numPr>
        <w:numId w:val="15"/>
      </w:numPr>
      <w:spacing w:before="240" w:after="240"/>
      <w:jc w:val="both"/>
      <w:outlineLvl w:val="0"/>
    </w:pPr>
    <w:rPr>
      <w:rFonts w:ascii="Arial" w:eastAsia="黑体" w:hAnsi="Arial"/>
      <w:b/>
      <w:sz w:val="32"/>
      <w:szCs w:val="32"/>
    </w:rPr>
  </w:style>
  <w:style w:type="paragraph" w:styleId="2">
    <w:name w:val="heading 2"/>
    <w:next w:val="a"/>
    <w:link w:val="20"/>
    <w:qFormat/>
    <w:rsid w:val="00657F92"/>
    <w:pPr>
      <w:keepNext/>
      <w:numPr>
        <w:ilvl w:val="1"/>
        <w:numId w:val="15"/>
      </w:numPr>
      <w:spacing w:before="240" w:after="240"/>
      <w:jc w:val="both"/>
      <w:outlineLvl w:val="1"/>
    </w:pPr>
    <w:rPr>
      <w:rFonts w:ascii="Arial" w:eastAsia="黑体" w:hAnsi="Arial"/>
      <w:sz w:val="24"/>
      <w:szCs w:val="24"/>
    </w:rPr>
  </w:style>
  <w:style w:type="paragraph" w:styleId="3">
    <w:name w:val="heading 3"/>
    <w:basedOn w:val="a"/>
    <w:next w:val="a"/>
    <w:link w:val="30"/>
    <w:qFormat/>
    <w:rsid w:val="00657F92"/>
    <w:pPr>
      <w:keepNext/>
      <w:keepLines/>
      <w:numPr>
        <w:ilvl w:val="2"/>
        <w:numId w:val="15"/>
      </w:numPr>
      <w:spacing w:before="260" w:after="260" w:line="416" w:lineRule="auto"/>
      <w:outlineLvl w:val="2"/>
    </w:pPr>
    <w:rPr>
      <w:rFonts w:eastAsia="黑体"/>
      <w:bCs/>
      <w:snapToGrid w:val="0"/>
      <w:sz w:val="24"/>
      <w:szCs w:val="32"/>
    </w:rPr>
  </w:style>
  <w:style w:type="paragraph" w:styleId="4">
    <w:name w:val="heading 4"/>
    <w:basedOn w:val="a"/>
    <w:next w:val="a"/>
    <w:link w:val="40"/>
    <w:unhideWhenUsed/>
    <w:qFormat/>
    <w:rsid w:val="00657F92"/>
    <w:pPr>
      <w:keepNext/>
      <w:keepLines/>
      <w:numPr>
        <w:ilvl w:val="3"/>
        <w:numId w:val="15"/>
      </w:numPr>
      <w:autoSpaceDE w:val="0"/>
      <w:autoSpaceDN w:val="0"/>
      <w:adjustRightInd w:val="0"/>
      <w:spacing w:before="280" w:after="290" w:line="376" w:lineRule="auto"/>
      <w:jc w:val="left"/>
      <w:outlineLvl w:val="3"/>
    </w:pPr>
    <w:rPr>
      <w:rFonts w:asciiTheme="majorHAnsi" w:eastAsiaTheme="majorEastAsia" w:hAnsiTheme="majorHAnsi" w:cstheme="majorBidi"/>
      <w:bCs/>
      <w:snapToGrid w:val="0"/>
      <w:kern w:val="0"/>
      <w:sz w:val="24"/>
      <w:szCs w:val="28"/>
    </w:rPr>
  </w:style>
  <w:style w:type="paragraph" w:styleId="5">
    <w:name w:val="heading 5"/>
    <w:basedOn w:val="a"/>
    <w:next w:val="a"/>
    <w:link w:val="50"/>
    <w:unhideWhenUsed/>
    <w:qFormat/>
    <w:rsid w:val="00657F92"/>
    <w:pPr>
      <w:keepNext/>
      <w:keepLines/>
      <w:numPr>
        <w:ilvl w:val="4"/>
        <w:numId w:val="15"/>
      </w:numPr>
      <w:autoSpaceDE w:val="0"/>
      <w:autoSpaceDN w:val="0"/>
      <w:adjustRightInd w:val="0"/>
      <w:spacing w:before="280" w:after="290" w:line="376" w:lineRule="auto"/>
      <w:jc w:val="left"/>
      <w:outlineLvl w:val="4"/>
    </w:pPr>
    <w:rPr>
      <w:b/>
      <w:bCs/>
      <w:snapToGrid w:val="0"/>
      <w:kern w:val="0"/>
      <w:sz w:val="28"/>
      <w:szCs w:val="28"/>
    </w:rPr>
  </w:style>
  <w:style w:type="paragraph" w:styleId="6">
    <w:name w:val="heading 6"/>
    <w:basedOn w:val="a"/>
    <w:next w:val="a"/>
    <w:link w:val="60"/>
    <w:semiHidden/>
    <w:unhideWhenUsed/>
    <w:qFormat/>
    <w:rsid w:val="00657F92"/>
    <w:pPr>
      <w:keepNext/>
      <w:keepLines/>
      <w:numPr>
        <w:ilvl w:val="5"/>
        <w:numId w:val="15"/>
      </w:numPr>
      <w:autoSpaceDE w:val="0"/>
      <w:autoSpaceDN w:val="0"/>
      <w:adjustRightInd w:val="0"/>
      <w:spacing w:before="240" w:after="64" w:line="320" w:lineRule="auto"/>
      <w:jc w:val="left"/>
      <w:outlineLvl w:val="5"/>
    </w:pPr>
    <w:rPr>
      <w:rFonts w:asciiTheme="majorHAnsi" w:eastAsiaTheme="majorEastAsia" w:hAnsiTheme="majorHAnsi" w:cstheme="majorBidi"/>
      <w:b/>
      <w:bCs/>
      <w:snapToGrid w:val="0"/>
      <w:kern w:val="0"/>
      <w:sz w:val="24"/>
      <w:szCs w:val="24"/>
    </w:rPr>
  </w:style>
  <w:style w:type="paragraph" w:styleId="7">
    <w:name w:val="heading 7"/>
    <w:basedOn w:val="a"/>
    <w:next w:val="a"/>
    <w:link w:val="70"/>
    <w:semiHidden/>
    <w:unhideWhenUsed/>
    <w:qFormat/>
    <w:rsid w:val="00657F92"/>
    <w:pPr>
      <w:keepNext/>
      <w:keepLines/>
      <w:numPr>
        <w:ilvl w:val="6"/>
        <w:numId w:val="15"/>
      </w:numPr>
      <w:autoSpaceDE w:val="0"/>
      <w:autoSpaceDN w:val="0"/>
      <w:adjustRightInd w:val="0"/>
      <w:spacing w:before="240" w:after="64" w:line="320" w:lineRule="auto"/>
      <w:jc w:val="left"/>
      <w:outlineLvl w:val="6"/>
    </w:pPr>
    <w:rPr>
      <w:b/>
      <w:bCs/>
      <w:snapToGrid w:val="0"/>
      <w:kern w:val="0"/>
      <w:sz w:val="24"/>
      <w:szCs w:val="24"/>
    </w:rPr>
  </w:style>
  <w:style w:type="paragraph" w:styleId="8">
    <w:name w:val="heading 8"/>
    <w:basedOn w:val="a"/>
    <w:next w:val="a"/>
    <w:link w:val="80"/>
    <w:semiHidden/>
    <w:unhideWhenUsed/>
    <w:qFormat/>
    <w:rsid w:val="00657F92"/>
    <w:pPr>
      <w:keepNext/>
      <w:keepLines/>
      <w:numPr>
        <w:ilvl w:val="7"/>
        <w:numId w:val="15"/>
      </w:numPr>
      <w:autoSpaceDE w:val="0"/>
      <w:autoSpaceDN w:val="0"/>
      <w:adjustRightInd w:val="0"/>
      <w:spacing w:before="240" w:after="64" w:line="320" w:lineRule="auto"/>
      <w:jc w:val="left"/>
      <w:outlineLvl w:val="7"/>
    </w:pPr>
    <w:rPr>
      <w:rFonts w:asciiTheme="majorHAnsi" w:eastAsiaTheme="majorEastAsia" w:hAnsiTheme="majorHAnsi" w:cstheme="majorBidi"/>
      <w:snapToGrid w:val="0"/>
      <w:kern w:val="0"/>
      <w:sz w:val="24"/>
      <w:szCs w:val="24"/>
    </w:rPr>
  </w:style>
  <w:style w:type="paragraph" w:styleId="9">
    <w:name w:val="heading 9"/>
    <w:basedOn w:val="a"/>
    <w:next w:val="a"/>
    <w:link w:val="90"/>
    <w:semiHidden/>
    <w:unhideWhenUsed/>
    <w:qFormat/>
    <w:rsid w:val="00657F92"/>
    <w:pPr>
      <w:keepNext/>
      <w:keepLines/>
      <w:numPr>
        <w:ilvl w:val="8"/>
        <w:numId w:val="15"/>
      </w:numPr>
      <w:autoSpaceDE w:val="0"/>
      <w:autoSpaceDN w:val="0"/>
      <w:adjustRightInd w:val="0"/>
      <w:spacing w:before="240" w:after="64" w:line="320" w:lineRule="auto"/>
      <w:jc w:val="left"/>
      <w:outlineLvl w:val="8"/>
    </w:pPr>
    <w:rPr>
      <w:rFonts w:asciiTheme="majorHAnsi" w:eastAsiaTheme="majorEastAsia" w:hAnsiTheme="majorHAnsi" w:cstheme="majorBidi"/>
      <w:snapToGrid w:val="0"/>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340" w:lineRule="exact"/>
      <w:ind w:firstLine="437"/>
    </w:p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rsid w:val="00840B1C"/>
    <w:pPr>
      <w:ind w:firstLineChars="200" w:firstLine="420"/>
    </w:pPr>
  </w:style>
  <w:style w:type="paragraph" w:styleId="a8">
    <w:name w:val="caption"/>
    <w:basedOn w:val="a"/>
    <w:next w:val="a"/>
    <w:unhideWhenUsed/>
    <w:qFormat/>
    <w:rsid w:val="00B641FC"/>
    <w:rPr>
      <w:rFonts w:asciiTheme="majorHAnsi" w:eastAsia="黑体" w:hAnsiTheme="majorHAnsi" w:cstheme="majorBidi"/>
      <w:sz w:val="20"/>
    </w:rPr>
  </w:style>
  <w:style w:type="character" w:styleId="a9">
    <w:name w:val="Hyperlink"/>
    <w:basedOn w:val="a0"/>
    <w:uiPriority w:val="99"/>
    <w:rsid w:val="007D0D32"/>
    <w:rPr>
      <w:color w:val="0563C1" w:themeColor="hyperlink"/>
      <w:u w:val="single"/>
    </w:rPr>
  </w:style>
  <w:style w:type="character" w:customStyle="1" w:styleId="11">
    <w:name w:val="未处理的提及1"/>
    <w:basedOn w:val="a0"/>
    <w:uiPriority w:val="99"/>
    <w:semiHidden/>
    <w:unhideWhenUsed/>
    <w:rsid w:val="007D0D32"/>
    <w:rPr>
      <w:color w:val="808080"/>
      <w:shd w:val="clear" w:color="auto" w:fill="E6E6E6"/>
    </w:rPr>
  </w:style>
  <w:style w:type="character" w:styleId="aa">
    <w:name w:val="Emphasis"/>
    <w:basedOn w:val="a0"/>
    <w:uiPriority w:val="20"/>
    <w:qFormat/>
    <w:rsid w:val="007D0D32"/>
    <w:rPr>
      <w:i/>
      <w:iCs/>
    </w:rPr>
  </w:style>
  <w:style w:type="table" w:styleId="ab">
    <w:name w:val="Table Grid"/>
    <w:basedOn w:val="a1"/>
    <w:uiPriority w:val="39"/>
    <w:rsid w:val="00662D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3">
    <w:name w:val="Grid Table 2 Accent 3"/>
    <w:basedOn w:val="a1"/>
    <w:uiPriority w:val="47"/>
    <w:rsid w:val="00662D2C"/>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1-3">
    <w:name w:val="List Table 1 Light Accent 3"/>
    <w:basedOn w:val="a1"/>
    <w:uiPriority w:val="46"/>
    <w:rsid w:val="00662D2C"/>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21">
    <w:name w:val="未处理的提及2"/>
    <w:basedOn w:val="a0"/>
    <w:uiPriority w:val="99"/>
    <w:semiHidden/>
    <w:unhideWhenUsed/>
    <w:rsid w:val="00896A5D"/>
    <w:rPr>
      <w:color w:val="808080"/>
      <w:shd w:val="clear" w:color="auto" w:fill="E6E6E6"/>
    </w:rPr>
  </w:style>
  <w:style w:type="paragraph" w:styleId="ac">
    <w:name w:val="Balloon Text"/>
    <w:basedOn w:val="a"/>
    <w:link w:val="ad"/>
    <w:rsid w:val="00355FCF"/>
    <w:rPr>
      <w:sz w:val="18"/>
      <w:szCs w:val="18"/>
    </w:rPr>
  </w:style>
  <w:style w:type="character" w:customStyle="1" w:styleId="ad">
    <w:name w:val="批注框文本 字符"/>
    <w:basedOn w:val="a0"/>
    <w:link w:val="ac"/>
    <w:rsid w:val="00355FCF"/>
    <w:rPr>
      <w:kern w:val="2"/>
      <w:sz w:val="18"/>
      <w:szCs w:val="18"/>
    </w:rPr>
  </w:style>
  <w:style w:type="character" w:customStyle="1" w:styleId="fontstyle01">
    <w:name w:val="fontstyle01"/>
    <w:basedOn w:val="a0"/>
    <w:rsid w:val="00355FCF"/>
    <w:rPr>
      <w:rFonts w:ascii="URWPalladioL-Roma" w:hAnsi="URWPalladioL-Roma" w:hint="default"/>
      <w:b w:val="0"/>
      <w:bCs w:val="0"/>
      <w:i w:val="0"/>
      <w:iCs w:val="0"/>
      <w:color w:val="000000"/>
      <w:sz w:val="20"/>
      <w:szCs w:val="20"/>
    </w:rPr>
  </w:style>
  <w:style w:type="character" w:customStyle="1" w:styleId="fontstyle21">
    <w:name w:val="fontstyle21"/>
    <w:basedOn w:val="a0"/>
    <w:rsid w:val="009B3061"/>
    <w:rPr>
      <w:rFonts w:ascii="URWPalladioL-Ital" w:hAnsi="URWPalladioL-Ital" w:hint="default"/>
      <w:b w:val="0"/>
      <w:bCs w:val="0"/>
      <w:i/>
      <w:iCs/>
      <w:color w:val="000000"/>
      <w:sz w:val="18"/>
      <w:szCs w:val="18"/>
    </w:rPr>
  </w:style>
  <w:style w:type="character" w:customStyle="1" w:styleId="fontstyle31">
    <w:name w:val="fontstyle31"/>
    <w:basedOn w:val="a0"/>
    <w:rsid w:val="009B3061"/>
    <w:rPr>
      <w:rFonts w:ascii="URWPalladioL-Bold" w:hAnsi="URWPalladioL-Bold" w:hint="default"/>
      <w:b/>
      <w:bCs/>
      <w:i w:val="0"/>
      <w:iCs w:val="0"/>
      <w:color w:val="000000"/>
      <w:sz w:val="18"/>
      <w:szCs w:val="18"/>
    </w:rPr>
  </w:style>
  <w:style w:type="character" w:customStyle="1" w:styleId="fontstyle11">
    <w:name w:val="fontstyle11"/>
    <w:basedOn w:val="a0"/>
    <w:rsid w:val="004756B9"/>
    <w:rPr>
      <w:rFonts w:ascii="Times New Roman" w:hAnsi="Times New Roman" w:cs="Times New Roman" w:hint="default"/>
      <w:b w:val="0"/>
      <w:bCs w:val="0"/>
      <w:i w:val="0"/>
      <w:iCs w:val="0"/>
      <w:color w:val="000000"/>
      <w:sz w:val="24"/>
      <w:szCs w:val="24"/>
    </w:rPr>
  </w:style>
  <w:style w:type="character" w:customStyle="1" w:styleId="fontstyle41">
    <w:name w:val="fontstyle41"/>
    <w:basedOn w:val="a0"/>
    <w:rsid w:val="004756B9"/>
    <w:rPr>
      <w:rFonts w:ascii="仿宋_GB2312" w:eastAsia="仿宋_GB2312" w:hint="eastAsia"/>
      <w:b w:val="0"/>
      <w:bCs w:val="0"/>
      <w:i w:val="0"/>
      <w:iCs w:val="0"/>
      <w:color w:val="000000"/>
      <w:sz w:val="28"/>
      <w:szCs w:val="28"/>
    </w:rPr>
  </w:style>
  <w:style w:type="character" w:customStyle="1" w:styleId="10">
    <w:name w:val="标题 1 字符"/>
    <w:basedOn w:val="a0"/>
    <w:link w:val="1"/>
    <w:rsid w:val="00657F92"/>
    <w:rPr>
      <w:rFonts w:ascii="Arial" w:eastAsia="黑体" w:hAnsi="Arial"/>
      <w:b/>
      <w:sz w:val="32"/>
      <w:szCs w:val="32"/>
    </w:rPr>
  </w:style>
  <w:style w:type="character" w:customStyle="1" w:styleId="20">
    <w:name w:val="标题 2 字符"/>
    <w:basedOn w:val="a0"/>
    <w:link w:val="2"/>
    <w:rsid w:val="00657F92"/>
    <w:rPr>
      <w:rFonts w:ascii="Arial" w:eastAsia="黑体" w:hAnsi="Arial"/>
      <w:sz w:val="24"/>
      <w:szCs w:val="24"/>
    </w:rPr>
  </w:style>
  <w:style w:type="character" w:customStyle="1" w:styleId="30">
    <w:name w:val="标题 3 字符"/>
    <w:basedOn w:val="a0"/>
    <w:link w:val="3"/>
    <w:rsid w:val="00657F92"/>
    <w:rPr>
      <w:rFonts w:eastAsia="黑体"/>
      <w:bCs/>
      <w:snapToGrid w:val="0"/>
      <w:kern w:val="2"/>
      <w:sz w:val="24"/>
      <w:szCs w:val="32"/>
    </w:rPr>
  </w:style>
  <w:style w:type="character" w:customStyle="1" w:styleId="40">
    <w:name w:val="标题 4 字符"/>
    <w:basedOn w:val="a0"/>
    <w:link w:val="4"/>
    <w:rsid w:val="00657F92"/>
    <w:rPr>
      <w:rFonts w:asciiTheme="majorHAnsi" w:eastAsiaTheme="majorEastAsia" w:hAnsiTheme="majorHAnsi" w:cstheme="majorBidi"/>
      <w:bCs/>
      <w:snapToGrid w:val="0"/>
      <w:sz w:val="24"/>
      <w:szCs w:val="28"/>
    </w:rPr>
  </w:style>
  <w:style w:type="character" w:customStyle="1" w:styleId="50">
    <w:name w:val="标题 5 字符"/>
    <w:basedOn w:val="a0"/>
    <w:link w:val="5"/>
    <w:rsid w:val="00657F92"/>
    <w:rPr>
      <w:b/>
      <w:bCs/>
      <w:snapToGrid w:val="0"/>
      <w:sz w:val="28"/>
      <w:szCs w:val="28"/>
    </w:rPr>
  </w:style>
  <w:style w:type="character" w:customStyle="1" w:styleId="60">
    <w:name w:val="标题 6 字符"/>
    <w:basedOn w:val="a0"/>
    <w:link w:val="6"/>
    <w:semiHidden/>
    <w:rsid w:val="00657F92"/>
    <w:rPr>
      <w:rFonts w:asciiTheme="majorHAnsi" w:eastAsiaTheme="majorEastAsia" w:hAnsiTheme="majorHAnsi" w:cstheme="majorBidi"/>
      <w:b/>
      <w:bCs/>
      <w:snapToGrid w:val="0"/>
      <w:sz w:val="24"/>
      <w:szCs w:val="24"/>
    </w:rPr>
  </w:style>
  <w:style w:type="character" w:customStyle="1" w:styleId="70">
    <w:name w:val="标题 7 字符"/>
    <w:basedOn w:val="a0"/>
    <w:link w:val="7"/>
    <w:semiHidden/>
    <w:rsid w:val="00657F92"/>
    <w:rPr>
      <w:b/>
      <w:bCs/>
      <w:snapToGrid w:val="0"/>
      <w:sz w:val="24"/>
      <w:szCs w:val="24"/>
    </w:rPr>
  </w:style>
  <w:style w:type="character" w:customStyle="1" w:styleId="80">
    <w:name w:val="标题 8 字符"/>
    <w:basedOn w:val="a0"/>
    <w:link w:val="8"/>
    <w:semiHidden/>
    <w:rsid w:val="00657F92"/>
    <w:rPr>
      <w:rFonts w:asciiTheme="majorHAnsi" w:eastAsiaTheme="majorEastAsia" w:hAnsiTheme="majorHAnsi" w:cstheme="majorBidi"/>
      <w:snapToGrid w:val="0"/>
      <w:sz w:val="24"/>
      <w:szCs w:val="24"/>
    </w:rPr>
  </w:style>
  <w:style w:type="character" w:customStyle="1" w:styleId="90">
    <w:name w:val="标题 9 字符"/>
    <w:basedOn w:val="a0"/>
    <w:link w:val="9"/>
    <w:semiHidden/>
    <w:rsid w:val="00657F92"/>
    <w:rPr>
      <w:rFonts w:asciiTheme="majorHAnsi" w:eastAsiaTheme="majorEastAsia" w:hAnsiTheme="majorHAnsi" w:cstheme="majorBidi"/>
      <w:snapToGrid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546192">
      <w:bodyDiv w:val="1"/>
      <w:marLeft w:val="0"/>
      <w:marRight w:val="0"/>
      <w:marTop w:val="0"/>
      <w:marBottom w:val="0"/>
      <w:divBdr>
        <w:top w:val="none" w:sz="0" w:space="0" w:color="auto"/>
        <w:left w:val="none" w:sz="0" w:space="0" w:color="auto"/>
        <w:bottom w:val="none" w:sz="0" w:space="0" w:color="auto"/>
        <w:right w:val="none" w:sz="0" w:space="0" w:color="auto"/>
      </w:divBdr>
    </w:div>
    <w:div w:id="1399595092">
      <w:bodyDiv w:val="1"/>
      <w:marLeft w:val="0"/>
      <w:marRight w:val="0"/>
      <w:marTop w:val="0"/>
      <w:marBottom w:val="0"/>
      <w:divBdr>
        <w:top w:val="none" w:sz="0" w:space="0" w:color="auto"/>
        <w:left w:val="none" w:sz="0" w:space="0" w:color="auto"/>
        <w:bottom w:val="none" w:sz="0" w:space="0" w:color="auto"/>
        <w:right w:val="none" w:sz="0" w:space="0" w:color="auto"/>
      </w:divBdr>
    </w:div>
    <w:div w:id="1694306305">
      <w:bodyDiv w:val="1"/>
      <w:marLeft w:val="0"/>
      <w:marRight w:val="0"/>
      <w:marTop w:val="0"/>
      <w:marBottom w:val="0"/>
      <w:divBdr>
        <w:top w:val="none" w:sz="0" w:space="0" w:color="auto"/>
        <w:left w:val="none" w:sz="0" w:space="0" w:color="auto"/>
        <w:bottom w:val="none" w:sz="0" w:space="0" w:color="auto"/>
        <w:right w:val="none" w:sz="0" w:space="0" w:color="auto"/>
      </w:divBdr>
      <w:divsChild>
        <w:div w:id="1245995411">
          <w:marLeft w:val="0"/>
          <w:marRight w:val="0"/>
          <w:marTop w:val="0"/>
          <w:marBottom w:val="0"/>
          <w:divBdr>
            <w:top w:val="none" w:sz="0" w:space="0" w:color="auto"/>
            <w:left w:val="none" w:sz="0" w:space="0" w:color="auto"/>
            <w:bottom w:val="none" w:sz="0" w:space="0" w:color="auto"/>
            <w:right w:val="none" w:sz="0" w:space="0" w:color="auto"/>
          </w:divBdr>
          <w:divsChild>
            <w:div w:id="103384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925407">
      <w:bodyDiv w:val="1"/>
      <w:marLeft w:val="0"/>
      <w:marRight w:val="0"/>
      <w:marTop w:val="0"/>
      <w:marBottom w:val="0"/>
      <w:divBdr>
        <w:top w:val="none" w:sz="0" w:space="0" w:color="auto"/>
        <w:left w:val="none" w:sz="0" w:space="0" w:color="auto"/>
        <w:bottom w:val="none" w:sz="0" w:space="0" w:color="auto"/>
        <w:right w:val="none" w:sz="0" w:space="0" w:color="auto"/>
      </w:divBdr>
      <w:divsChild>
        <w:div w:id="1697656171">
          <w:marLeft w:val="0"/>
          <w:marRight w:val="0"/>
          <w:marTop w:val="0"/>
          <w:marBottom w:val="0"/>
          <w:divBdr>
            <w:top w:val="none" w:sz="0" w:space="0" w:color="auto"/>
            <w:left w:val="none" w:sz="0" w:space="0" w:color="auto"/>
            <w:bottom w:val="none" w:sz="0" w:space="0" w:color="auto"/>
            <w:right w:val="none" w:sz="0" w:space="0" w:color="auto"/>
          </w:divBdr>
          <w:divsChild>
            <w:div w:id="2726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7A5B4-C267-44E9-A666-4611874FA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11664</TotalTime>
  <Pages>15</Pages>
  <Words>1834</Words>
  <Characters>10456</Characters>
  <Application>Microsoft Office Word</Application>
  <DocSecurity>0</DocSecurity>
  <Lines>87</Lines>
  <Paragraphs>24</Paragraphs>
  <ScaleCrop>false</ScaleCrop>
  <Company/>
  <LinksUpToDate>false</LinksUpToDate>
  <CharactersWithSpaces>12266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dc:creator>
  <cp:keywords/>
  <dc:description/>
  <cp:lastModifiedBy>kwan关雪峰</cp:lastModifiedBy>
  <cp:revision>466</cp:revision>
  <dcterms:created xsi:type="dcterms:W3CDTF">2017-12-25T03:31:00Z</dcterms:created>
  <dcterms:modified xsi:type="dcterms:W3CDTF">2019-01-08T03:50:00Z</dcterms:modified>
</cp:coreProperties>
</file>