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C44" w:rsidRDefault="006C1C44"/>
    <w:p w:rsidR="006C1C44" w:rsidRDefault="006C1C44"/>
    <w:p w:rsidR="006C1C44" w:rsidRDefault="006C1C44"/>
    <w:p w:rsidR="006C1C44" w:rsidRDefault="00130E55">
      <w:r>
        <w:rPr>
          <w:noProof/>
          <w:sz w:val="20"/>
        </w:rPr>
        <w:drawing>
          <wp:anchor distT="0" distB="0" distL="114300" distR="114300" simplePos="0" relativeHeight="251657728" behindDoc="0" locked="0" layoutInCell="1" allowOverlap="1">
            <wp:simplePos x="0" y="0"/>
            <wp:positionH relativeFrom="column">
              <wp:posOffset>1588770</wp:posOffset>
            </wp:positionH>
            <wp:positionV relativeFrom="paragraph">
              <wp:posOffset>9525</wp:posOffset>
            </wp:positionV>
            <wp:extent cx="1914525" cy="51816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1914525"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1C44" w:rsidRDefault="006C1C44"/>
    <w:p w:rsidR="006C1C44" w:rsidRDefault="006C1C44"/>
    <w:p w:rsidR="006C1C44" w:rsidRPr="004054D8" w:rsidRDefault="006C1C44">
      <w:pPr>
        <w:jc w:val="center"/>
        <w:rPr>
          <w:rFonts w:ascii="黑体" w:eastAsia="黑体"/>
          <w:b/>
          <w:bCs/>
          <w:sz w:val="44"/>
        </w:rPr>
      </w:pPr>
      <w:r w:rsidRPr="004054D8">
        <w:rPr>
          <w:rFonts w:ascii="黑体" w:eastAsia="黑体" w:hint="eastAsia"/>
          <w:b/>
          <w:bCs/>
          <w:sz w:val="44"/>
        </w:rPr>
        <w:t>研究生学位论文</w:t>
      </w:r>
      <w:r w:rsidR="009D67E5">
        <w:rPr>
          <w:rFonts w:ascii="黑体" w:eastAsia="黑体" w:hint="eastAsia"/>
          <w:b/>
          <w:bCs/>
          <w:sz w:val="44"/>
        </w:rPr>
        <w:t>开题报告</w:t>
      </w:r>
      <w:r w:rsidRPr="004054D8">
        <w:rPr>
          <w:rFonts w:ascii="黑体" w:eastAsia="黑体" w:hint="eastAsia"/>
          <w:b/>
          <w:bCs/>
          <w:sz w:val="44"/>
        </w:rPr>
        <w:t>登记表</w:t>
      </w:r>
    </w:p>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院：</w:t>
      </w:r>
      <w:r w:rsidR="00927EE4" w:rsidRPr="00D45696">
        <w:rPr>
          <w:rFonts w:eastAsia="仿宋_GB2312" w:hint="eastAsia"/>
          <w:sz w:val="28"/>
          <w:u w:val="single"/>
        </w:rPr>
        <w:t>测绘遥感信息工程国家重点实验室</w:t>
      </w:r>
    </w:p>
    <w:p w:rsidR="006C1C44" w:rsidRDefault="006C1C44">
      <w:pPr>
        <w:spacing w:line="720" w:lineRule="exact"/>
        <w:ind w:left="1276" w:firstLine="425"/>
        <w:rPr>
          <w:rFonts w:eastAsia="仿宋_GB2312"/>
          <w:sz w:val="28"/>
          <w:u w:val="single"/>
        </w:rPr>
      </w:pPr>
      <w:r>
        <w:rPr>
          <w:rFonts w:eastAsia="仿宋_GB2312" w:hint="eastAsia"/>
          <w:sz w:val="28"/>
        </w:rPr>
        <w:t>专</w:t>
      </w:r>
      <w:r>
        <w:rPr>
          <w:rFonts w:eastAsia="仿宋_GB2312" w:hint="eastAsia"/>
          <w:sz w:val="28"/>
        </w:rPr>
        <w:t xml:space="preserve">    </w:t>
      </w:r>
      <w:r>
        <w:rPr>
          <w:rFonts w:eastAsia="仿宋_GB2312" w:hint="eastAsia"/>
          <w:sz w:val="28"/>
        </w:rPr>
        <w:t>业：</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Pr>
          <w:rFonts w:eastAsia="仿宋_GB2312"/>
          <w:sz w:val="28"/>
          <w:u w:val="single"/>
        </w:rPr>
        <w:t xml:space="preserve">  </w:t>
      </w:r>
      <w:r w:rsidR="001F13B5">
        <w:rPr>
          <w:rFonts w:eastAsia="仿宋_GB2312" w:hint="eastAsia"/>
          <w:sz w:val="28"/>
          <w:u w:val="single"/>
        </w:rPr>
        <w:t>摄影测量与遥感</w:t>
      </w:r>
      <w:r w:rsidR="00927EE4">
        <w:rPr>
          <w:rFonts w:eastAsia="仿宋_GB2312" w:hint="eastAsia"/>
          <w:sz w:val="28"/>
          <w:u w:val="single"/>
        </w:rPr>
        <w:t xml:space="preserve"> </w:t>
      </w:r>
      <w:r w:rsidR="00927EE4">
        <w:rPr>
          <w:rFonts w:eastAsia="仿宋_GB2312"/>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号：</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2016206190068</w:t>
      </w:r>
      <w:r w:rsidR="001F13B5">
        <w:rPr>
          <w:rFonts w:eastAsia="仿宋_GB2312" w:hint="eastAsia"/>
          <w:sz w:val="28"/>
          <w:u w:val="single"/>
        </w:rPr>
        <w:t xml:space="preserve"> </w:t>
      </w:r>
      <w:r w:rsidR="001F13B5" w:rsidRPr="00D45696">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姓</w:t>
      </w:r>
      <w:r>
        <w:rPr>
          <w:rFonts w:eastAsia="仿宋_GB2312" w:hint="eastAsia"/>
          <w:sz w:val="28"/>
        </w:rPr>
        <w:t xml:space="preserve">    </w:t>
      </w:r>
      <w:r>
        <w:rPr>
          <w:rFonts w:eastAsia="仿宋_GB2312" w:hint="eastAsia"/>
          <w:sz w:val="28"/>
        </w:rPr>
        <w:t>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谢</w:t>
      </w:r>
      <w:r w:rsidR="001F13B5">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冲</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p>
    <w:p w:rsidR="006C1C44" w:rsidRDefault="006C1C44">
      <w:pPr>
        <w:spacing w:line="720" w:lineRule="exact"/>
        <w:ind w:left="1276" w:firstLine="425"/>
        <w:rPr>
          <w:rFonts w:eastAsia="仿宋_GB2312"/>
          <w:sz w:val="28"/>
        </w:rPr>
      </w:pPr>
      <w:r>
        <w:rPr>
          <w:rFonts w:eastAsia="仿宋_GB2312" w:hint="eastAsia"/>
          <w:sz w:val="28"/>
        </w:rPr>
        <w:t>导师姓名：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关雪峰</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u w:val="single"/>
        </w:rPr>
      </w:pPr>
      <w:r>
        <w:rPr>
          <w:rFonts w:eastAsia="仿宋_GB2312" w:hint="eastAsia"/>
          <w:sz w:val="28"/>
        </w:rPr>
        <w:t>导师职称：</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副</w:t>
      </w:r>
      <w:r w:rsidR="00927EE4" w:rsidRPr="00D45696">
        <w:rPr>
          <w:rFonts w:eastAsia="仿宋_GB2312" w:hint="eastAsia"/>
          <w:sz w:val="28"/>
          <w:u w:val="single"/>
        </w:rPr>
        <w:t>教授</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t xml:space="preserve">   </w:t>
      </w: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927EE4">
      <w:pPr>
        <w:jc w:val="center"/>
        <w:rPr>
          <w:rFonts w:eastAsia="仿宋_GB2312"/>
          <w:sz w:val="28"/>
        </w:rPr>
      </w:pPr>
      <w:r>
        <w:rPr>
          <w:rFonts w:eastAsia="仿宋_GB2312" w:hint="eastAsia"/>
          <w:sz w:val="28"/>
        </w:rPr>
        <w:t>2018</w:t>
      </w:r>
      <w:r w:rsidR="006C1C44">
        <w:rPr>
          <w:rFonts w:eastAsia="仿宋_GB2312" w:hint="eastAsia"/>
          <w:sz w:val="28"/>
        </w:rPr>
        <w:t>年</w:t>
      </w:r>
      <w:r w:rsidR="006C1C44">
        <w:rPr>
          <w:rFonts w:eastAsia="仿宋_GB2312" w:hint="eastAsia"/>
          <w:sz w:val="28"/>
        </w:rPr>
        <w:t xml:space="preserve"> </w:t>
      </w:r>
      <w:r>
        <w:rPr>
          <w:rFonts w:eastAsia="仿宋_GB2312" w:hint="eastAsia"/>
          <w:sz w:val="28"/>
        </w:rPr>
        <w:t>1</w:t>
      </w:r>
      <w:r w:rsidR="006C1C44">
        <w:rPr>
          <w:rFonts w:eastAsia="仿宋_GB2312" w:hint="eastAsia"/>
          <w:sz w:val="28"/>
        </w:rPr>
        <w:t xml:space="preserve"> </w:t>
      </w:r>
      <w:r w:rsidR="006C1C44">
        <w:rPr>
          <w:rFonts w:eastAsia="仿宋_GB2312" w:hint="eastAsia"/>
          <w:sz w:val="28"/>
        </w:rPr>
        <w:t>月</w:t>
      </w:r>
      <w:r w:rsidR="006C1C44">
        <w:rPr>
          <w:rFonts w:eastAsia="仿宋_GB2312" w:hint="eastAsia"/>
          <w:sz w:val="28"/>
        </w:rPr>
        <w:t xml:space="preserve"> </w:t>
      </w:r>
      <w:r>
        <w:rPr>
          <w:rFonts w:eastAsia="仿宋_GB2312" w:hint="eastAsia"/>
          <w:sz w:val="28"/>
        </w:rPr>
        <w:t>8</w:t>
      </w:r>
      <w:r w:rsidR="006C1C44">
        <w:rPr>
          <w:rFonts w:eastAsia="仿宋_GB2312" w:hint="eastAsia"/>
          <w:sz w:val="28"/>
        </w:rPr>
        <w:t xml:space="preserve"> </w:t>
      </w:r>
      <w:r w:rsidR="006C1C44">
        <w:rPr>
          <w:rFonts w:eastAsia="仿宋_GB2312" w:hint="eastAsia"/>
          <w:sz w:val="28"/>
        </w:rPr>
        <w:t>日</w:t>
      </w:r>
    </w:p>
    <w:p w:rsidR="006C1C44" w:rsidRPr="004054D8" w:rsidRDefault="006C1C44">
      <w:pPr>
        <w:jc w:val="center"/>
        <w:rPr>
          <w:rFonts w:ascii="黑体" w:eastAsia="黑体"/>
          <w:b/>
          <w:bCs/>
          <w:sz w:val="32"/>
        </w:rPr>
      </w:pPr>
      <w:r w:rsidRPr="004054D8">
        <w:rPr>
          <w:rFonts w:ascii="黑体" w:eastAsia="黑体" w:hint="eastAsia"/>
          <w:b/>
          <w:bCs/>
          <w:sz w:val="32"/>
        </w:rPr>
        <w:lastRenderedPageBreak/>
        <w:t>武汉大学关于研究生学位论文开题报告的有关规定</w:t>
      </w:r>
    </w:p>
    <w:p w:rsidR="006C1C44" w:rsidRDefault="006C1C44">
      <w:pPr>
        <w:spacing w:line="380" w:lineRule="exact"/>
        <w:rPr>
          <w:rFonts w:eastAsia="仿宋_GB2312"/>
        </w:rPr>
      </w:pPr>
    </w:p>
    <w:p w:rsidR="006C1C44" w:rsidRDefault="006C1C44">
      <w:pPr>
        <w:pStyle w:val="a3"/>
      </w:pPr>
      <w:r>
        <w:rPr>
          <w:rFonts w:hint="eastAsia"/>
        </w:rPr>
        <w:t>根据《中华人民共和国学位条例》及其《暂行实施办法》和《武汉大学学位授予工作细则》的精神，为做好研究生学位论文的开题报告，保证学位论文质量，特作如下规定：</w:t>
      </w:r>
    </w:p>
    <w:p w:rsidR="006C1C44" w:rsidRDefault="006C1C44">
      <w:pPr>
        <w:spacing w:line="340" w:lineRule="exact"/>
        <w:ind w:firstLine="437"/>
      </w:pPr>
      <w:r>
        <w:rPr>
          <w:rFonts w:eastAsia="黑体" w:hint="eastAsia"/>
          <w:b/>
          <w:bCs/>
        </w:rPr>
        <w:t>第一条</w:t>
      </w:r>
      <w:r>
        <w:rPr>
          <w:rFonts w:hint="eastAsia"/>
        </w:rPr>
        <w:t xml:space="preserve">  </w:t>
      </w:r>
      <w:r>
        <w:rPr>
          <w:rFonts w:hint="eastAsia"/>
        </w:rPr>
        <w:t>学位论文开题报告是研究生写作论文的必经过程，所有研究生（含：博士生、硕士生）在修完学位课程，写作学位论文之间都必须作开题报告。</w:t>
      </w:r>
    </w:p>
    <w:p w:rsidR="006C1C44" w:rsidRDefault="006C1C44">
      <w:pPr>
        <w:spacing w:line="340" w:lineRule="exact"/>
        <w:ind w:firstLine="437"/>
      </w:pPr>
      <w:r>
        <w:rPr>
          <w:rFonts w:eastAsia="黑体" w:hint="eastAsia"/>
          <w:b/>
          <w:bCs/>
        </w:rPr>
        <w:t>第二条</w:t>
      </w:r>
      <w:r>
        <w:rPr>
          <w:rFonts w:hint="eastAsia"/>
        </w:rPr>
        <w:t xml:space="preserve">  </w:t>
      </w:r>
      <w:r>
        <w:rPr>
          <w:rFonts w:hint="eastAsia"/>
        </w:rPr>
        <w:t>开题报告主要检验研究生对专业知识的独立驾驭能力和研究能力，考察写作论文准备工作是否深入细致，包括选题是否恰当，资料占有是否翔实、全面，对国内外的研究现状是否了解，本人的研究是否具有开拓、创新性。</w:t>
      </w:r>
    </w:p>
    <w:p w:rsidR="006C1C44" w:rsidRDefault="006C1C44">
      <w:pPr>
        <w:spacing w:line="340" w:lineRule="exact"/>
        <w:ind w:firstLine="437"/>
      </w:pPr>
      <w:r>
        <w:rPr>
          <w:rFonts w:eastAsia="黑体" w:hint="eastAsia"/>
          <w:b/>
          <w:bCs/>
        </w:rPr>
        <w:t>第三条</w:t>
      </w:r>
      <w:r>
        <w:rPr>
          <w:rFonts w:hint="eastAsia"/>
        </w:rPr>
        <w:t xml:space="preserve">  </w:t>
      </w:r>
      <w:r>
        <w:rPr>
          <w:rFonts w:hint="eastAsia"/>
        </w:rPr>
        <w:t>学位论文开题报告前，研究生必须根据专业培养目标，结合导师、教研室（或研究室）所承担的国家、省部委等有关部门下达的研究项目或课题以及本人的研究特长，与导师协商，确定选题，广泛查阅文献，深入调研，收集资料，制定学术研究方案，在此基础上撰写开题报告。</w:t>
      </w:r>
    </w:p>
    <w:p w:rsidR="006C1C44" w:rsidRDefault="006C1C44">
      <w:pPr>
        <w:spacing w:line="340" w:lineRule="exact"/>
        <w:ind w:firstLine="437"/>
      </w:pPr>
      <w:r>
        <w:rPr>
          <w:rFonts w:eastAsia="黑体" w:hint="eastAsia"/>
          <w:b/>
          <w:bCs/>
        </w:rPr>
        <w:t>第四条</w:t>
      </w:r>
      <w:r>
        <w:rPr>
          <w:rFonts w:hint="eastAsia"/>
        </w:rPr>
        <w:t xml:space="preserve">  </w:t>
      </w:r>
      <w:r>
        <w:rPr>
          <w:rFonts w:hint="eastAsia"/>
        </w:rPr>
        <w:t>研究生进行开题报告，必须提交“开题报告”的书面材料，内容包括：（</w:t>
      </w:r>
      <w:r>
        <w:rPr>
          <w:rFonts w:hint="eastAsia"/>
        </w:rPr>
        <w:t>1</w:t>
      </w:r>
      <w:r>
        <w:rPr>
          <w:rFonts w:hint="eastAsia"/>
        </w:rPr>
        <w:t>）论文选题的理由或意义；（</w:t>
      </w:r>
      <w:r>
        <w:rPr>
          <w:rFonts w:hint="eastAsia"/>
        </w:rPr>
        <w:t>2</w:t>
      </w:r>
      <w:r>
        <w:rPr>
          <w:rFonts w:hint="eastAsia"/>
        </w:rPr>
        <w:t>）国内外关于该课题的研究现状及趋势；（</w:t>
      </w:r>
      <w:r>
        <w:rPr>
          <w:rFonts w:hint="eastAsia"/>
        </w:rPr>
        <w:t>3</w:t>
      </w:r>
      <w:r>
        <w:rPr>
          <w:rFonts w:hint="eastAsia"/>
        </w:rPr>
        <w:t>）本人的研究计划，包括研究目标、内容、</w:t>
      </w:r>
      <w:proofErr w:type="gramStart"/>
      <w:r>
        <w:rPr>
          <w:rFonts w:hint="eastAsia"/>
        </w:rPr>
        <w:t>拟突破</w:t>
      </w:r>
      <w:proofErr w:type="gramEnd"/>
      <w:r>
        <w:rPr>
          <w:rFonts w:hint="eastAsia"/>
        </w:rPr>
        <w:t>的难题或攻克的难关、自己的创新或特色、实验方案或写作计划等；（</w:t>
      </w:r>
      <w:r>
        <w:rPr>
          <w:rFonts w:hint="eastAsia"/>
        </w:rPr>
        <w:t>4</w:t>
      </w:r>
      <w:r>
        <w:rPr>
          <w:rFonts w:hint="eastAsia"/>
        </w:rPr>
        <w:t>）主要参考文献目录。开题报告的书面材料不得少于</w:t>
      </w:r>
      <w:r>
        <w:rPr>
          <w:rFonts w:hint="eastAsia"/>
        </w:rPr>
        <w:t>3000</w:t>
      </w:r>
      <w:r>
        <w:rPr>
          <w:rFonts w:hint="eastAsia"/>
        </w:rPr>
        <w:t>字。</w:t>
      </w:r>
    </w:p>
    <w:p w:rsidR="006C1C44" w:rsidRDefault="006C1C44">
      <w:pPr>
        <w:spacing w:line="340" w:lineRule="exact"/>
        <w:ind w:firstLine="437"/>
      </w:pPr>
      <w:r>
        <w:rPr>
          <w:rFonts w:eastAsia="黑体" w:hint="eastAsia"/>
          <w:b/>
          <w:bCs/>
        </w:rPr>
        <w:t>第五条</w:t>
      </w:r>
      <w:r>
        <w:rPr>
          <w:rFonts w:hint="eastAsia"/>
        </w:rPr>
        <w:t xml:space="preserve">  </w:t>
      </w:r>
      <w:r>
        <w:rPr>
          <w:rFonts w:hint="eastAsia"/>
        </w:rPr>
        <w:t>研究生进行学位论文开题报告要向导师提出申请，申请获准后，博士生在博士生指导小组范围内作开题报告，硕士生在导师所在教研室或教学小组作开题报告。参加开题报告的教师，包括导师在内，一般不得少于</w:t>
      </w:r>
      <w:r>
        <w:rPr>
          <w:rFonts w:hint="eastAsia"/>
        </w:rPr>
        <w:t>3</w:t>
      </w:r>
      <w:r>
        <w:rPr>
          <w:rFonts w:hint="eastAsia"/>
        </w:rPr>
        <w:t>人。无论博士生还是硕士生，在作开题报告时，本学科专业的研究生一般必须参加，跨学科或相近专业的研究生亦可旁听。</w:t>
      </w:r>
    </w:p>
    <w:p w:rsidR="006C1C44" w:rsidRDefault="006C1C44">
      <w:pPr>
        <w:spacing w:line="340" w:lineRule="exact"/>
        <w:ind w:firstLine="437"/>
      </w:pPr>
      <w:r>
        <w:rPr>
          <w:rFonts w:eastAsia="黑体" w:hint="eastAsia"/>
          <w:b/>
          <w:bCs/>
        </w:rPr>
        <w:t>第六条</w:t>
      </w:r>
      <w:r>
        <w:rPr>
          <w:rFonts w:hint="eastAsia"/>
        </w:rPr>
        <w:t xml:space="preserve">  </w:t>
      </w:r>
      <w:r>
        <w:rPr>
          <w:rFonts w:hint="eastAsia"/>
        </w:rPr>
        <w:t>参加研究生学位论文开题报告的教师应当对开题报告进行评议，主要评议论文的选题是否恰当，研究设想是否合理、可行，研究内容与方法是否具有开拓性、创新性，研究生是否可以开始进行论文写作等。评议结果分“合格”与“不合格”二种。评议结束后，由研究生指导教师在《研究生学位论文开题报告登记表》“评语”栏中填写评语。学位论文开题报告通过后，研究生方可进行论文撰写工作。</w:t>
      </w:r>
    </w:p>
    <w:p w:rsidR="006C1C44" w:rsidRDefault="006C1C44">
      <w:pPr>
        <w:spacing w:line="340" w:lineRule="exact"/>
        <w:ind w:firstLine="437"/>
      </w:pPr>
      <w:r>
        <w:rPr>
          <w:rFonts w:eastAsia="黑体" w:hint="eastAsia"/>
          <w:b/>
          <w:bCs/>
        </w:rPr>
        <w:t>第七条</w:t>
      </w:r>
      <w:r>
        <w:rPr>
          <w:rFonts w:hint="eastAsia"/>
        </w:rPr>
        <w:t xml:space="preserve">  </w:t>
      </w:r>
      <w:r>
        <w:rPr>
          <w:rFonts w:hint="eastAsia"/>
        </w:rPr>
        <w:t>开题报告结束后，研究生应将登记表复印一份连同登记表原件和开题报告等一并交所在院、系研究生干事将登记表复印件加盖公章后报送研究生院培养教育处，其他材料留存院、</w:t>
      </w:r>
      <w:proofErr w:type="gramStart"/>
      <w:r>
        <w:rPr>
          <w:rFonts w:hint="eastAsia"/>
        </w:rPr>
        <w:t>系查备查</w:t>
      </w:r>
      <w:proofErr w:type="gramEnd"/>
      <w:r>
        <w:rPr>
          <w:rFonts w:hint="eastAsia"/>
        </w:rPr>
        <w:t>。研究生院培养教育处将不定期抽查研究生开题报告材料。</w:t>
      </w:r>
    </w:p>
    <w:p w:rsidR="006C1C44" w:rsidRDefault="006C1C44">
      <w:pPr>
        <w:spacing w:line="340" w:lineRule="exact"/>
        <w:ind w:firstLine="437"/>
      </w:pPr>
      <w:r>
        <w:rPr>
          <w:rFonts w:eastAsia="黑体" w:hint="eastAsia"/>
          <w:b/>
          <w:bCs/>
        </w:rPr>
        <w:t>第八条</w:t>
      </w:r>
      <w:r>
        <w:rPr>
          <w:rFonts w:hint="eastAsia"/>
        </w:rPr>
        <w:t xml:space="preserve">  </w:t>
      </w:r>
      <w:r>
        <w:rPr>
          <w:rFonts w:hint="eastAsia"/>
        </w:rPr>
        <w:t>本规定自</w:t>
      </w:r>
      <w:r w:rsidR="004054D8">
        <w:rPr>
          <w:rFonts w:hint="eastAsia"/>
        </w:rPr>
        <w:t>2008</w:t>
      </w:r>
      <w:r>
        <w:rPr>
          <w:rFonts w:hint="eastAsia"/>
        </w:rPr>
        <w:t>年级研究生开始实行。</w:t>
      </w:r>
    </w:p>
    <w:p w:rsidR="006C1C44" w:rsidRDefault="006C1C44">
      <w:pPr>
        <w:spacing w:line="340" w:lineRule="exact"/>
        <w:ind w:left="437"/>
      </w:pPr>
      <w:r>
        <w:rPr>
          <w:rFonts w:eastAsia="黑体" w:hint="eastAsia"/>
          <w:b/>
          <w:bCs/>
        </w:rPr>
        <w:t>第九条</w:t>
      </w:r>
      <w:r>
        <w:rPr>
          <w:rFonts w:hint="eastAsia"/>
        </w:rPr>
        <w:t xml:space="preserve">  </w:t>
      </w:r>
      <w:r>
        <w:rPr>
          <w:rFonts w:hint="eastAsia"/>
        </w:rPr>
        <w:t>本规定由研究生培养教育处负责解释。</w:t>
      </w:r>
    </w:p>
    <w:p w:rsidR="006C1C44" w:rsidRDefault="006C1C44">
      <w:pPr>
        <w:spacing w:line="340" w:lineRule="exact"/>
      </w:pPr>
    </w:p>
    <w:p w:rsidR="006C1C44" w:rsidRDefault="006C1C44">
      <w:pPr>
        <w:spacing w:line="340" w:lineRule="exact"/>
      </w:pPr>
    </w:p>
    <w:p w:rsidR="006C1C44" w:rsidRDefault="006C1C44">
      <w:pPr>
        <w:spacing w:line="380" w:lineRule="exact"/>
        <w:ind w:left="4675"/>
        <w:rPr>
          <w:sz w:val="28"/>
        </w:rPr>
      </w:pPr>
      <w:r>
        <w:rPr>
          <w:rFonts w:hint="eastAsia"/>
          <w:sz w:val="28"/>
        </w:rPr>
        <w:t>武</w:t>
      </w:r>
      <w:r>
        <w:rPr>
          <w:rFonts w:hint="eastAsia"/>
          <w:sz w:val="28"/>
        </w:rPr>
        <w:t xml:space="preserve"> </w:t>
      </w:r>
      <w:r>
        <w:rPr>
          <w:rFonts w:hint="eastAsia"/>
          <w:sz w:val="28"/>
        </w:rPr>
        <w:t>汉</w:t>
      </w:r>
      <w:r>
        <w:rPr>
          <w:rFonts w:hint="eastAsia"/>
          <w:sz w:val="28"/>
        </w:rPr>
        <w:t xml:space="preserve"> </w:t>
      </w:r>
      <w:r>
        <w:rPr>
          <w:rFonts w:hint="eastAsia"/>
          <w:sz w:val="28"/>
        </w:rPr>
        <w:t>大</w:t>
      </w:r>
      <w:r>
        <w:rPr>
          <w:rFonts w:hint="eastAsia"/>
          <w:sz w:val="28"/>
        </w:rPr>
        <w:t xml:space="preserve"> </w:t>
      </w:r>
      <w:r>
        <w:rPr>
          <w:rFonts w:hint="eastAsia"/>
          <w:sz w:val="28"/>
        </w:rPr>
        <w:t>学</w:t>
      </w:r>
      <w:r>
        <w:rPr>
          <w:rFonts w:hint="eastAsia"/>
          <w:sz w:val="28"/>
        </w:rPr>
        <w:t xml:space="preserve"> </w:t>
      </w:r>
      <w:proofErr w:type="gramStart"/>
      <w:r>
        <w:rPr>
          <w:rFonts w:hint="eastAsia"/>
          <w:sz w:val="28"/>
        </w:rPr>
        <w:t>研</w:t>
      </w:r>
      <w:proofErr w:type="gramEnd"/>
      <w:r>
        <w:rPr>
          <w:rFonts w:hint="eastAsia"/>
          <w:sz w:val="28"/>
        </w:rPr>
        <w:t xml:space="preserve"> </w:t>
      </w:r>
      <w:r>
        <w:rPr>
          <w:rFonts w:hint="eastAsia"/>
          <w:sz w:val="28"/>
        </w:rPr>
        <w:t>究</w:t>
      </w:r>
      <w:r>
        <w:rPr>
          <w:rFonts w:hint="eastAsia"/>
          <w:sz w:val="28"/>
        </w:rPr>
        <w:t xml:space="preserve"> </w:t>
      </w:r>
      <w:r>
        <w:rPr>
          <w:rFonts w:hint="eastAsia"/>
          <w:sz w:val="28"/>
        </w:rPr>
        <w:t>生</w:t>
      </w:r>
      <w:r>
        <w:rPr>
          <w:rFonts w:hint="eastAsia"/>
          <w:sz w:val="28"/>
        </w:rPr>
        <w:t xml:space="preserve"> </w:t>
      </w:r>
      <w:r>
        <w:rPr>
          <w:rFonts w:hint="eastAsia"/>
          <w:sz w:val="28"/>
        </w:rPr>
        <w:t>院</w:t>
      </w:r>
    </w:p>
    <w:p w:rsidR="006C1C44" w:rsidRDefault="006C1C44">
      <w:pPr>
        <w:spacing w:afterLines="100" w:after="312" w:line="380" w:lineRule="exact"/>
        <w:jc w:val="center"/>
        <w:sectPr w:rsidR="006C1C44">
          <w:headerReference w:type="default" r:id="rId9"/>
          <w:footerReference w:type="even" r:id="rId10"/>
          <w:footerReference w:type="default" r:id="rId11"/>
          <w:pgSz w:w="10433" w:h="14742"/>
          <w:pgMar w:top="1134" w:right="1077" w:bottom="1134" w:left="1077" w:header="851" w:footer="992" w:gutter="0"/>
          <w:cols w:space="425"/>
          <w:docGrid w:type="lines" w:linePitch="312"/>
        </w:sectPr>
      </w:pPr>
    </w:p>
    <w:p w:rsidR="006C1C44" w:rsidRPr="004054D8" w:rsidRDefault="006C1C44">
      <w:pPr>
        <w:spacing w:afterLines="100" w:after="312" w:line="380" w:lineRule="exact"/>
        <w:jc w:val="center"/>
        <w:rPr>
          <w:rFonts w:ascii="黑体" w:eastAsia="黑体"/>
          <w:b/>
          <w:bCs/>
          <w:sz w:val="32"/>
        </w:rPr>
      </w:pPr>
      <w:r w:rsidRPr="004054D8">
        <w:rPr>
          <w:rFonts w:ascii="黑体" w:eastAsia="黑体" w:hint="eastAsia"/>
          <w:b/>
          <w:bCs/>
          <w:sz w:val="32"/>
        </w:rPr>
        <w:lastRenderedPageBreak/>
        <w:t>研究生学位论文开题报告表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142"/>
        <w:gridCol w:w="560"/>
        <w:gridCol w:w="558"/>
        <w:gridCol w:w="520"/>
        <w:gridCol w:w="1372"/>
        <w:gridCol w:w="939"/>
        <w:gridCol w:w="168"/>
        <w:gridCol w:w="1251"/>
        <w:gridCol w:w="733"/>
        <w:gridCol w:w="1256"/>
      </w:tblGrid>
      <w:tr w:rsidR="00E54511">
        <w:trPr>
          <w:trHeight w:val="600"/>
        </w:trPr>
        <w:tc>
          <w:tcPr>
            <w:tcW w:w="1452" w:type="dxa"/>
            <w:gridSpan w:val="3"/>
            <w:tcBorders>
              <w:top w:val="single" w:sz="12" w:space="0" w:color="auto"/>
              <w:left w:val="single" w:sz="12" w:space="0" w:color="auto"/>
            </w:tcBorders>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3500" w:type="dxa"/>
            <w:gridSpan w:val="4"/>
            <w:tcBorders>
              <w:top w:val="single" w:sz="12" w:space="0" w:color="auto"/>
            </w:tcBorders>
            <w:vAlign w:val="center"/>
          </w:tcPr>
          <w:p w:rsidR="006C1C44" w:rsidRDefault="001F13B5">
            <w:pPr>
              <w:spacing w:line="280" w:lineRule="exact"/>
              <w:jc w:val="center"/>
            </w:pPr>
            <w:proofErr w:type="gramStart"/>
            <w:r>
              <w:rPr>
                <w:rFonts w:hint="eastAsia"/>
              </w:rPr>
              <w:t>谢冲</w:t>
            </w:r>
            <w:proofErr w:type="gramEnd"/>
          </w:p>
        </w:tc>
        <w:tc>
          <w:tcPr>
            <w:tcW w:w="1419" w:type="dxa"/>
            <w:gridSpan w:val="2"/>
            <w:tcBorders>
              <w:top w:val="single" w:sz="12" w:space="0" w:color="auto"/>
            </w:tcBorders>
            <w:vAlign w:val="center"/>
          </w:tcPr>
          <w:p w:rsidR="006C1C44" w:rsidRDefault="006C1C44">
            <w:pPr>
              <w:spacing w:line="280" w:lineRule="exact"/>
              <w:jc w:val="center"/>
              <w:rPr>
                <w:spacing w:val="-16"/>
              </w:rPr>
            </w:pPr>
            <w:r>
              <w:rPr>
                <w:rFonts w:hint="eastAsia"/>
                <w:spacing w:val="-16"/>
              </w:rPr>
              <w:t>院、系（所）</w:t>
            </w:r>
          </w:p>
        </w:tc>
        <w:tc>
          <w:tcPr>
            <w:tcW w:w="2124" w:type="dxa"/>
            <w:gridSpan w:val="2"/>
            <w:tcBorders>
              <w:top w:val="single" w:sz="12" w:space="0" w:color="auto"/>
              <w:right w:val="single" w:sz="12" w:space="0" w:color="auto"/>
            </w:tcBorders>
            <w:vAlign w:val="center"/>
          </w:tcPr>
          <w:p w:rsidR="006C1C44" w:rsidRDefault="00840B1C">
            <w:pPr>
              <w:spacing w:line="280" w:lineRule="exact"/>
              <w:jc w:val="center"/>
            </w:pPr>
            <w:r>
              <w:rPr>
                <w:rFonts w:hint="eastAsia"/>
              </w:rPr>
              <w:t>测绘遥感信息工程国家重点实验室</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r>
              <w:rPr>
                <w:rFonts w:hint="eastAsia"/>
              </w:rPr>
              <w:t>学</w:t>
            </w:r>
            <w:r>
              <w:rPr>
                <w:rFonts w:hint="eastAsia"/>
              </w:rPr>
              <w:t xml:space="preserve"> </w:t>
            </w:r>
            <w:r>
              <w:rPr>
                <w:rFonts w:hint="eastAsia"/>
              </w:rPr>
              <w:t>科</w:t>
            </w:r>
            <w:r>
              <w:rPr>
                <w:rFonts w:hint="eastAsia"/>
              </w:rPr>
              <w:t xml:space="preserve"> </w:t>
            </w:r>
            <w:r>
              <w:rPr>
                <w:rFonts w:hint="eastAsia"/>
              </w:rPr>
              <w:t>专</w:t>
            </w:r>
            <w:r>
              <w:rPr>
                <w:rFonts w:hint="eastAsia"/>
              </w:rPr>
              <w:t xml:space="preserve"> </w:t>
            </w:r>
            <w:r>
              <w:rPr>
                <w:rFonts w:hint="eastAsia"/>
              </w:rPr>
              <w:t>业</w:t>
            </w:r>
          </w:p>
        </w:tc>
        <w:tc>
          <w:tcPr>
            <w:tcW w:w="3500" w:type="dxa"/>
            <w:gridSpan w:val="4"/>
            <w:vAlign w:val="center"/>
          </w:tcPr>
          <w:p w:rsidR="006C1C44" w:rsidRDefault="001F13B5">
            <w:pPr>
              <w:spacing w:line="280" w:lineRule="exact"/>
              <w:jc w:val="center"/>
            </w:pPr>
            <w:r>
              <w:rPr>
                <w:rFonts w:hint="eastAsia"/>
              </w:rPr>
              <w:t>摄影测量与遥感</w:t>
            </w:r>
          </w:p>
        </w:tc>
        <w:tc>
          <w:tcPr>
            <w:tcW w:w="1419" w:type="dxa"/>
            <w:gridSpan w:val="2"/>
            <w:vAlign w:val="center"/>
          </w:tcPr>
          <w:p w:rsidR="006C1C44" w:rsidRDefault="006C1C44">
            <w:pPr>
              <w:spacing w:line="280" w:lineRule="exact"/>
              <w:jc w:val="center"/>
            </w:pPr>
            <w:r>
              <w:rPr>
                <w:rFonts w:hint="eastAsia"/>
              </w:rPr>
              <w:t>攻读学位</w:t>
            </w:r>
          </w:p>
        </w:tc>
        <w:tc>
          <w:tcPr>
            <w:tcW w:w="2124" w:type="dxa"/>
            <w:gridSpan w:val="2"/>
            <w:tcBorders>
              <w:right w:val="single" w:sz="12" w:space="0" w:color="auto"/>
            </w:tcBorders>
            <w:vAlign w:val="center"/>
          </w:tcPr>
          <w:p w:rsidR="006C1C44" w:rsidRDefault="00840B1C">
            <w:pPr>
              <w:spacing w:line="280" w:lineRule="exact"/>
              <w:jc w:val="center"/>
            </w:pPr>
            <w:r>
              <w:rPr>
                <w:rFonts w:hint="eastAsia"/>
              </w:rPr>
              <w:t>硕士</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rPr>
                <w:rFonts w:hint="eastAsia"/>
              </w:rPr>
              <w:t>向</w:t>
            </w:r>
          </w:p>
        </w:tc>
        <w:tc>
          <w:tcPr>
            <w:tcW w:w="3500" w:type="dxa"/>
            <w:gridSpan w:val="4"/>
            <w:vAlign w:val="center"/>
          </w:tcPr>
          <w:p w:rsidR="006C1C44" w:rsidRDefault="00840B1C">
            <w:pPr>
              <w:spacing w:line="280" w:lineRule="exact"/>
              <w:jc w:val="center"/>
            </w:pPr>
            <w:r>
              <w:rPr>
                <w:rFonts w:hint="eastAsia"/>
              </w:rPr>
              <w:t>高性能地理计算</w:t>
            </w:r>
          </w:p>
        </w:tc>
        <w:tc>
          <w:tcPr>
            <w:tcW w:w="1419" w:type="dxa"/>
            <w:gridSpan w:val="2"/>
            <w:vAlign w:val="center"/>
          </w:tcPr>
          <w:p w:rsidR="006C1C44" w:rsidRDefault="006C1C44">
            <w:pPr>
              <w:spacing w:line="280" w:lineRule="exact"/>
              <w:jc w:val="center"/>
            </w:pPr>
            <w:r>
              <w:rPr>
                <w:rFonts w:hint="eastAsia"/>
              </w:rPr>
              <w:t>指导教师</w:t>
            </w:r>
          </w:p>
        </w:tc>
        <w:tc>
          <w:tcPr>
            <w:tcW w:w="2124" w:type="dxa"/>
            <w:gridSpan w:val="2"/>
            <w:tcBorders>
              <w:right w:val="single" w:sz="12" w:space="0" w:color="auto"/>
            </w:tcBorders>
            <w:vAlign w:val="center"/>
          </w:tcPr>
          <w:p w:rsidR="006C1C44" w:rsidRDefault="001F13B5">
            <w:pPr>
              <w:spacing w:line="280" w:lineRule="exact"/>
              <w:jc w:val="center"/>
            </w:pPr>
            <w:r>
              <w:rPr>
                <w:rFonts w:hint="eastAsia"/>
              </w:rPr>
              <w:t>关雪峰</w:t>
            </w:r>
          </w:p>
        </w:tc>
      </w:tr>
      <w:tr w:rsidR="006C1C44">
        <w:trPr>
          <w:cantSplit/>
          <w:trHeight w:val="600"/>
        </w:trPr>
        <w:tc>
          <w:tcPr>
            <w:tcW w:w="8495" w:type="dxa"/>
            <w:gridSpan w:val="11"/>
            <w:tcBorders>
              <w:left w:val="single" w:sz="12" w:space="0" w:color="auto"/>
              <w:right w:val="single" w:sz="12" w:space="0" w:color="auto"/>
            </w:tcBorders>
            <w:vAlign w:val="center"/>
          </w:tcPr>
          <w:p w:rsidR="006C1C44" w:rsidRDefault="006C1C44">
            <w:pPr>
              <w:spacing w:line="280" w:lineRule="exact"/>
            </w:pPr>
            <w:r>
              <w:rPr>
                <w:rFonts w:hint="eastAsia"/>
              </w:rPr>
              <w:t>拟定学位论文题目：</w:t>
            </w:r>
            <w:r w:rsidR="00695DAF">
              <w:rPr>
                <w:rFonts w:hint="eastAsia"/>
              </w:rPr>
              <w:t xml:space="preserve"> </w:t>
            </w:r>
            <w:r w:rsidR="00695DAF">
              <w:t xml:space="preserve">    </w:t>
            </w:r>
            <w:r w:rsidR="001F13B5">
              <w:rPr>
                <w:rFonts w:hint="eastAsia"/>
              </w:rPr>
              <w:t>海量</w:t>
            </w:r>
            <w:r w:rsidR="00695DAF">
              <w:rPr>
                <w:rFonts w:hint="eastAsia"/>
              </w:rPr>
              <w:t>矢量</w:t>
            </w:r>
            <w:r w:rsidR="001F13B5">
              <w:rPr>
                <w:rFonts w:hint="eastAsia"/>
              </w:rPr>
              <w:t>数据的分布式存储及时空查询</w:t>
            </w:r>
          </w:p>
        </w:tc>
      </w:tr>
      <w:tr w:rsidR="00E54511">
        <w:trPr>
          <w:trHeight w:val="600"/>
        </w:trPr>
        <w:tc>
          <w:tcPr>
            <w:tcW w:w="2530" w:type="dxa"/>
            <w:gridSpan w:val="5"/>
            <w:tcBorders>
              <w:left w:val="single" w:sz="12" w:space="0" w:color="auto"/>
            </w:tcBorders>
            <w:vAlign w:val="center"/>
          </w:tcPr>
          <w:p w:rsidR="006C1C44" w:rsidRDefault="006C1C44">
            <w:pPr>
              <w:spacing w:line="280" w:lineRule="exact"/>
              <w:jc w:val="center"/>
            </w:pPr>
            <w:r>
              <w:rPr>
                <w:rFonts w:hint="eastAsia"/>
              </w:rPr>
              <w:t>参加开题报告教师人数</w:t>
            </w:r>
          </w:p>
        </w:tc>
        <w:tc>
          <w:tcPr>
            <w:tcW w:w="2590" w:type="dxa"/>
            <w:gridSpan w:val="3"/>
            <w:vAlign w:val="center"/>
          </w:tcPr>
          <w:p w:rsidR="006C1C44" w:rsidRDefault="006C1C44">
            <w:pPr>
              <w:spacing w:line="280" w:lineRule="exact"/>
              <w:jc w:val="center"/>
            </w:pPr>
          </w:p>
        </w:tc>
        <w:tc>
          <w:tcPr>
            <w:tcW w:w="2029" w:type="dxa"/>
            <w:gridSpan w:val="2"/>
            <w:vAlign w:val="center"/>
          </w:tcPr>
          <w:p w:rsidR="006C1C44" w:rsidRDefault="006C1C44">
            <w:pPr>
              <w:spacing w:line="280" w:lineRule="exact"/>
              <w:jc w:val="center"/>
            </w:pPr>
            <w:r>
              <w:rPr>
                <w:rFonts w:hint="eastAsia"/>
              </w:rPr>
              <w:t>参加旁听学生人数</w:t>
            </w:r>
          </w:p>
        </w:tc>
        <w:tc>
          <w:tcPr>
            <w:tcW w:w="1346" w:type="dxa"/>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val="restart"/>
            <w:tcBorders>
              <w:left w:val="single" w:sz="12" w:space="0" w:color="auto"/>
            </w:tcBorders>
            <w:vAlign w:val="center"/>
          </w:tcPr>
          <w:p w:rsidR="006C1C44" w:rsidRDefault="006C1C44">
            <w:pPr>
              <w:spacing w:line="280" w:lineRule="exact"/>
              <w:jc w:val="center"/>
            </w:pPr>
            <w:r>
              <w:rPr>
                <w:rFonts w:hint="eastAsia"/>
              </w:rPr>
              <w:t>开</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题</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报</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告</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组</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成</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人</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员</w:t>
            </w:r>
          </w:p>
        </w:tc>
        <w:tc>
          <w:tcPr>
            <w:tcW w:w="1638" w:type="dxa"/>
            <w:gridSpan w:val="3"/>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1372" w:type="dxa"/>
            <w:vAlign w:val="center"/>
          </w:tcPr>
          <w:p w:rsidR="006C1C44" w:rsidRDefault="006C1C44">
            <w:pPr>
              <w:spacing w:line="280" w:lineRule="exact"/>
              <w:jc w:val="center"/>
            </w:pPr>
            <w:r>
              <w:rPr>
                <w:rFonts w:hint="eastAsia"/>
              </w:rPr>
              <w:t>职</w:t>
            </w:r>
            <w:r>
              <w:rPr>
                <w:rFonts w:hint="eastAsia"/>
              </w:rPr>
              <w:t xml:space="preserve">    </w:t>
            </w:r>
            <w:r>
              <w:rPr>
                <w:rFonts w:hint="eastAsia"/>
              </w:rPr>
              <w:t>称</w:t>
            </w:r>
          </w:p>
        </w:tc>
        <w:tc>
          <w:tcPr>
            <w:tcW w:w="4593" w:type="dxa"/>
            <w:gridSpan w:val="5"/>
            <w:tcBorders>
              <w:right w:val="single" w:sz="12" w:space="0" w:color="auto"/>
            </w:tcBorders>
            <w:vAlign w:val="center"/>
          </w:tcPr>
          <w:p w:rsidR="006C1C44" w:rsidRDefault="006C1C44">
            <w:pPr>
              <w:spacing w:line="280" w:lineRule="exact"/>
              <w:jc w:val="center"/>
            </w:pPr>
            <w:r>
              <w:rPr>
                <w:rFonts w:hint="eastAsia"/>
              </w:rPr>
              <w:t>所</w:t>
            </w:r>
            <w:r>
              <w:rPr>
                <w:rFonts w:hint="eastAsia"/>
              </w:rPr>
              <w:t xml:space="preserve">  </w:t>
            </w:r>
            <w:r>
              <w:rPr>
                <w:rFonts w:hint="eastAsia"/>
              </w:rPr>
              <w:t>在</w:t>
            </w:r>
            <w:r>
              <w:rPr>
                <w:rFonts w:hint="eastAsia"/>
              </w:rPr>
              <w:t xml:space="preserve">  </w:t>
            </w:r>
            <w:r>
              <w:rPr>
                <w:rFonts w:hint="eastAsia"/>
              </w:rPr>
              <w:t>工</w:t>
            </w:r>
            <w:r>
              <w:rPr>
                <w:rFonts w:hint="eastAsia"/>
              </w:rPr>
              <w:t xml:space="preserve">  </w:t>
            </w:r>
            <w:r>
              <w:rPr>
                <w:rFonts w:hint="eastAsia"/>
              </w:rPr>
              <w:t>作</w:t>
            </w:r>
            <w:r>
              <w:rPr>
                <w:rFonts w:hint="eastAsia"/>
              </w:rPr>
              <w:t xml:space="preserve">  </w:t>
            </w:r>
            <w:r>
              <w:rPr>
                <w:rFonts w:hint="eastAsia"/>
              </w:rPr>
              <w:t>单</w:t>
            </w:r>
            <w:r>
              <w:rPr>
                <w:rFonts w:hint="eastAsia"/>
              </w:rPr>
              <w:t xml:space="preserve">  </w:t>
            </w:r>
            <w:r>
              <w:rPr>
                <w:rFonts w:hint="eastAsia"/>
              </w:rPr>
              <w:t>位</w:t>
            </w: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bottom w:val="single" w:sz="12" w:space="0" w:color="auto"/>
            </w:tcBorders>
            <w:vAlign w:val="center"/>
          </w:tcPr>
          <w:p w:rsidR="006C1C44" w:rsidRDefault="006C1C44">
            <w:pPr>
              <w:spacing w:line="280" w:lineRule="exact"/>
              <w:jc w:val="center"/>
            </w:pPr>
          </w:p>
        </w:tc>
        <w:tc>
          <w:tcPr>
            <w:tcW w:w="1638" w:type="dxa"/>
            <w:gridSpan w:val="3"/>
            <w:tcBorders>
              <w:bottom w:val="single" w:sz="12" w:space="0" w:color="auto"/>
            </w:tcBorders>
            <w:vAlign w:val="center"/>
          </w:tcPr>
          <w:p w:rsidR="006C1C44" w:rsidRDefault="006C1C44">
            <w:pPr>
              <w:spacing w:line="280" w:lineRule="exact"/>
              <w:jc w:val="center"/>
            </w:pPr>
          </w:p>
        </w:tc>
        <w:tc>
          <w:tcPr>
            <w:tcW w:w="1372" w:type="dxa"/>
            <w:tcBorders>
              <w:bottom w:val="single" w:sz="12" w:space="0" w:color="auto"/>
            </w:tcBorders>
            <w:vAlign w:val="center"/>
          </w:tcPr>
          <w:p w:rsidR="006C1C44" w:rsidRDefault="006C1C44">
            <w:pPr>
              <w:spacing w:line="280" w:lineRule="exact"/>
              <w:jc w:val="center"/>
            </w:pPr>
          </w:p>
        </w:tc>
        <w:tc>
          <w:tcPr>
            <w:tcW w:w="4593" w:type="dxa"/>
            <w:gridSpan w:val="5"/>
            <w:tcBorders>
              <w:bottom w:val="single" w:sz="12" w:space="0" w:color="auto"/>
              <w:right w:val="single" w:sz="12" w:space="0" w:color="auto"/>
            </w:tcBorders>
            <w:vAlign w:val="center"/>
          </w:tcPr>
          <w:p w:rsidR="006C1C44" w:rsidRDefault="006C1C44">
            <w:pPr>
              <w:spacing w:line="280" w:lineRule="exact"/>
              <w:jc w:val="center"/>
            </w:pPr>
          </w:p>
        </w:tc>
      </w:tr>
      <w:tr w:rsidR="006C1C44">
        <w:trPr>
          <w:trHeight w:val="12240"/>
        </w:trPr>
        <w:tc>
          <w:tcPr>
            <w:tcW w:w="8495" w:type="dxa"/>
            <w:gridSpan w:val="11"/>
            <w:tcBorders>
              <w:top w:val="single" w:sz="12" w:space="0" w:color="auto"/>
              <w:left w:val="single" w:sz="12" w:space="0" w:color="auto"/>
              <w:bottom w:val="single" w:sz="12" w:space="0" w:color="auto"/>
              <w:right w:val="single" w:sz="12" w:space="0" w:color="auto"/>
            </w:tcBorders>
          </w:tcPr>
          <w:p w:rsidR="006C1C44" w:rsidRPr="00840B1C" w:rsidRDefault="00840B1C">
            <w:pPr>
              <w:spacing w:line="380" w:lineRule="exact"/>
              <w:rPr>
                <w:rFonts w:ascii="黑体" w:eastAsia="黑体" w:hAnsi="黑体"/>
              </w:rPr>
            </w:pPr>
            <w:r w:rsidRPr="00840B1C">
              <w:rPr>
                <w:rFonts w:ascii="黑体" w:eastAsia="黑体" w:hAnsi="黑体" w:hint="eastAsia"/>
                <w:sz w:val="24"/>
              </w:rPr>
              <w:lastRenderedPageBreak/>
              <w:t>一、</w:t>
            </w:r>
            <w:r w:rsidR="006C1C44" w:rsidRPr="00840B1C">
              <w:rPr>
                <w:rFonts w:ascii="黑体" w:eastAsia="黑体" w:hAnsi="黑体" w:hint="eastAsia"/>
                <w:sz w:val="24"/>
              </w:rPr>
              <w:t>研究生开题报告及指导教师所提问题回答的内容记录：</w:t>
            </w:r>
          </w:p>
        </w:tc>
      </w:tr>
      <w:tr w:rsidR="006C1C44" w:rsidTr="004054D8">
        <w:trPr>
          <w:trHeight w:val="9781"/>
        </w:trPr>
        <w:tc>
          <w:tcPr>
            <w:tcW w:w="8495" w:type="dxa"/>
            <w:gridSpan w:val="11"/>
            <w:tcBorders>
              <w:top w:val="single" w:sz="12" w:space="0" w:color="auto"/>
              <w:left w:val="single" w:sz="12" w:space="0" w:color="auto"/>
              <w:bottom w:val="single" w:sz="12" w:space="0" w:color="auto"/>
              <w:right w:val="single" w:sz="12" w:space="0" w:color="auto"/>
            </w:tcBorders>
          </w:tcPr>
          <w:p w:rsidR="006C1C44" w:rsidRDefault="00840B1C">
            <w:pPr>
              <w:spacing w:line="380" w:lineRule="exact"/>
              <w:rPr>
                <w:rFonts w:ascii="黑体" w:eastAsia="黑体" w:hAnsi="黑体"/>
                <w:sz w:val="24"/>
                <w:szCs w:val="24"/>
              </w:rPr>
            </w:pPr>
            <w:r w:rsidRPr="00840B1C">
              <w:rPr>
                <w:rFonts w:ascii="黑体" w:eastAsia="黑体" w:hAnsi="黑体" w:hint="eastAsia"/>
                <w:sz w:val="24"/>
                <w:szCs w:val="24"/>
              </w:rPr>
              <w:lastRenderedPageBreak/>
              <w:t>二、论文选题的理由及其意义</w:t>
            </w:r>
          </w:p>
          <w:p w:rsidR="001F13B5" w:rsidRPr="0087489C" w:rsidRDefault="00840B1C">
            <w:pPr>
              <w:pStyle w:val="a7"/>
              <w:numPr>
                <w:ilvl w:val="0"/>
                <w:numId w:val="2"/>
              </w:numPr>
              <w:spacing w:line="360" w:lineRule="auto"/>
              <w:ind w:firstLineChars="0"/>
              <w:rPr>
                <w:rFonts w:ascii="宋体" w:hAnsi="宋体"/>
                <w:b/>
                <w:sz w:val="24"/>
                <w:szCs w:val="24"/>
              </w:rPr>
            </w:pPr>
            <w:r w:rsidRPr="00840B1C">
              <w:rPr>
                <w:rFonts w:ascii="宋体" w:hAnsi="宋体" w:hint="eastAsia"/>
                <w:b/>
                <w:szCs w:val="24"/>
              </w:rPr>
              <w:t>论文选题的背景及其意义</w:t>
            </w:r>
          </w:p>
          <w:p w:rsidR="001F1B37" w:rsidRDefault="001A79AF" w:rsidP="006B33CB">
            <w:pPr>
              <w:spacing w:line="360" w:lineRule="auto"/>
              <w:ind w:firstLineChars="200" w:firstLine="420"/>
              <w:rPr>
                <w:noProof/>
              </w:rPr>
            </w:pPr>
            <w:r w:rsidRPr="001A79AF">
              <w:rPr>
                <w:rFonts w:hint="eastAsia"/>
                <w:noProof/>
              </w:rPr>
              <w:t>在空间信息科学领域，随着国家基础测绘、对地观测系统、位置服务系统、社交网络以及物联网等空间数据的产源技术的发展与进步，人们获取空间数据的速度已经呈现爆炸式增长。这些具有</w:t>
            </w:r>
            <w:r w:rsidR="006A072F" w:rsidRPr="006A072F">
              <w:rPr>
                <w:rFonts w:hint="eastAsia"/>
                <w:noProof/>
                <w:highlight w:val="yellow"/>
              </w:rPr>
              <w:t>时空坐标，</w:t>
            </w:r>
            <w:r w:rsidRPr="001A79AF">
              <w:rPr>
                <w:rFonts w:hint="eastAsia"/>
                <w:noProof/>
              </w:rPr>
              <w:t>数据量大、更新速度快、数据类型多、价值密度低等特性的大规模</w:t>
            </w:r>
            <w:r w:rsidR="00705A40">
              <w:rPr>
                <w:rFonts w:hint="eastAsia"/>
                <w:noProof/>
              </w:rPr>
              <w:t>时空</w:t>
            </w:r>
            <w:r w:rsidRPr="001A79AF">
              <w:rPr>
                <w:rFonts w:hint="eastAsia"/>
                <w:noProof/>
              </w:rPr>
              <w:t>数据的产生，标志着</w:t>
            </w:r>
            <w:r w:rsidR="00705A40">
              <w:rPr>
                <w:rFonts w:hint="eastAsia"/>
                <w:noProof/>
              </w:rPr>
              <w:t>时空</w:t>
            </w:r>
            <w:r w:rsidRPr="001A79AF">
              <w:rPr>
                <w:rFonts w:hint="eastAsia"/>
                <w:noProof/>
              </w:rPr>
              <w:t>大数据时代的到来。</w:t>
            </w:r>
            <w:r w:rsidR="00BA034D">
              <w:rPr>
                <w:rFonts w:hint="eastAsia"/>
                <w:noProof/>
              </w:rPr>
              <w:t>在大数据背景下，</w:t>
            </w:r>
            <w:r w:rsidR="00C500D0">
              <w:rPr>
                <w:rFonts w:hint="eastAsia"/>
                <w:noProof/>
              </w:rPr>
              <w:t>传统地理信息系统</w:t>
            </w:r>
            <w:r w:rsidR="00EA4D1A">
              <w:rPr>
                <w:rFonts w:hint="eastAsia"/>
                <w:noProof/>
              </w:rPr>
              <w:t>面临</w:t>
            </w:r>
            <w:r w:rsidR="00E94F7B">
              <w:rPr>
                <w:rFonts w:hint="eastAsia"/>
                <w:noProof/>
              </w:rPr>
              <w:t>着</w:t>
            </w:r>
            <w:r w:rsidR="00EA4D1A">
              <w:rPr>
                <w:rFonts w:hint="eastAsia"/>
                <w:noProof/>
              </w:rPr>
              <w:t>严峻挑战</w:t>
            </w:r>
            <w:r w:rsidR="00705A40">
              <w:rPr>
                <w:rFonts w:hint="eastAsia"/>
                <w:noProof/>
              </w:rPr>
              <w:t>：</w:t>
            </w:r>
            <w:r w:rsidR="006A072F" w:rsidRPr="00897E30">
              <w:rPr>
                <w:rFonts w:hint="eastAsia"/>
                <w:noProof/>
                <w:highlight w:val="yellow"/>
              </w:rPr>
              <w:t>1</w:t>
            </w:r>
            <w:r w:rsidR="006A072F" w:rsidRPr="00897E30">
              <w:rPr>
                <w:rFonts w:hint="eastAsia"/>
                <w:noProof/>
                <w:highlight w:val="yellow"/>
              </w:rPr>
              <w:t>）</w:t>
            </w:r>
            <w:r w:rsidR="00EA4D1A" w:rsidRPr="00897E30">
              <w:rPr>
                <w:rFonts w:hint="eastAsia"/>
                <w:noProof/>
                <w:highlight w:val="yellow"/>
              </w:rPr>
              <w:t>传统</w:t>
            </w:r>
            <w:r w:rsidR="00EA4D1A" w:rsidRPr="00897E30">
              <w:rPr>
                <w:rFonts w:hint="eastAsia"/>
                <w:noProof/>
                <w:highlight w:val="yellow"/>
              </w:rPr>
              <w:t>GIS</w:t>
            </w:r>
            <w:r w:rsidR="00EA4D1A" w:rsidRPr="00897E30">
              <w:rPr>
                <w:rFonts w:hint="eastAsia"/>
                <w:noProof/>
                <w:highlight w:val="yellow"/>
              </w:rPr>
              <w:t>所依托的关系型数据库在海量数据管理、高并发读写以及扩展性方面存在限制和瓶颈</w:t>
            </w:r>
            <w:r w:rsidR="007407EC" w:rsidRPr="00897E30">
              <w:rPr>
                <w:rFonts w:hint="eastAsia"/>
                <w:noProof/>
                <w:highlight w:val="yellow"/>
              </w:rPr>
              <w:t>；</w:t>
            </w:r>
            <w:r w:rsidR="006A072F" w:rsidRPr="00897E30">
              <w:rPr>
                <w:rFonts w:hint="eastAsia"/>
                <w:noProof/>
                <w:highlight w:val="yellow"/>
              </w:rPr>
              <w:t>2</w:t>
            </w:r>
            <w:r w:rsidR="006A072F" w:rsidRPr="00897E30">
              <w:rPr>
                <w:rFonts w:hint="eastAsia"/>
                <w:noProof/>
                <w:highlight w:val="yellow"/>
              </w:rPr>
              <w:t>）</w:t>
            </w:r>
            <w:r w:rsidR="00EA4D1A" w:rsidRPr="00897E30">
              <w:rPr>
                <w:rFonts w:hint="eastAsia"/>
                <w:noProof/>
                <w:highlight w:val="yellow"/>
              </w:rPr>
              <w:t>难以存储和管理数据来源，数据格式，存储方式多样且异构的非结构化空间数据</w:t>
            </w:r>
            <w:r w:rsidR="007407EC">
              <w:rPr>
                <w:rFonts w:hint="eastAsia"/>
                <w:noProof/>
              </w:rPr>
              <w:t>。</w:t>
            </w:r>
            <w:r w:rsidR="006F3510">
              <w:rPr>
                <w:rFonts w:hint="eastAsia"/>
                <w:noProof/>
              </w:rPr>
              <w:t>基于云计算、</w:t>
            </w:r>
            <w:r w:rsidR="006F3510">
              <w:rPr>
                <w:rFonts w:hint="eastAsia"/>
                <w:noProof/>
              </w:rPr>
              <w:t>NoSQL</w:t>
            </w:r>
            <w:r w:rsidR="006F3510">
              <w:rPr>
                <w:rFonts w:hint="eastAsia"/>
                <w:noProof/>
              </w:rPr>
              <w:t>数据库等新一代高性能计算技术的发展与成熟，相关理论与方法已经开始逐步渗透到</w:t>
            </w:r>
            <w:r w:rsidR="006F3510">
              <w:rPr>
                <w:rFonts w:hint="eastAsia"/>
                <w:noProof/>
              </w:rPr>
              <w:t>GIS</w:t>
            </w:r>
            <w:r w:rsidR="006F3510">
              <w:rPr>
                <w:rFonts w:hint="eastAsia"/>
                <w:noProof/>
              </w:rPr>
              <w:t>领域，</w:t>
            </w:r>
            <w:r w:rsidR="000E3022">
              <w:rPr>
                <w:rFonts w:hint="eastAsia"/>
                <w:noProof/>
              </w:rPr>
              <w:t>变革了传统数据存储检索的方式</w:t>
            </w:r>
            <w:r w:rsidR="00111839">
              <w:rPr>
                <w:rFonts w:hint="eastAsia"/>
                <w:noProof/>
              </w:rPr>
              <w:t>。</w:t>
            </w:r>
            <w:r w:rsidR="000E3022">
              <w:rPr>
                <w:rFonts w:hint="eastAsia"/>
                <w:noProof/>
              </w:rPr>
              <w:t>其海量数据高效存储访问、高并发读写以及高可扩展性和高可用性的需求使得传统数据库逐渐向分布式转变。</w:t>
            </w:r>
            <w:r w:rsidR="00705A40">
              <w:rPr>
                <w:rFonts w:hint="eastAsia"/>
                <w:noProof/>
              </w:rPr>
              <w:t>而</w:t>
            </w:r>
            <w:r w:rsidR="000E3022">
              <w:rPr>
                <w:rFonts w:hint="eastAsia"/>
                <w:noProof/>
              </w:rPr>
              <w:t>面向列存储的数据库是分布式数据库的一种，其按列存储读取数据，节约了大量存储开销和</w:t>
            </w:r>
            <w:r w:rsidR="000E3022">
              <w:rPr>
                <w:rFonts w:hint="eastAsia"/>
                <w:noProof/>
              </w:rPr>
              <w:t>I/O</w:t>
            </w:r>
            <w:r w:rsidR="000E3022">
              <w:rPr>
                <w:rFonts w:hint="eastAsia"/>
                <w:noProof/>
              </w:rPr>
              <w:t>带宽，极大提高了系统的性能。</w:t>
            </w:r>
            <w:r w:rsidR="000E3022" w:rsidRPr="00897E30">
              <w:rPr>
                <w:rFonts w:hint="eastAsia"/>
                <w:noProof/>
                <w:highlight w:val="yellow"/>
                <w:rPrChange w:id="0" w:author="kwan关雪峰" w:date="2019-01-06T14:42:00Z">
                  <w:rPr>
                    <w:rFonts w:hint="eastAsia"/>
                    <w:noProof/>
                  </w:rPr>
                </w:rPrChange>
              </w:rPr>
              <w:t>然而以</w:t>
            </w:r>
            <w:r w:rsidR="000E3022" w:rsidRPr="00897E30">
              <w:rPr>
                <w:noProof/>
                <w:highlight w:val="yellow"/>
                <w:rPrChange w:id="1" w:author="kwan关雪峰" w:date="2019-01-06T14:42:00Z">
                  <w:rPr>
                    <w:noProof/>
                  </w:rPr>
                </w:rPrChange>
              </w:rPr>
              <w:t>HBase</w:t>
            </w:r>
            <w:r w:rsidR="000E3022" w:rsidRPr="00897E30">
              <w:rPr>
                <w:rFonts w:hint="eastAsia"/>
                <w:noProof/>
                <w:highlight w:val="yellow"/>
                <w:rPrChange w:id="2" w:author="kwan关雪峰" w:date="2019-01-06T14:42:00Z">
                  <w:rPr>
                    <w:rFonts w:hint="eastAsia"/>
                    <w:noProof/>
                  </w:rPr>
                </w:rPrChange>
              </w:rPr>
              <w:t>为代表</w:t>
            </w:r>
            <w:r w:rsidR="00303478" w:rsidRPr="00897E30">
              <w:rPr>
                <w:rFonts w:hint="eastAsia"/>
                <w:noProof/>
                <w:highlight w:val="yellow"/>
                <w:rPrChange w:id="3" w:author="kwan关雪峰" w:date="2019-01-06T14:42:00Z">
                  <w:rPr>
                    <w:rFonts w:hint="eastAsia"/>
                    <w:noProof/>
                  </w:rPr>
                </w:rPrChange>
              </w:rPr>
              <w:t>的</w:t>
            </w:r>
            <w:r w:rsidR="000E3022" w:rsidRPr="00897E30">
              <w:rPr>
                <w:rFonts w:hint="eastAsia"/>
                <w:noProof/>
                <w:highlight w:val="yellow"/>
                <w:rPrChange w:id="4" w:author="kwan关雪峰" w:date="2019-01-06T14:42:00Z">
                  <w:rPr>
                    <w:rFonts w:hint="eastAsia"/>
                    <w:noProof/>
                  </w:rPr>
                </w:rPrChange>
              </w:rPr>
              <w:t>面向列存储模式的数据库只支持单一的行列查询，</w:t>
            </w:r>
            <w:r w:rsidR="00F117A9" w:rsidRPr="00897E30">
              <w:rPr>
                <w:rFonts w:hint="eastAsia"/>
                <w:noProof/>
                <w:highlight w:val="yellow"/>
                <w:rPrChange w:id="5" w:author="kwan关雪峰" w:date="2019-01-06T14:42:00Z">
                  <w:rPr>
                    <w:rFonts w:hint="eastAsia"/>
                    <w:noProof/>
                  </w:rPr>
                </w:rPrChange>
              </w:rPr>
              <w:t>而对于时空</w:t>
            </w:r>
            <w:r w:rsidR="00290C96" w:rsidRPr="00897E30">
              <w:rPr>
                <w:rFonts w:hint="eastAsia"/>
                <w:noProof/>
                <w:highlight w:val="yellow"/>
                <w:rPrChange w:id="6" w:author="kwan关雪峰" w:date="2019-01-06T14:42:00Z">
                  <w:rPr>
                    <w:rFonts w:hint="eastAsia"/>
                    <w:noProof/>
                  </w:rPr>
                </w:rPrChange>
              </w:rPr>
              <w:t>数据</w:t>
            </w:r>
            <w:r w:rsidR="000E3022" w:rsidRPr="00897E30">
              <w:rPr>
                <w:rFonts w:hint="eastAsia"/>
                <w:noProof/>
                <w:highlight w:val="yellow"/>
                <w:rPrChange w:id="7" w:author="kwan关雪峰" w:date="2019-01-06T14:42:00Z">
                  <w:rPr>
                    <w:rFonts w:hint="eastAsia"/>
                    <w:noProof/>
                  </w:rPr>
                </w:rPrChange>
              </w:rPr>
              <w:t>的范围查询、最邻近查询等方面比较薄弱。</w:t>
            </w:r>
            <w:r w:rsidR="00107F85" w:rsidRPr="00897E30">
              <w:rPr>
                <w:rFonts w:hint="eastAsia"/>
                <w:noProof/>
                <w:highlight w:val="yellow"/>
                <w:rPrChange w:id="8" w:author="kwan关雪峰" w:date="2019-01-06T14:42:00Z">
                  <w:rPr>
                    <w:rFonts w:hint="eastAsia"/>
                    <w:noProof/>
                  </w:rPr>
                </w:rPrChange>
              </w:rPr>
              <w:t>目前已</w:t>
            </w:r>
            <w:r w:rsidR="001F1B37" w:rsidRPr="00897E30">
              <w:rPr>
                <w:rFonts w:hint="eastAsia"/>
                <w:noProof/>
                <w:highlight w:val="yellow"/>
                <w:rPrChange w:id="9" w:author="kwan关雪峰" w:date="2019-01-06T14:42:00Z">
                  <w:rPr>
                    <w:rFonts w:hint="eastAsia"/>
                    <w:noProof/>
                  </w:rPr>
                </w:rPrChange>
              </w:rPr>
              <w:t>有的解决方案仅</w:t>
            </w:r>
            <w:r w:rsidR="005A3120" w:rsidRPr="00897E30">
              <w:rPr>
                <w:rFonts w:hint="eastAsia"/>
                <w:noProof/>
                <w:highlight w:val="yellow"/>
                <w:rPrChange w:id="10" w:author="kwan关雪峰" w:date="2019-01-06T14:42:00Z">
                  <w:rPr>
                    <w:rFonts w:hint="eastAsia"/>
                    <w:noProof/>
                  </w:rPr>
                </w:rPrChange>
              </w:rPr>
              <w:t>有的</w:t>
            </w:r>
            <w:r w:rsidR="001F1B37" w:rsidRPr="00897E30">
              <w:rPr>
                <w:rFonts w:hint="eastAsia"/>
                <w:noProof/>
                <w:highlight w:val="yellow"/>
                <w:rPrChange w:id="11" w:author="kwan关雪峰" w:date="2019-01-06T14:42:00Z">
                  <w:rPr>
                    <w:rFonts w:hint="eastAsia"/>
                    <w:noProof/>
                  </w:rPr>
                </w:rPrChange>
              </w:rPr>
              <w:t>只能针对空间数据，对于时间属性没有很好的支持，</w:t>
            </w:r>
            <w:r w:rsidR="00E46CFC" w:rsidRPr="00897E30">
              <w:rPr>
                <w:rFonts w:hint="eastAsia"/>
                <w:noProof/>
                <w:highlight w:val="yellow"/>
                <w:rPrChange w:id="12" w:author="kwan关雪峰" w:date="2019-01-06T14:42:00Z">
                  <w:rPr>
                    <w:rFonts w:hint="eastAsia"/>
                    <w:noProof/>
                  </w:rPr>
                </w:rPrChange>
              </w:rPr>
              <w:t>无法进行</w:t>
            </w:r>
            <w:r w:rsidR="001F1B37" w:rsidRPr="00897E30">
              <w:rPr>
                <w:rFonts w:hint="eastAsia"/>
                <w:noProof/>
                <w:highlight w:val="yellow"/>
                <w:rPrChange w:id="13" w:author="kwan关雪峰" w:date="2019-01-06T14:42:00Z">
                  <w:rPr>
                    <w:rFonts w:hint="eastAsia"/>
                    <w:noProof/>
                  </w:rPr>
                </w:rPrChange>
              </w:rPr>
              <w:t>时空范围查询以及时空</w:t>
            </w:r>
            <w:r w:rsidR="001F1B37" w:rsidRPr="00897E30">
              <w:rPr>
                <w:noProof/>
                <w:highlight w:val="yellow"/>
                <w:rPrChange w:id="14" w:author="kwan关雪峰" w:date="2019-01-06T14:42:00Z">
                  <w:rPr>
                    <w:noProof/>
                  </w:rPr>
                </w:rPrChange>
              </w:rPr>
              <w:t>Knn</w:t>
            </w:r>
            <w:r w:rsidR="001F1B37" w:rsidRPr="00897E30">
              <w:rPr>
                <w:rFonts w:hint="eastAsia"/>
                <w:noProof/>
                <w:highlight w:val="yellow"/>
                <w:rPrChange w:id="15" w:author="kwan关雪峰" w:date="2019-01-06T14:42:00Z">
                  <w:rPr>
                    <w:rFonts w:hint="eastAsia"/>
                    <w:noProof/>
                  </w:rPr>
                </w:rPrChange>
              </w:rPr>
              <w:t>查询；</w:t>
            </w:r>
            <w:r w:rsidR="00290C96" w:rsidRPr="00897E30">
              <w:rPr>
                <w:rFonts w:hint="eastAsia"/>
                <w:noProof/>
                <w:highlight w:val="yellow"/>
                <w:rPrChange w:id="16" w:author="kwan关雪峰" w:date="2019-01-06T14:42:00Z">
                  <w:rPr>
                    <w:rFonts w:hint="eastAsia"/>
                    <w:noProof/>
                  </w:rPr>
                </w:rPrChange>
              </w:rPr>
              <w:t>而有的解决方案仅能针对点数据，而无法存储查询更为复杂的线、面数据</w:t>
            </w:r>
            <w:r w:rsidR="001F1B37" w:rsidRPr="00897E30">
              <w:rPr>
                <w:rFonts w:hint="eastAsia"/>
                <w:noProof/>
                <w:highlight w:val="yellow"/>
                <w:rPrChange w:id="17" w:author="kwan关雪峰" w:date="2019-01-06T14:42:00Z">
                  <w:rPr>
                    <w:rFonts w:hint="eastAsia"/>
                    <w:noProof/>
                  </w:rPr>
                </w:rPrChange>
              </w:rPr>
              <w:t>。</w:t>
            </w:r>
            <w:r w:rsidR="00BD2759" w:rsidRPr="00897E30">
              <w:rPr>
                <w:rFonts w:hint="eastAsia"/>
                <w:noProof/>
                <w:highlight w:val="yellow"/>
                <w:rPrChange w:id="18" w:author="kwan关雪峰" w:date="2019-01-06T14:42:00Z">
                  <w:rPr>
                    <w:rFonts w:hint="eastAsia"/>
                    <w:noProof/>
                  </w:rPr>
                </w:rPrChange>
              </w:rPr>
              <w:t>有的解决方案虽能够同时针对点、线面数据进行时空查询，但查询效率还有进一步提高的空间</w:t>
            </w:r>
            <w:r w:rsidR="00714CC3" w:rsidRPr="00897E30">
              <w:rPr>
                <w:rFonts w:hint="eastAsia"/>
                <w:noProof/>
                <w:highlight w:val="yellow"/>
                <w:rPrChange w:id="19" w:author="kwan关雪峰" w:date="2019-01-06T14:42:00Z">
                  <w:rPr>
                    <w:rFonts w:hint="eastAsia"/>
                    <w:noProof/>
                  </w:rPr>
                </w:rPrChange>
              </w:rPr>
              <w:t>，很难满足实时查询</w:t>
            </w:r>
            <w:r w:rsidR="00BD2759" w:rsidRPr="00897E30">
              <w:rPr>
                <w:rFonts w:hint="eastAsia"/>
                <w:noProof/>
                <w:highlight w:val="yellow"/>
                <w:rPrChange w:id="20" w:author="kwan关雪峰" w:date="2019-01-06T14:42:00Z">
                  <w:rPr>
                    <w:rFonts w:hint="eastAsia"/>
                    <w:noProof/>
                  </w:rPr>
                </w:rPrChange>
              </w:rPr>
              <w:t>。</w:t>
            </w:r>
          </w:p>
          <w:p w:rsidR="00C52976" w:rsidRDefault="00C52976" w:rsidP="006B33CB">
            <w:pPr>
              <w:spacing w:line="360" w:lineRule="auto"/>
              <w:ind w:firstLineChars="200" w:firstLine="420"/>
              <w:rPr>
                <w:noProof/>
              </w:rPr>
            </w:pPr>
            <w:r w:rsidRPr="006B33CB">
              <w:rPr>
                <w:rFonts w:hint="eastAsia"/>
                <w:szCs w:val="24"/>
              </w:rPr>
              <w:t>针对以上提到的情况和问题，本文拟</w:t>
            </w:r>
            <w:r>
              <w:rPr>
                <w:rFonts w:hint="eastAsia"/>
                <w:noProof/>
              </w:rPr>
              <w:t>在列数据库</w:t>
            </w:r>
            <w:r>
              <w:rPr>
                <w:rFonts w:hint="eastAsia"/>
                <w:noProof/>
              </w:rPr>
              <w:t>HBase</w:t>
            </w:r>
            <w:r>
              <w:rPr>
                <w:rFonts w:hint="eastAsia"/>
                <w:noProof/>
              </w:rPr>
              <w:t>的基础上，提出一套</w:t>
            </w:r>
            <w:r w:rsidRPr="00897E30">
              <w:rPr>
                <w:rFonts w:hint="eastAsia"/>
                <w:noProof/>
                <w:highlight w:val="yellow"/>
                <w:rPrChange w:id="21" w:author="kwan关雪峰" w:date="2019-01-06T14:42:00Z">
                  <w:rPr>
                    <w:rFonts w:hint="eastAsia"/>
                    <w:noProof/>
                  </w:rPr>
                </w:rPrChange>
              </w:rPr>
              <w:t>矢量数据</w:t>
            </w:r>
            <w:r>
              <w:rPr>
                <w:rFonts w:hint="eastAsia"/>
                <w:noProof/>
              </w:rPr>
              <w:t>的</w:t>
            </w:r>
            <w:ins w:id="22" w:author="kwan关雪峰" w:date="2019-01-06T14:46:00Z">
              <w:r w:rsidR="00897E30">
                <w:rPr>
                  <w:rFonts w:hint="eastAsia"/>
                  <w:noProof/>
                </w:rPr>
                <w:t>组织存储、时空</w:t>
              </w:r>
            </w:ins>
            <w:r>
              <w:rPr>
                <w:rFonts w:hint="eastAsia"/>
                <w:noProof/>
              </w:rPr>
              <w:t>索引、</w:t>
            </w:r>
            <w:del w:id="23" w:author="kwan关雪峰" w:date="2019-01-06T14:46:00Z">
              <w:r w:rsidDel="00897E30">
                <w:rPr>
                  <w:rFonts w:hint="eastAsia"/>
                  <w:noProof/>
                </w:rPr>
                <w:delText>存储</w:delText>
              </w:r>
              <w:r w:rsidR="001F1B37" w:rsidDel="00897E30">
                <w:rPr>
                  <w:rFonts w:hint="eastAsia"/>
                  <w:noProof/>
                </w:rPr>
                <w:delText>、</w:delText>
              </w:r>
            </w:del>
            <w:r w:rsidR="001F1B37">
              <w:rPr>
                <w:rFonts w:hint="eastAsia"/>
                <w:noProof/>
              </w:rPr>
              <w:t>查询</w:t>
            </w:r>
            <w:ins w:id="24" w:author="kwan关雪峰" w:date="2019-01-06T14:46:00Z">
              <w:r w:rsidR="00897E30">
                <w:rPr>
                  <w:rFonts w:hint="eastAsia"/>
                  <w:noProof/>
                </w:rPr>
                <w:t>检索</w:t>
              </w:r>
            </w:ins>
            <w:r>
              <w:rPr>
                <w:rFonts w:hint="eastAsia"/>
                <w:noProof/>
              </w:rPr>
              <w:t>方案，使其能够</w:t>
            </w:r>
            <w:r w:rsidR="001F1B37">
              <w:rPr>
                <w:rFonts w:hint="eastAsia"/>
                <w:noProof/>
              </w:rPr>
              <w:t>在分布式场景下存储海量的时空点、线、面对象，且同时</w:t>
            </w:r>
            <w:r w:rsidR="000E3022">
              <w:rPr>
                <w:rFonts w:hint="eastAsia"/>
                <w:noProof/>
              </w:rPr>
              <w:t>支持</w:t>
            </w:r>
            <w:r>
              <w:rPr>
                <w:rFonts w:hint="eastAsia"/>
                <w:noProof/>
              </w:rPr>
              <w:t>低延迟的</w:t>
            </w:r>
            <w:r w:rsidR="000E3022">
              <w:rPr>
                <w:rFonts w:hint="eastAsia"/>
                <w:noProof/>
              </w:rPr>
              <w:t>时空查询，</w:t>
            </w:r>
            <w:r>
              <w:rPr>
                <w:rFonts w:hint="eastAsia"/>
                <w:noProof/>
              </w:rPr>
              <w:t>K</w:t>
            </w:r>
            <w:r w:rsidR="006B33CB">
              <w:rPr>
                <w:noProof/>
              </w:rPr>
              <w:t>nn</w:t>
            </w:r>
            <w:r>
              <w:rPr>
                <w:rFonts w:hint="eastAsia"/>
                <w:noProof/>
              </w:rPr>
              <w:t>查询。</w:t>
            </w:r>
          </w:p>
          <w:p w:rsidR="007068DB" w:rsidRPr="006B33CB" w:rsidRDefault="00840B1C" w:rsidP="006B33CB">
            <w:pPr>
              <w:pStyle w:val="a7"/>
              <w:numPr>
                <w:ilvl w:val="0"/>
                <w:numId w:val="2"/>
              </w:numPr>
              <w:spacing w:line="360" w:lineRule="auto"/>
              <w:ind w:firstLineChars="0"/>
              <w:rPr>
                <w:rFonts w:ascii="宋体" w:hAnsi="宋体"/>
                <w:b/>
                <w:sz w:val="24"/>
                <w:szCs w:val="24"/>
              </w:rPr>
            </w:pPr>
            <w:r w:rsidRPr="006B33CB">
              <w:rPr>
                <w:rFonts w:ascii="宋体" w:hAnsi="宋体" w:hint="eastAsia"/>
                <w:b/>
                <w:szCs w:val="24"/>
              </w:rPr>
              <w:t>国内外研究现状</w:t>
            </w:r>
          </w:p>
          <w:p w:rsidR="009342AF" w:rsidRDefault="009342AF" w:rsidP="00665CED">
            <w:pPr>
              <w:spacing w:line="360" w:lineRule="auto"/>
              <w:ind w:firstLineChars="200" w:firstLine="420"/>
              <w:rPr>
                <w:ins w:id="25" w:author="kwan关雪峰" w:date="2019-01-06T14:52:00Z"/>
                <w:noProof/>
              </w:rPr>
            </w:pPr>
            <w:ins w:id="26" w:author="kwan关雪峰" w:date="2019-01-06T14:52:00Z">
              <w:r w:rsidRPr="009342AF">
                <w:rPr>
                  <w:rFonts w:hint="eastAsia"/>
                  <w:noProof/>
                  <w:highlight w:val="yellow"/>
                  <w:rPrChange w:id="27" w:author="kwan关雪峰" w:date="2019-01-06T14:52:00Z">
                    <w:rPr>
                      <w:rFonts w:hint="eastAsia"/>
                      <w:noProof/>
                    </w:rPr>
                  </w:rPrChange>
                </w:rPr>
                <w:t>分门别类写，按数据类型、存储环境、时空索引方案、。。。？</w:t>
              </w:r>
              <w:r>
                <w:rPr>
                  <w:rFonts w:hint="eastAsia"/>
                  <w:noProof/>
                  <w:highlight w:val="yellow"/>
                </w:rPr>
                <w:t>最后归结到</w:t>
              </w:r>
            </w:ins>
            <w:ins w:id="28" w:author="kwan关雪峰" w:date="2019-01-06T15:04:00Z">
              <w:r w:rsidR="00AF59B9">
                <w:rPr>
                  <w:rFonts w:hint="eastAsia"/>
                  <w:noProof/>
                  <w:highlight w:val="yellow"/>
                </w:rPr>
                <w:t>目前存在的</w:t>
              </w:r>
            </w:ins>
            <w:ins w:id="29" w:author="kwan关雪峰" w:date="2019-01-06T14:52:00Z">
              <w:r>
                <w:rPr>
                  <w:rFonts w:hint="eastAsia"/>
                  <w:noProof/>
                  <w:highlight w:val="yellow"/>
                </w:rPr>
                <w:t>问题</w:t>
              </w:r>
            </w:ins>
          </w:p>
          <w:p w:rsidR="004D76D0" w:rsidRDefault="004756B9" w:rsidP="00665CED">
            <w:pPr>
              <w:spacing w:line="360" w:lineRule="auto"/>
              <w:ind w:firstLineChars="200" w:firstLine="420"/>
              <w:rPr>
                <w:noProof/>
              </w:rPr>
            </w:pPr>
            <w:r w:rsidRPr="004756B9">
              <w:rPr>
                <w:noProof/>
              </w:rPr>
              <w:t>近年来，时空数据库的应用越来越广泛。随着数据量的增加，数据管理与数据查询更</w:t>
            </w:r>
            <w:r w:rsidR="00A67EC1">
              <w:rPr>
                <w:rFonts w:hint="eastAsia"/>
                <w:noProof/>
              </w:rPr>
              <w:t>为</w:t>
            </w:r>
            <w:r w:rsidRPr="004756B9">
              <w:rPr>
                <w:noProof/>
              </w:rPr>
              <w:t>复杂，在不断的更新、检索时空数据时需要消耗更多的资源</w:t>
            </w:r>
            <w:r w:rsidR="006E73D8">
              <w:rPr>
                <w:rFonts w:hint="eastAsia"/>
                <w:noProof/>
              </w:rPr>
              <w:t>。</w:t>
            </w:r>
            <w:r w:rsidRPr="004756B9">
              <w:rPr>
                <w:noProof/>
              </w:rPr>
              <w:t>为了提高时空数据库的性能，快速访问特定的时空数据</w:t>
            </w:r>
            <w:r w:rsidR="001C0E68">
              <w:rPr>
                <w:rFonts w:hint="eastAsia"/>
                <w:noProof/>
              </w:rPr>
              <w:t>，</w:t>
            </w:r>
            <w:r w:rsidRPr="004756B9">
              <w:rPr>
                <w:noProof/>
              </w:rPr>
              <w:t>有一些研究采用传统的分布式数据库作为时空数据库，在解决时空数据库的存储与可扩展性问题上取得了一定的进展，但它们一般是基于关系型数据库，采用不同的划分策略对数据在不同服务器上进行分片。这一方法存在扩</w:t>
            </w:r>
            <w:r w:rsidRPr="004756B9">
              <w:rPr>
                <w:noProof/>
              </w:rPr>
              <w:lastRenderedPageBreak/>
              <w:t>展性有限、软件结构复杂、成本较高等</w:t>
            </w:r>
            <w:r w:rsidR="001C0E68">
              <w:rPr>
                <w:rFonts w:hint="eastAsia"/>
                <w:noProof/>
              </w:rPr>
              <w:t>缺陷</w:t>
            </w:r>
            <w:r w:rsidRPr="004756B9">
              <w:rPr>
                <w:noProof/>
              </w:rPr>
              <w:t>。如</w:t>
            </w:r>
            <w:r w:rsidRPr="004756B9">
              <w:rPr>
                <w:noProof/>
              </w:rPr>
              <w:t xml:space="preserve"> PIST</w:t>
            </w:r>
            <w:r w:rsidRPr="004756B9">
              <w:rPr>
                <w:noProof/>
              </w:rPr>
              <w:t>和</w:t>
            </w:r>
            <w:r w:rsidRPr="004756B9">
              <w:rPr>
                <w:noProof/>
              </w:rPr>
              <w:t>TrajStore</w:t>
            </w:r>
            <w:r w:rsidRPr="004756B9">
              <w:rPr>
                <w:noProof/>
              </w:rPr>
              <w:t>这两个基于大时空数据存储研究的时空数据库，他们提出的是在非分布式存储环境下的时空数据分析，并不能适用于海量时空数据的存储与分析。</w:t>
            </w:r>
            <w:r w:rsidR="006E73D8">
              <w:rPr>
                <w:rFonts w:hint="eastAsia"/>
                <w:noProof/>
              </w:rPr>
              <w:t>在时空数据库中</w:t>
            </w:r>
            <w:r w:rsidRPr="004756B9">
              <w:rPr>
                <w:noProof/>
              </w:rPr>
              <w:t>索引的研究非常关键，如经典的空间索引</w:t>
            </w:r>
            <w:r w:rsidRPr="004756B9">
              <w:rPr>
                <w:noProof/>
              </w:rPr>
              <w:t xml:space="preserve"> R-tree</w:t>
            </w:r>
            <w:r w:rsidRPr="004756B9">
              <w:rPr>
                <w:noProof/>
              </w:rPr>
              <w:t>，它由</w:t>
            </w:r>
            <w:r w:rsidRPr="004756B9">
              <w:rPr>
                <w:noProof/>
              </w:rPr>
              <w:t xml:space="preserve"> B-tree</w:t>
            </w:r>
            <w:r w:rsidRPr="004756B9">
              <w:rPr>
                <w:noProof/>
              </w:rPr>
              <w:t>扩展而来，是一个高度平衡的树结构，能够有效的对空间数据进行处理。在</w:t>
            </w:r>
            <w:r w:rsidRPr="004756B9">
              <w:rPr>
                <w:noProof/>
              </w:rPr>
              <w:t xml:space="preserve"> R-tree </w:t>
            </w:r>
            <w:r w:rsidRPr="004756B9">
              <w:rPr>
                <w:noProof/>
              </w:rPr>
              <w:t>基础上，又提出了众多改进，如</w:t>
            </w:r>
            <w:r w:rsidRPr="004756B9">
              <w:rPr>
                <w:noProof/>
              </w:rPr>
              <w:t xml:space="preserve"> R*-tree</w:t>
            </w:r>
            <w:r w:rsidRPr="004756B9">
              <w:rPr>
                <w:noProof/>
              </w:rPr>
              <w:t>，</w:t>
            </w:r>
            <w:r w:rsidRPr="004756B9">
              <w:rPr>
                <w:noProof/>
              </w:rPr>
              <w:t xml:space="preserve">Beckman </w:t>
            </w:r>
            <w:r w:rsidRPr="004756B9">
              <w:rPr>
                <w:noProof/>
              </w:rPr>
              <w:t>等人对</w:t>
            </w:r>
            <w:r w:rsidRPr="004756B9">
              <w:rPr>
                <w:noProof/>
              </w:rPr>
              <w:t>R</w:t>
            </w:r>
            <w:r w:rsidRPr="004756B9">
              <w:rPr>
                <w:noProof/>
              </w:rPr>
              <w:t>树的插入算法和删除算法进行改进，使</w:t>
            </w:r>
            <w:r w:rsidRPr="004756B9">
              <w:rPr>
                <w:noProof/>
              </w:rPr>
              <w:t xml:space="preserve"> R </w:t>
            </w:r>
            <w:r w:rsidRPr="004756B9">
              <w:rPr>
                <w:noProof/>
              </w:rPr>
              <w:t>树的效果更好</w:t>
            </w:r>
            <w:r w:rsidR="00D5132A">
              <w:rPr>
                <w:rFonts w:hint="eastAsia"/>
                <w:noProof/>
              </w:rPr>
              <w:t>。</w:t>
            </w:r>
            <w:r w:rsidRPr="004756B9">
              <w:rPr>
                <w:noProof/>
              </w:rPr>
              <w:t>以上的研究只是在单机上建立索引和查询，并没有考虑如何在分布式环境中使用，受限于单机性能的瓶颈与成本的增加，如何改进传统时空索引以适应新的技术需求是亟待解决的问题</w:t>
            </w:r>
            <w:r>
              <w:rPr>
                <w:rFonts w:hint="eastAsia"/>
                <w:noProof/>
              </w:rPr>
              <w:t>。</w:t>
            </w:r>
          </w:p>
          <w:p w:rsidR="00773641" w:rsidRPr="00773641" w:rsidRDefault="00E60927" w:rsidP="00427810">
            <w:pPr>
              <w:spacing w:line="360" w:lineRule="auto"/>
              <w:ind w:firstLineChars="200" w:firstLine="420"/>
              <w:rPr>
                <w:noProof/>
                <w:color w:val="000000" w:themeColor="text1"/>
              </w:rPr>
            </w:pPr>
            <w:r w:rsidRPr="00E60927">
              <w:rPr>
                <w:noProof/>
              </w:rPr>
              <w:t>Ariel Cary</w:t>
            </w:r>
            <w:r w:rsidRPr="00E60927">
              <w:rPr>
                <w:noProof/>
              </w:rPr>
              <w:t>等人在</w:t>
            </w:r>
            <w:r w:rsidRPr="00E60927">
              <w:rPr>
                <w:noProof/>
              </w:rPr>
              <w:t xml:space="preserve"> MapReduce </w:t>
            </w:r>
            <w:r w:rsidRPr="00E60927">
              <w:rPr>
                <w:noProof/>
              </w:rPr>
              <w:t>框架下创建了</w:t>
            </w:r>
            <w:r w:rsidRPr="00E60927">
              <w:rPr>
                <w:noProof/>
              </w:rPr>
              <w:t xml:space="preserve"> R-tree</w:t>
            </w:r>
            <w:r w:rsidRPr="00E60927">
              <w:rPr>
                <w:noProof/>
              </w:rPr>
              <w:t>索引并行化的一般方法，即将空间数据划分成不同的分区，并在每个分区中创建单独的</w:t>
            </w:r>
            <w:r w:rsidRPr="00E60927">
              <w:rPr>
                <w:noProof/>
              </w:rPr>
              <w:t xml:space="preserve">R-tree </w:t>
            </w:r>
            <w:r w:rsidRPr="00E60927">
              <w:rPr>
                <w:noProof/>
              </w:rPr>
              <w:t>索引，最后将所有索引合并成一个</w:t>
            </w:r>
            <w:r w:rsidRPr="00E60927">
              <w:rPr>
                <w:noProof/>
              </w:rPr>
              <w:t>R-tree</w:t>
            </w:r>
            <w:r w:rsidRPr="00E60927">
              <w:rPr>
                <w:noProof/>
              </w:rPr>
              <w:t>。</w:t>
            </w:r>
            <w:r w:rsidRPr="00E60927">
              <w:rPr>
                <w:noProof/>
              </w:rPr>
              <w:t xml:space="preserve">Zhong Y </w:t>
            </w:r>
            <w:r w:rsidRPr="00E60927">
              <w:rPr>
                <w:noProof/>
              </w:rPr>
              <w:t>等人研究了在</w:t>
            </w:r>
            <w:r w:rsidRPr="00E60927">
              <w:rPr>
                <w:noProof/>
              </w:rPr>
              <w:t xml:space="preserve"> Hadoop </w:t>
            </w:r>
            <w:r w:rsidRPr="00E60927">
              <w:rPr>
                <w:noProof/>
              </w:rPr>
              <w:t>下进行时空查询的模式和方法，对地理数据进行聚合，同时采用了两层索引结构，可以有效的进行数据查询。但这些研究并没有在</w:t>
            </w:r>
            <w:r w:rsidRPr="00E60927">
              <w:rPr>
                <w:noProof/>
              </w:rPr>
              <w:t xml:space="preserve"> HDFS </w:t>
            </w:r>
            <w:r w:rsidRPr="00E60927">
              <w:rPr>
                <w:noProof/>
              </w:rPr>
              <w:t>层次进行索引的构建，具有很大的限制。</w:t>
            </w:r>
            <w:r w:rsidR="007068DB" w:rsidRPr="007068DB">
              <w:rPr>
                <w:noProof/>
              </w:rPr>
              <w:t>Ahmed Eldawy</w:t>
            </w:r>
            <w:r w:rsidR="007068DB" w:rsidRPr="007068DB">
              <w:rPr>
                <w:noProof/>
              </w:rPr>
              <w:t>等人研究出</w:t>
            </w:r>
            <w:r w:rsidR="007068DB" w:rsidRPr="007068DB">
              <w:rPr>
                <w:noProof/>
              </w:rPr>
              <w:t xml:space="preserve"> SpatialHadoop</w:t>
            </w:r>
            <w:r w:rsidR="007068DB" w:rsidRPr="007068DB">
              <w:rPr>
                <w:noProof/>
              </w:rPr>
              <w:t>，一个分布式空间存储与高效检索系统，该系统在</w:t>
            </w:r>
            <w:r w:rsidR="007068DB" w:rsidRPr="007068DB">
              <w:rPr>
                <w:noProof/>
              </w:rPr>
              <w:t xml:space="preserve"> HDFS </w:t>
            </w:r>
            <w:r w:rsidR="007068DB" w:rsidRPr="007068DB">
              <w:rPr>
                <w:noProof/>
              </w:rPr>
              <w:t>层次上进行修改，对空间数据构建</w:t>
            </w:r>
            <w:r w:rsidR="00AC3751">
              <w:rPr>
                <w:rFonts w:hint="eastAsia"/>
                <w:noProof/>
              </w:rPr>
              <w:t>格网</w:t>
            </w:r>
            <w:r w:rsidR="007068DB" w:rsidRPr="007068DB">
              <w:rPr>
                <w:noProof/>
              </w:rPr>
              <w:t>，</w:t>
            </w:r>
            <w:r w:rsidR="007068DB" w:rsidRPr="007068DB">
              <w:rPr>
                <w:noProof/>
              </w:rPr>
              <w:t>R-tree</w:t>
            </w:r>
            <w:r w:rsidR="007068DB" w:rsidRPr="007068DB">
              <w:rPr>
                <w:noProof/>
              </w:rPr>
              <w:t>，</w:t>
            </w:r>
            <w:r w:rsidR="007068DB" w:rsidRPr="007068DB">
              <w:rPr>
                <w:noProof/>
              </w:rPr>
              <w:t xml:space="preserve"> R+-tree </w:t>
            </w:r>
            <w:r w:rsidR="007068DB" w:rsidRPr="007068DB">
              <w:rPr>
                <w:noProof/>
              </w:rPr>
              <w:t>索引，具有开创性意义。但是系统只是针对空间数据，不能有效的用于处理时空数据。同时</w:t>
            </w:r>
            <w:r w:rsidR="007068DB" w:rsidRPr="007068DB">
              <w:rPr>
                <w:noProof/>
              </w:rPr>
              <w:t>Ahmed</w:t>
            </w:r>
            <w:r w:rsidR="00D5132A">
              <w:rPr>
                <w:noProof/>
              </w:rPr>
              <w:t xml:space="preserve"> </w:t>
            </w:r>
            <w:r w:rsidR="007068DB" w:rsidRPr="007068DB">
              <w:rPr>
                <w:noProof/>
              </w:rPr>
              <w:t>Eldawy</w:t>
            </w:r>
            <w:r w:rsidR="007068DB" w:rsidRPr="007068DB">
              <w:rPr>
                <w:noProof/>
              </w:rPr>
              <w:t>等人又在此基础上提出</w:t>
            </w:r>
            <w:r w:rsidR="007068DB" w:rsidRPr="007068DB">
              <w:rPr>
                <w:noProof/>
              </w:rPr>
              <w:t xml:space="preserve"> SHAHED</w:t>
            </w:r>
            <w:r w:rsidR="007068DB" w:rsidRPr="007068DB">
              <w:rPr>
                <w:noProof/>
              </w:rPr>
              <w:t>，一个用于</w:t>
            </w:r>
            <w:r w:rsidR="007068DB" w:rsidRPr="007068DB">
              <w:rPr>
                <w:noProof/>
              </w:rPr>
              <w:t xml:space="preserve"> NASA </w:t>
            </w:r>
            <w:r w:rsidR="007068DB" w:rsidRPr="007068DB">
              <w:rPr>
                <w:noProof/>
              </w:rPr>
              <w:t>存储和处理卫星数据的分布式时空系统，该系统按照年、月、日对卫星数据的时间属性进行划分，再以空间属性划分数据，最后在每个数据块中构建</w:t>
            </w:r>
            <w:r w:rsidR="007068DB" w:rsidRPr="007068DB">
              <w:rPr>
                <w:noProof/>
              </w:rPr>
              <w:t xml:space="preserve"> R-tree </w:t>
            </w:r>
            <w:r w:rsidR="007068DB" w:rsidRPr="007068DB">
              <w:rPr>
                <w:noProof/>
              </w:rPr>
              <w:t>索引等，检索时先对时间索引进行剪枝，然后通过检索空间索引结构缩小空间范围，</w:t>
            </w:r>
            <w:r w:rsidR="007068DB" w:rsidRPr="007068DB">
              <w:rPr>
                <w:noProof/>
              </w:rPr>
              <w:t xml:space="preserve"> </w:t>
            </w:r>
            <w:r w:rsidR="007068DB" w:rsidRPr="007068DB">
              <w:rPr>
                <w:noProof/>
              </w:rPr>
              <w:t>降低查询规模，但是该系统对数据的选用有很大的限制性不具有通用性，同时在对象随着时间变化移动方面不能进行处理。</w:t>
            </w:r>
            <w:r w:rsidR="009D36ED" w:rsidRPr="006920CC">
              <w:rPr>
                <w:rFonts w:hint="eastAsia"/>
                <w:noProof/>
              </w:rPr>
              <w:t>Nishimura</w:t>
            </w:r>
            <w:r w:rsidR="009D36ED" w:rsidRPr="006920CC">
              <w:rPr>
                <w:rFonts w:hint="eastAsia"/>
                <w:noProof/>
              </w:rPr>
              <w:t>面向</w:t>
            </w:r>
            <w:r w:rsidR="00D5132A">
              <w:rPr>
                <w:rFonts w:hint="eastAsia"/>
                <w:noProof/>
              </w:rPr>
              <w:t>LBS</w:t>
            </w:r>
            <w:r w:rsidR="009D36ED" w:rsidRPr="006920CC">
              <w:rPr>
                <w:rFonts w:hint="eastAsia"/>
                <w:noProof/>
              </w:rPr>
              <w:t>服务</w:t>
            </w:r>
            <w:r w:rsidR="001808F0" w:rsidRPr="006920CC">
              <w:rPr>
                <w:rFonts w:hint="eastAsia"/>
                <w:noProof/>
              </w:rPr>
              <w:t>，设计</w:t>
            </w:r>
            <w:r w:rsidR="00E94F7B">
              <w:rPr>
                <w:rFonts w:hint="eastAsia"/>
                <w:noProof/>
              </w:rPr>
              <w:t>了</w:t>
            </w:r>
            <w:r w:rsidR="00D37118">
              <w:rPr>
                <w:rFonts w:hint="eastAsia"/>
                <w:noProof/>
              </w:rPr>
              <w:t>md</w:t>
            </w:r>
            <w:r w:rsidR="001808F0" w:rsidRPr="006920CC">
              <w:rPr>
                <w:rFonts w:hint="eastAsia"/>
                <w:noProof/>
              </w:rPr>
              <w:t>-</w:t>
            </w:r>
            <w:r w:rsidR="00D37118">
              <w:rPr>
                <w:rFonts w:hint="eastAsia"/>
                <w:noProof/>
              </w:rPr>
              <w:t>hb</w:t>
            </w:r>
            <w:r w:rsidR="001808F0" w:rsidRPr="006920CC">
              <w:rPr>
                <w:noProof/>
              </w:rPr>
              <w:t>ase</w:t>
            </w:r>
            <w:r w:rsidR="001808F0" w:rsidRPr="006920CC">
              <w:rPr>
                <w:rFonts w:hint="eastAsia"/>
                <w:noProof/>
              </w:rPr>
              <w:t>来存储管理空间数据。</w:t>
            </w:r>
            <w:r w:rsidR="00197CFD">
              <w:rPr>
                <w:rFonts w:hint="eastAsia"/>
                <w:noProof/>
              </w:rPr>
              <w:t>其</w:t>
            </w:r>
            <w:r w:rsidR="00E81B86">
              <w:rPr>
                <w:rFonts w:hint="eastAsia"/>
                <w:noProof/>
              </w:rPr>
              <w:t>通过空间划分构建了基于</w:t>
            </w:r>
            <w:r w:rsidR="00197CFD">
              <w:rPr>
                <w:rFonts w:hint="eastAsia"/>
                <w:noProof/>
              </w:rPr>
              <w:t>四叉树和</w:t>
            </w:r>
            <w:r w:rsidR="00197CFD">
              <w:rPr>
                <w:rFonts w:hint="eastAsia"/>
                <w:noProof/>
              </w:rPr>
              <w:t>kd-tree</w:t>
            </w:r>
            <w:r w:rsidR="00E81B86">
              <w:rPr>
                <w:rFonts w:hint="eastAsia"/>
                <w:noProof/>
              </w:rPr>
              <w:t>的</w:t>
            </w:r>
            <w:r w:rsidR="00197CFD">
              <w:rPr>
                <w:rFonts w:hint="eastAsia"/>
                <w:noProof/>
              </w:rPr>
              <w:t>空间索引，</w:t>
            </w:r>
            <w:r w:rsidR="00D80BFC">
              <w:rPr>
                <w:rFonts w:hint="eastAsia"/>
                <w:noProof/>
              </w:rPr>
              <w:t>并在此基础上实现了范围查询和最邻近查询</w:t>
            </w:r>
            <w:r w:rsidR="00E94F7B">
              <w:rPr>
                <w:rFonts w:hint="eastAsia"/>
                <w:noProof/>
              </w:rPr>
              <w:t>，</w:t>
            </w:r>
            <w:r w:rsidR="00955F44">
              <w:rPr>
                <w:rFonts w:hint="eastAsia"/>
                <w:noProof/>
              </w:rPr>
              <w:t>但其不支持时间属性，无法完成时空查询</w:t>
            </w:r>
            <w:r w:rsidR="00993C91">
              <w:rPr>
                <w:rFonts w:hint="eastAsia"/>
                <w:noProof/>
              </w:rPr>
              <w:t>且仅支持点数据</w:t>
            </w:r>
            <w:r w:rsidR="00955F44">
              <w:rPr>
                <w:rFonts w:hint="eastAsia"/>
                <w:noProof/>
              </w:rPr>
              <w:t>。</w:t>
            </w:r>
            <w:r w:rsidR="00B257A7" w:rsidRPr="00773641">
              <w:rPr>
                <w:rFonts w:hint="eastAsia"/>
                <w:noProof/>
                <w:color w:val="000000" w:themeColor="text1"/>
              </w:rPr>
              <w:t>G-hbase</w:t>
            </w:r>
            <w:r w:rsidR="00B257A7" w:rsidRPr="00773641">
              <w:rPr>
                <w:noProof/>
                <w:color w:val="000000" w:themeColor="text1"/>
              </w:rPr>
              <w:t xml:space="preserve"> </w:t>
            </w:r>
            <w:r w:rsidR="00B257A7" w:rsidRPr="00773641">
              <w:rPr>
                <w:rFonts w:hint="eastAsia"/>
                <w:noProof/>
                <w:color w:val="000000" w:themeColor="text1"/>
              </w:rPr>
              <w:t>将空间经纬度编码后的</w:t>
            </w:r>
            <w:r w:rsidR="00B257A7" w:rsidRPr="00773641">
              <w:rPr>
                <w:rFonts w:hint="eastAsia"/>
                <w:noProof/>
                <w:color w:val="000000" w:themeColor="text1"/>
              </w:rPr>
              <w:t>Geohash</w:t>
            </w:r>
            <w:r w:rsidR="00B257A7" w:rsidRPr="00773641">
              <w:rPr>
                <w:rFonts w:hint="eastAsia"/>
                <w:noProof/>
                <w:color w:val="000000" w:themeColor="text1"/>
              </w:rPr>
              <w:t>作为行键，并利用行键作为第一层过滤，而其利用协处理器在每一个</w:t>
            </w:r>
            <w:r w:rsidR="00B257A7" w:rsidRPr="00773641">
              <w:rPr>
                <w:rFonts w:hint="eastAsia"/>
                <w:noProof/>
                <w:color w:val="000000" w:themeColor="text1"/>
              </w:rPr>
              <w:t>Region</w:t>
            </w:r>
            <w:r w:rsidR="00B257A7" w:rsidRPr="00773641">
              <w:rPr>
                <w:rFonts w:hint="eastAsia"/>
                <w:noProof/>
                <w:color w:val="000000" w:themeColor="text1"/>
              </w:rPr>
              <w:t>上构建</w:t>
            </w:r>
            <w:r w:rsidR="00B257A7" w:rsidRPr="00773641">
              <w:rPr>
                <w:rFonts w:hint="eastAsia"/>
                <w:noProof/>
                <w:color w:val="000000" w:themeColor="text1"/>
              </w:rPr>
              <w:t>R</w:t>
            </w:r>
            <w:r w:rsidR="00B257A7" w:rsidRPr="00773641">
              <w:rPr>
                <w:rFonts w:hint="eastAsia"/>
                <w:noProof/>
                <w:color w:val="000000" w:themeColor="text1"/>
              </w:rPr>
              <w:t>树，进一步精确查询条件。</w:t>
            </w:r>
            <w:r w:rsidR="00EB6DB8" w:rsidRPr="00773641">
              <w:rPr>
                <w:rFonts w:hint="eastAsia"/>
                <w:noProof/>
                <w:color w:val="000000" w:themeColor="text1"/>
              </w:rPr>
              <w:t>Geomes</w:t>
            </w:r>
            <w:r w:rsidR="00431872" w:rsidRPr="00773641">
              <w:rPr>
                <w:rFonts w:hint="eastAsia"/>
                <w:noProof/>
                <w:color w:val="000000" w:themeColor="text1"/>
              </w:rPr>
              <w:t>a</w:t>
            </w:r>
            <w:r w:rsidR="00EB6DB8" w:rsidRPr="00773641">
              <w:rPr>
                <w:rFonts w:hint="eastAsia"/>
                <w:noProof/>
                <w:color w:val="000000" w:themeColor="text1"/>
              </w:rPr>
              <w:t>是一种能够快速存储、索引以及提取时空大数据的分布式方案</w:t>
            </w:r>
            <w:r w:rsidR="00A707EF" w:rsidRPr="00773641">
              <w:rPr>
                <w:rFonts w:hint="eastAsia"/>
                <w:noProof/>
                <w:color w:val="000000" w:themeColor="text1"/>
              </w:rPr>
              <w:t>，</w:t>
            </w:r>
            <w:r w:rsidR="00EB6DB8" w:rsidRPr="00773641">
              <w:rPr>
                <w:rFonts w:hint="eastAsia"/>
                <w:noProof/>
                <w:color w:val="000000" w:themeColor="text1"/>
              </w:rPr>
              <w:t>其将</w:t>
            </w:r>
            <w:r w:rsidR="006E73D8" w:rsidRPr="00773641">
              <w:rPr>
                <w:rFonts w:hint="eastAsia"/>
                <w:noProof/>
                <w:color w:val="000000" w:themeColor="text1"/>
              </w:rPr>
              <w:t>空间转换的</w:t>
            </w:r>
            <w:r w:rsidR="006E73D8" w:rsidRPr="00773641">
              <w:rPr>
                <w:rFonts w:hint="eastAsia"/>
                <w:noProof/>
                <w:color w:val="000000" w:themeColor="text1"/>
              </w:rPr>
              <w:t>Z</w:t>
            </w:r>
            <w:r w:rsidR="006E73D8" w:rsidRPr="00773641">
              <w:rPr>
                <w:rFonts w:hint="eastAsia"/>
                <w:noProof/>
                <w:color w:val="000000" w:themeColor="text1"/>
              </w:rPr>
              <w:t>曲线</w:t>
            </w:r>
            <w:r w:rsidR="00EB6DB8" w:rsidRPr="00773641">
              <w:rPr>
                <w:rFonts w:hint="eastAsia"/>
                <w:noProof/>
                <w:color w:val="000000" w:themeColor="text1"/>
              </w:rPr>
              <w:t>和时间交叉编码作为时空索引</w:t>
            </w:r>
            <w:r w:rsidR="00A707EF" w:rsidRPr="00773641">
              <w:rPr>
                <w:rFonts w:hint="eastAsia"/>
                <w:noProof/>
                <w:color w:val="000000" w:themeColor="text1"/>
              </w:rPr>
              <w:t>，</w:t>
            </w:r>
            <w:r w:rsidR="00EB6DB8" w:rsidRPr="00773641">
              <w:rPr>
                <w:rFonts w:hint="eastAsia"/>
                <w:noProof/>
                <w:color w:val="000000" w:themeColor="text1"/>
              </w:rPr>
              <w:t>且</w:t>
            </w:r>
            <w:r w:rsidR="00EB6DB8" w:rsidRPr="00773641">
              <w:rPr>
                <w:rFonts w:hint="eastAsia"/>
                <w:noProof/>
                <w:color w:val="000000" w:themeColor="text1"/>
              </w:rPr>
              <w:t>Geomesa</w:t>
            </w:r>
            <w:r w:rsidR="00EB6DB8" w:rsidRPr="00773641">
              <w:rPr>
                <w:rFonts w:hint="eastAsia"/>
                <w:noProof/>
                <w:color w:val="000000" w:themeColor="text1"/>
              </w:rPr>
              <w:t>利用</w:t>
            </w:r>
            <w:r w:rsidR="00EB6DB8" w:rsidRPr="00773641">
              <w:rPr>
                <w:rFonts w:hint="eastAsia"/>
                <w:noProof/>
                <w:color w:val="000000" w:themeColor="text1"/>
              </w:rPr>
              <w:t>XZ</w:t>
            </w:r>
            <w:r w:rsidR="00EB6DB8" w:rsidRPr="00773641">
              <w:rPr>
                <w:rFonts w:hint="eastAsia"/>
                <w:noProof/>
                <w:color w:val="000000" w:themeColor="text1"/>
              </w:rPr>
              <w:t>曲线为空间数据</w:t>
            </w:r>
            <w:r w:rsidR="00C110E9" w:rsidRPr="00773641">
              <w:rPr>
                <w:rFonts w:hint="eastAsia"/>
                <w:noProof/>
                <w:color w:val="000000" w:themeColor="text1"/>
              </w:rPr>
              <w:t>中的线面数据做</w:t>
            </w:r>
            <w:r w:rsidR="00EB6DB8" w:rsidRPr="00773641">
              <w:rPr>
                <w:rFonts w:hint="eastAsia"/>
                <w:noProof/>
                <w:color w:val="000000" w:themeColor="text1"/>
              </w:rPr>
              <w:t>索引扩展。</w:t>
            </w:r>
            <w:r w:rsidR="00EB6DB8" w:rsidRPr="00773641">
              <w:rPr>
                <w:rFonts w:hint="eastAsia"/>
                <w:noProof/>
                <w:color w:val="000000" w:themeColor="text1"/>
              </w:rPr>
              <w:t>Geowave</w:t>
            </w:r>
            <w:r w:rsidR="00EB6DB8" w:rsidRPr="00773641">
              <w:rPr>
                <w:rFonts w:hint="eastAsia"/>
                <w:noProof/>
                <w:color w:val="000000" w:themeColor="text1"/>
              </w:rPr>
              <w:t>同样也是一个能存储，获取以及分析海量多维时空数据的分布式键值存储方案</w:t>
            </w:r>
            <w:r w:rsidR="00821EC0">
              <w:rPr>
                <w:rFonts w:hint="eastAsia"/>
                <w:noProof/>
                <w:color w:val="000000" w:themeColor="text1"/>
              </w:rPr>
              <w:t>，</w:t>
            </w:r>
            <w:r w:rsidR="00EB6DB8" w:rsidRPr="00773641">
              <w:rPr>
                <w:rFonts w:hint="eastAsia"/>
                <w:noProof/>
                <w:color w:val="000000" w:themeColor="text1"/>
              </w:rPr>
              <w:t>其使用</w:t>
            </w:r>
            <w:r w:rsidR="003B47E6" w:rsidRPr="00773641">
              <w:rPr>
                <w:rFonts w:hint="eastAsia"/>
                <w:noProof/>
                <w:color w:val="000000" w:themeColor="text1"/>
              </w:rPr>
              <w:t>C</w:t>
            </w:r>
            <w:r w:rsidR="00EB6DB8" w:rsidRPr="00773641">
              <w:rPr>
                <w:rFonts w:hint="eastAsia"/>
                <w:noProof/>
                <w:color w:val="000000" w:themeColor="text1"/>
              </w:rPr>
              <w:t>ompact</w:t>
            </w:r>
            <w:r w:rsidR="00EB6DB8" w:rsidRPr="00773641">
              <w:rPr>
                <w:noProof/>
                <w:color w:val="000000" w:themeColor="text1"/>
              </w:rPr>
              <w:t xml:space="preserve"> </w:t>
            </w:r>
            <w:r w:rsidR="00EB6DB8" w:rsidRPr="00773641">
              <w:rPr>
                <w:rFonts w:hint="eastAsia"/>
                <w:noProof/>
                <w:color w:val="000000" w:themeColor="text1"/>
              </w:rPr>
              <w:t>Hilbert</w:t>
            </w:r>
            <w:r w:rsidR="00EB6DB8" w:rsidRPr="00773641">
              <w:rPr>
                <w:rFonts w:hint="eastAsia"/>
                <w:noProof/>
                <w:color w:val="000000" w:themeColor="text1"/>
              </w:rPr>
              <w:t>曲线</w:t>
            </w:r>
            <w:r w:rsidR="00821EC0">
              <w:rPr>
                <w:rFonts w:hint="eastAsia"/>
                <w:noProof/>
                <w:color w:val="000000" w:themeColor="text1"/>
              </w:rPr>
              <w:t>将</w:t>
            </w:r>
            <w:r w:rsidR="006E73D8" w:rsidRPr="00773641">
              <w:rPr>
                <w:rFonts w:hint="eastAsia"/>
                <w:noProof/>
                <w:color w:val="000000" w:themeColor="text1"/>
              </w:rPr>
              <w:t>n</w:t>
            </w:r>
            <w:r w:rsidR="006E73D8" w:rsidRPr="00773641">
              <w:rPr>
                <w:rFonts w:hint="eastAsia"/>
                <w:noProof/>
                <w:color w:val="000000" w:themeColor="text1"/>
              </w:rPr>
              <w:t>维数据</w:t>
            </w:r>
            <w:r w:rsidR="00821EC0">
              <w:rPr>
                <w:rFonts w:hint="eastAsia"/>
                <w:noProof/>
                <w:color w:val="000000" w:themeColor="text1"/>
              </w:rPr>
              <w:t>一维表达</w:t>
            </w:r>
            <w:r w:rsidR="003B47E6" w:rsidRPr="00773641">
              <w:rPr>
                <w:rFonts w:hint="eastAsia"/>
                <w:noProof/>
                <w:color w:val="000000" w:themeColor="text1"/>
              </w:rPr>
              <w:t>，其中</w:t>
            </w:r>
            <w:r w:rsidR="00EB6DB8" w:rsidRPr="00773641">
              <w:rPr>
                <w:rFonts w:hint="eastAsia"/>
                <w:noProof/>
                <w:color w:val="000000" w:themeColor="text1"/>
              </w:rPr>
              <w:t>索引则表示</w:t>
            </w:r>
            <w:r w:rsidR="00EB6DB8" w:rsidRPr="00773641">
              <w:rPr>
                <w:rFonts w:hint="eastAsia"/>
                <w:noProof/>
                <w:color w:val="000000" w:themeColor="text1"/>
              </w:rPr>
              <w:t>Hilbert</w:t>
            </w:r>
            <w:r w:rsidR="00EB6DB8" w:rsidRPr="00773641">
              <w:rPr>
                <w:rFonts w:hint="eastAsia"/>
                <w:noProof/>
                <w:color w:val="000000" w:themeColor="text1"/>
              </w:rPr>
              <w:t>曲线中的</w:t>
            </w:r>
            <w:r w:rsidR="00EA47AD">
              <w:rPr>
                <w:rFonts w:hint="eastAsia"/>
                <w:noProof/>
                <w:color w:val="000000" w:themeColor="text1"/>
              </w:rPr>
              <w:t>某</w:t>
            </w:r>
            <w:r w:rsidR="00EB6DB8" w:rsidRPr="00773641">
              <w:rPr>
                <w:rFonts w:hint="eastAsia"/>
                <w:noProof/>
                <w:color w:val="000000" w:themeColor="text1"/>
              </w:rPr>
              <w:t>一</w:t>
            </w:r>
            <w:r w:rsidR="006E73D8" w:rsidRPr="00773641">
              <w:rPr>
                <w:rFonts w:hint="eastAsia"/>
                <w:noProof/>
                <w:color w:val="000000" w:themeColor="text1"/>
              </w:rPr>
              <w:t>层级中的</w:t>
            </w:r>
            <w:r w:rsidR="00EB6DB8" w:rsidRPr="00773641">
              <w:rPr>
                <w:rFonts w:hint="eastAsia"/>
                <w:noProof/>
                <w:color w:val="000000" w:themeColor="text1"/>
              </w:rPr>
              <w:t>格网</w:t>
            </w:r>
            <w:r w:rsidR="003B47E6" w:rsidRPr="00773641">
              <w:rPr>
                <w:rFonts w:hint="eastAsia"/>
                <w:noProof/>
                <w:color w:val="000000" w:themeColor="text1"/>
              </w:rPr>
              <w:t>单元</w:t>
            </w:r>
            <w:r w:rsidR="00993C91" w:rsidRPr="00773641">
              <w:rPr>
                <w:rFonts w:hint="eastAsia"/>
                <w:noProof/>
                <w:color w:val="000000" w:themeColor="text1"/>
              </w:rPr>
              <w:t>。</w:t>
            </w:r>
            <w:r w:rsidR="003B47E6" w:rsidRPr="00773641">
              <w:rPr>
                <w:noProof/>
                <w:color w:val="000000" w:themeColor="text1"/>
              </w:rPr>
              <w:t xml:space="preserve">A hybrid index model for eﬃcient spatio-temporal search in </w:t>
            </w:r>
            <w:r w:rsidR="003B47E6" w:rsidRPr="00773641">
              <w:rPr>
                <w:noProof/>
                <w:color w:val="000000" w:themeColor="text1"/>
              </w:rPr>
              <w:lastRenderedPageBreak/>
              <w:t>HBase</w:t>
            </w:r>
            <w:r w:rsidR="00547DDB" w:rsidRPr="00773641">
              <w:rPr>
                <w:rFonts w:hint="eastAsia"/>
                <w:noProof/>
                <w:color w:val="000000" w:themeColor="text1"/>
              </w:rPr>
              <w:t>对于时空点数据建立了两层索引，第一层以</w:t>
            </w:r>
            <w:r w:rsidR="00547DDB" w:rsidRPr="00773641">
              <w:rPr>
                <w:rFonts w:hint="eastAsia"/>
                <w:noProof/>
                <w:color w:val="000000" w:themeColor="text1"/>
              </w:rPr>
              <w:t>Z</w:t>
            </w:r>
            <w:r w:rsidR="00547DDB" w:rsidRPr="00773641">
              <w:rPr>
                <w:rFonts w:hint="eastAsia"/>
                <w:noProof/>
                <w:color w:val="000000" w:themeColor="text1"/>
              </w:rPr>
              <w:t>曲线作为行键对空间进行过滤。</w:t>
            </w:r>
            <w:r w:rsidR="002B5332" w:rsidRPr="00773641">
              <w:rPr>
                <w:rFonts w:hint="eastAsia"/>
                <w:noProof/>
                <w:color w:val="000000" w:themeColor="text1"/>
              </w:rPr>
              <w:t>在空间上相近的数据</w:t>
            </w:r>
            <w:r w:rsidR="00547DDB" w:rsidRPr="00773641">
              <w:rPr>
                <w:rFonts w:hint="eastAsia"/>
                <w:noProof/>
                <w:color w:val="000000" w:themeColor="text1"/>
              </w:rPr>
              <w:t>Z</w:t>
            </w:r>
            <w:r w:rsidR="00547DDB" w:rsidRPr="00773641">
              <w:rPr>
                <w:noProof/>
                <w:color w:val="000000" w:themeColor="text1"/>
              </w:rPr>
              <w:t xml:space="preserve"> </w:t>
            </w:r>
            <w:r w:rsidR="00547DDB" w:rsidRPr="00773641">
              <w:rPr>
                <w:rFonts w:hint="eastAsia"/>
                <w:noProof/>
                <w:color w:val="000000" w:themeColor="text1"/>
              </w:rPr>
              <w:t>order</w:t>
            </w:r>
            <w:r w:rsidR="00547DDB" w:rsidRPr="00773641">
              <w:rPr>
                <w:rFonts w:hint="eastAsia"/>
                <w:noProof/>
                <w:color w:val="000000" w:themeColor="text1"/>
              </w:rPr>
              <w:t>编码</w:t>
            </w:r>
            <w:r w:rsidR="002B5332" w:rsidRPr="00773641">
              <w:rPr>
                <w:rFonts w:hint="eastAsia"/>
                <w:noProof/>
                <w:color w:val="000000" w:themeColor="text1"/>
              </w:rPr>
              <w:t>相似</w:t>
            </w:r>
            <w:r w:rsidR="00547DDB" w:rsidRPr="00773641">
              <w:rPr>
                <w:rFonts w:hint="eastAsia"/>
                <w:noProof/>
                <w:color w:val="000000" w:themeColor="text1"/>
              </w:rPr>
              <w:t>，所以再</w:t>
            </w:r>
            <w:r w:rsidR="00A86F3D" w:rsidRPr="00773641">
              <w:rPr>
                <w:rFonts w:hint="eastAsia"/>
                <w:noProof/>
                <w:color w:val="000000" w:themeColor="text1"/>
              </w:rPr>
              <w:t>以行键排序的</w:t>
            </w:r>
            <w:r w:rsidR="00547DDB" w:rsidRPr="00773641">
              <w:rPr>
                <w:rFonts w:hint="eastAsia"/>
                <w:noProof/>
                <w:color w:val="000000" w:themeColor="text1"/>
              </w:rPr>
              <w:t>H</w:t>
            </w:r>
            <w:r w:rsidR="00535AA1" w:rsidRPr="00773641">
              <w:rPr>
                <w:rFonts w:hint="eastAsia"/>
                <w:noProof/>
                <w:color w:val="000000" w:themeColor="text1"/>
              </w:rPr>
              <w:t>B</w:t>
            </w:r>
            <w:r w:rsidR="00547DDB" w:rsidRPr="00773641">
              <w:rPr>
                <w:rFonts w:hint="eastAsia"/>
                <w:noProof/>
                <w:color w:val="000000" w:themeColor="text1"/>
              </w:rPr>
              <w:t>ase</w:t>
            </w:r>
            <w:r w:rsidR="00547DDB" w:rsidRPr="00773641">
              <w:rPr>
                <w:rFonts w:hint="eastAsia"/>
                <w:noProof/>
                <w:color w:val="000000" w:themeColor="text1"/>
              </w:rPr>
              <w:t>的</w:t>
            </w:r>
            <w:r w:rsidR="00547DDB" w:rsidRPr="00773641">
              <w:rPr>
                <w:rFonts w:hint="eastAsia"/>
                <w:noProof/>
                <w:color w:val="000000" w:themeColor="text1"/>
              </w:rPr>
              <w:t>Region</w:t>
            </w:r>
            <w:r w:rsidR="00547DDB" w:rsidRPr="00773641">
              <w:rPr>
                <w:noProof/>
                <w:color w:val="000000" w:themeColor="text1"/>
              </w:rPr>
              <w:t xml:space="preserve"> </w:t>
            </w:r>
            <w:r w:rsidR="00547DDB" w:rsidRPr="00773641">
              <w:rPr>
                <w:rFonts w:hint="eastAsia"/>
                <w:noProof/>
                <w:color w:val="000000" w:themeColor="text1"/>
              </w:rPr>
              <w:t>Server</w:t>
            </w:r>
            <w:r w:rsidR="00547DDB" w:rsidRPr="00773641">
              <w:rPr>
                <w:rFonts w:hint="eastAsia"/>
                <w:noProof/>
                <w:color w:val="000000" w:themeColor="text1"/>
              </w:rPr>
              <w:t>上</w:t>
            </w:r>
            <w:r w:rsidR="00A86F3D" w:rsidRPr="00773641">
              <w:rPr>
                <w:rFonts w:hint="eastAsia"/>
                <w:noProof/>
                <w:color w:val="000000" w:themeColor="text1"/>
              </w:rPr>
              <w:t>存储时</w:t>
            </w:r>
            <w:r w:rsidR="00496368" w:rsidRPr="00773641">
              <w:rPr>
                <w:rFonts w:hint="eastAsia"/>
                <w:noProof/>
                <w:color w:val="000000" w:themeColor="text1"/>
              </w:rPr>
              <w:t>也更加靠近</w:t>
            </w:r>
            <w:r w:rsidR="00547DDB" w:rsidRPr="00773641">
              <w:rPr>
                <w:rFonts w:hint="eastAsia"/>
                <w:noProof/>
                <w:color w:val="000000" w:themeColor="text1"/>
              </w:rPr>
              <w:t>。</w:t>
            </w:r>
            <w:r w:rsidR="00C86C00">
              <w:rPr>
                <w:rFonts w:hint="eastAsia"/>
                <w:noProof/>
                <w:color w:val="000000" w:themeColor="text1"/>
              </w:rPr>
              <w:t>且</w:t>
            </w:r>
            <w:r w:rsidR="00547DDB" w:rsidRPr="00773641">
              <w:rPr>
                <w:rFonts w:hint="eastAsia"/>
                <w:noProof/>
                <w:color w:val="000000" w:themeColor="text1"/>
              </w:rPr>
              <w:t>在</w:t>
            </w:r>
            <w:r w:rsidR="00A86F3D" w:rsidRPr="00773641">
              <w:rPr>
                <w:rFonts w:hint="eastAsia"/>
                <w:noProof/>
                <w:color w:val="000000" w:themeColor="text1"/>
              </w:rPr>
              <w:t>各个</w:t>
            </w:r>
            <w:r w:rsidR="00547DDB" w:rsidRPr="00773641">
              <w:rPr>
                <w:rFonts w:hint="eastAsia"/>
                <w:noProof/>
                <w:color w:val="000000" w:themeColor="text1"/>
              </w:rPr>
              <w:t>Region</w:t>
            </w:r>
            <w:r w:rsidR="00547DDB" w:rsidRPr="00773641">
              <w:rPr>
                <w:noProof/>
                <w:color w:val="000000" w:themeColor="text1"/>
              </w:rPr>
              <w:t xml:space="preserve"> </w:t>
            </w:r>
            <w:r w:rsidR="00547DDB" w:rsidRPr="00773641">
              <w:rPr>
                <w:rFonts w:hint="eastAsia"/>
                <w:noProof/>
                <w:color w:val="000000" w:themeColor="text1"/>
              </w:rPr>
              <w:t>Server</w:t>
            </w:r>
            <w:r w:rsidR="00547DDB" w:rsidRPr="00773641">
              <w:rPr>
                <w:rFonts w:hint="eastAsia"/>
                <w:noProof/>
                <w:color w:val="000000" w:themeColor="text1"/>
              </w:rPr>
              <w:t>上，其</w:t>
            </w:r>
            <w:r w:rsidR="00A86F3D" w:rsidRPr="00773641">
              <w:rPr>
                <w:rFonts w:hint="eastAsia"/>
                <w:noProof/>
                <w:color w:val="000000" w:themeColor="text1"/>
              </w:rPr>
              <w:t>对时空三维</w:t>
            </w:r>
            <w:r w:rsidR="00762767">
              <w:rPr>
                <w:rFonts w:hint="eastAsia"/>
                <w:noProof/>
                <w:color w:val="000000" w:themeColor="text1"/>
              </w:rPr>
              <w:t>进行归一化后，</w:t>
            </w:r>
            <w:r w:rsidR="00A86F3D" w:rsidRPr="00773641">
              <w:rPr>
                <w:rFonts w:hint="eastAsia"/>
                <w:noProof/>
                <w:color w:val="000000" w:themeColor="text1"/>
              </w:rPr>
              <w:t>整体</w:t>
            </w:r>
            <w:r w:rsidR="00547DDB" w:rsidRPr="00773641">
              <w:rPr>
                <w:rFonts w:hint="eastAsia"/>
                <w:noProof/>
                <w:color w:val="000000" w:themeColor="text1"/>
              </w:rPr>
              <w:t>建立</w:t>
            </w:r>
            <w:r w:rsidR="00A86F3D" w:rsidRPr="00773641">
              <w:rPr>
                <w:rFonts w:hint="eastAsia"/>
                <w:noProof/>
                <w:color w:val="000000" w:themeColor="text1"/>
              </w:rPr>
              <w:t>了一颗基于</w:t>
            </w:r>
            <w:r w:rsidR="00547DDB" w:rsidRPr="00773641">
              <w:rPr>
                <w:rFonts w:hint="eastAsia"/>
                <w:noProof/>
                <w:color w:val="000000" w:themeColor="text1"/>
              </w:rPr>
              <w:t>内存的八叉树</w:t>
            </w:r>
            <w:r w:rsidR="000B6669" w:rsidRPr="00773641">
              <w:rPr>
                <w:rFonts w:hint="eastAsia"/>
                <w:noProof/>
                <w:color w:val="000000" w:themeColor="text1"/>
              </w:rPr>
              <w:t>，</w:t>
            </w:r>
            <w:r w:rsidR="00547DDB" w:rsidRPr="00773641">
              <w:rPr>
                <w:rFonts w:hint="eastAsia"/>
                <w:noProof/>
                <w:color w:val="000000" w:themeColor="text1"/>
              </w:rPr>
              <w:t>用于进一步</w:t>
            </w:r>
            <w:r w:rsidR="000B6669" w:rsidRPr="00773641">
              <w:rPr>
                <w:rFonts w:hint="eastAsia"/>
                <w:noProof/>
                <w:color w:val="000000" w:themeColor="text1"/>
              </w:rPr>
              <w:t>过滤</w:t>
            </w:r>
            <w:r w:rsidR="00966847" w:rsidRPr="00773641">
              <w:rPr>
                <w:rFonts w:hint="eastAsia"/>
                <w:noProof/>
                <w:color w:val="000000" w:themeColor="text1"/>
              </w:rPr>
              <w:t>从而提高查询效率。</w:t>
            </w:r>
            <w:r w:rsidR="00427810" w:rsidRPr="00427810">
              <w:rPr>
                <w:color w:val="000000"/>
                <w:szCs w:val="18"/>
              </w:rPr>
              <w:t>Ma Y</w:t>
            </w:r>
            <w:r w:rsidR="00773641" w:rsidRPr="00773641">
              <w:rPr>
                <w:rFonts w:hint="eastAsia"/>
                <w:noProof/>
                <w:color w:val="000000" w:themeColor="text1"/>
              </w:rPr>
              <w:t>将时间进行粗粒度划分并建立</w:t>
            </w:r>
            <w:r w:rsidR="00773641" w:rsidRPr="00773641">
              <w:rPr>
                <w:rFonts w:hint="eastAsia"/>
                <w:noProof/>
                <w:color w:val="000000" w:themeColor="text1"/>
              </w:rPr>
              <w:t>B+</w:t>
            </w:r>
            <w:r w:rsidR="00773641" w:rsidRPr="00773641">
              <w:rPr>
                <w:rFonts w:hint="eastAsia"/>
                <w:noProof/>
                <w:color w:val="000000" w:themeColor="text1"/>
              </w:rPr>
              <w:t>树，且在各个时间段下单独构建</w:t>
            </w:r>
            <w:r w:rsidR="00773641" w:rsidRPr="00773641">
              <w:rPr>
                <w:rFonts w:hint="eastAsia"/>
                <w:noProof/>
                <w:color w:val="000000" w:themeColor="text1"/>
              </w:rPr>
              <w:t>R</w:t>
            </w:r>
            <w:r w:rsidR="00773641" w:rsidRPr="00773641">
              <w:rPr>
                <w:rFonts w:hint="eastAsia"/>
                <w:noProof/>
                <w:color w:val="000000" w:themeColor="text1"/>
              </w:rPr>
              <w:t>树进行空间划分。</w:t>
            </w:r>
          </w:p>
          <w:p w:rsidR="005548D9" w:rsidRPr="00773641" w:rsidRDefault="0081404A" w:rsidP="00773641">
            <w:pPr>
              <w:spacing w:line="360" w:lineRule="auto"/>
              <w:ind w:firstLineChars="200" w:firstLine="420"/>
              <w:rPr>
                <w:color w:val="000000" w:themeColor="text1"/>
                <w:szCs w:val="24"/>
              </w:rPr>
            </w:pPr>
            <w:r w:rsidRPr="00773641">
              <w:rPr>
                <w:rFonts w:hint="eastAsia"/>
                <w:color w:val="000000" w:themeColor="text1"/>
                <w:szCs w:val="24"/>
              </w:rPr>
              <w:t>综上</w:t>
            </w:r>
            <w:r w:rsidR="0013462E">
              <w:rPr>
                <w:rFonts w:hint="eastAsia"/>
                <w:color w:val="000000" w:themeColor="text1"/>
                <w:szCs w:val="24"/>
              </w:rPr>
              <w:t>可知</w:t>
            </w:r>
            <w:r w:rsidR="00535AA1" w:rsidRPr="00773641">
              <w:rPr>
                <w:rFonts w:hint="eastAsia"/>
                <w:color w:val="000000" w:themeColor="text1"/>
                <w:szCs w:val="24"/>
              </w:rPr>
              <w:t>，</w:t>
            </w:r>
            <w:r w:rsidRPr="00773641">
              <w:rPr>
                <w:rFonts w:hint="eastAsia"/>
                <w:color w:val="000000" w:themeColor="text1"/>
                <w:szCs w:val="24"/>
              </w:rPr>
              <w:t>在大数据背景下，现有的</w:t>
            </w:r>
            <w:r w:rsidR="00B257A7">
              <w:rPr>
                <w:rFonts w:hint="eastAsia"/>
                <w:color w:val="000000" w:themeColor="text1"/>
                <w:szCs w:val="24"/>
              </w:rPr>
              <w:t>解决方案</w:t>
            </w:r>
            <w:r w:rsidRPr="00773641">
              <w:rPr>
                <w:rFonts w:hint="eastAsia"/>
                <w:color w:val="000000" w:themeColor="text1"/>
                <w:szCs w:val="24"/>
              </w:rPr>
              <w:t>都以</w:t>
            </w:r>
            <w:proofErr w:type="spellStart"/>
            <w:r w:rsidRPr="00773641">
              <w:rPr>
                <w:rFonts w:hint="eastAsia"/>
                <w:color w:val="000000" w:themeColor="text1"/>
                <w:szCs w:val="24"/>
              </w:rPr>
              <w:t>HBase</w:t>
            </w:r>
            <w:proofErr w:type="spellEnd"/>
            <w:r w:rsidRPr="00773641">
              <w:rPr>
                <w:rFonts w:hint="eastAsia"/>
                <w:color w:val="000000" w:themeColor="text1"/>
                <w:szCs w:val="24"/>
              </w:rPr>
              <w:t>等</w:t>
            </w:r>
            <w:r w:rsidR="001C685A">
              <w:rPr>
                <w:rFonts w:hint="eastAsia"/>
                <w:color w:val="000000" w:themeColor="text1"/>
                <w:szCs w:val="24"/>
              </w:rPr>
              <w:t>列式</w:t>
            </w:r>
            <w:r w:rsidRPr="00773641">
              <w:rPr>
                <w:rFonts w:hint="eastAsia"/>
                <w:color w:val="000000" w:themeColor="text1"/>
                <w:szCs w:val="24"/>
              </w:rPr>
              <w:t>分布式数据库为主流</w:t>
            </w:r>
            <w:r w:rsidR="00D74717" w:rsidRPr="00773641">
              <w:rPr>
                <w:rFonts w:hint="eastAsia"/>
                <w:color w:val="000000" w:themeColor="text1"/>
                <w:szCs w:val="24"/>
              </w:rPr>
              <w:t>研究方向</w:t>
            </w:r>
            <w:r w:rsidRPr="00773641">
              <w:rPr>
                <w:rFonts w:hint="eastAsia"/>
                <w:color w:val="000000" w:themeColor="text1"/>
                <w:szCs w:val="24"/>
              </w:rPr>
              <w:t>。</w:t>
            </w:r>
            <w:r w:rsidR="00B257A7">
              <w:rPr>
                <w:rFonts w:hint="eastAsia"/>
                <w:color w:val="000000" w:themeColor="text1"/>
                <w:szCs w:val="24"/>
              </w:rPr>
              <w:t>目前很难找到同时支持点、线、面数据的时空数据方案，</w:t>
            </w:r>
            <w:r w:rsidR="00B257A7" w:rsidRPr="00773641">
              <w:rPr>
                <w:rFonts w:hint="eastAsia"/>
                <w:color w:val="000000" w:themeColor="text1"/>
                <w:szCs w:val="24"/>
              </w:rPr>
              <w:t>而单纯的</w:t>
            </w:r>
            <w:proofErr w:type="gramStart"/>
            <w:r w:rsidR="00B257A7" w:rsidRPr="00773641">
              <w:rPr>
                <w:rFonts w:hint="eastAsia"/>
                <w:color w:val="000000" w:themeColor="text1"/>
                <w:szCs w:val="24"/>
              </w:rPr>
              <w:t>以行键</w:t>
            </w:r>
            <w:proofErr w:type="spellStart"/>
            <w:proofErr w:type="gramEnd"/>
            <w:r w:rsidR="00B257A7" w:rsidRPr="00773641">
              <w:rPr>
                <w:rFonts w:hint="eastAsia"/>
                <w:color w:val="000000" w:themeColor="text1"/>
                <w:szCs w:val="24"/>
              </w:rPr>
              <w:t>Rowkey</w:t>
            </w:r>
            <w:proofErr w:type="spellEnd"/>
            <w:r w:rsidR="00B257A7" w:rsidRPr="00773641">
              <w:rPr>
                <w:rFonts w:hint="eastAsia"/>
                <w:color w:val="000000" w:themeColor="text1"/>
                <w:szCs w:val="24"/>
              </w:rPr>
              <w:t>作为索引很难同时满足矢量数据高效的时空查询以及</w:t>
            </w:r>
            <w:proofErr w:type="spellStart"/>
            <w:r w:rsidR="00B257A7" w:rsidRPr="00773641">
              <w:rPr>
                <w:rFonts w:hint="eastAsia"/>
                <w:color w:val="000000" w:themeColor="text1"/>
                <w:szCs w:val="24"/>
              </w:rPr>
              <w:t>Knn</w:t>
            </w:r>
            <w:proofErr w:type="spellEnd"/>
            <w:r w:rsidR="00B257A7" w:rsidRPr="00773641">
              <w:rPr>
                <w:rFonts w:hint="eastAsia"/>
                <w:color w:val="000000" w:themeColor="text1"/>
                <w:szCs w:val="24"/>
              </w:rPr>
              <w:t>查询。</w:t>
            </w:r>
          </w:p>
          <w:p w:rsidR="009E1EF8" w:rsidRPr="009E1EF8" w:rsidRDefault="009E1EF8" w:rsidP="005548D9">
            <w:pPr>
              <w:pStyle w:val="a7"/>
              <w:spacing w:line="360" w:lineRule="auto"/>
              <w:ind w:leftChars="28" w:left="59" w:firstLineChars="0" w:firstLine="0"/>
              <w:rPr>
                <w:rFonts w:ascii="黑体" w:eastAsia="黑体" w:hAnsi="黑体"/>
                <w:sz w:val="24"/>
                <w:szCs w:val="24"/>
              </w:rPr>
            </w:pPr>
            <w:r w:rsidRPr="009E1EF8">
              <w:rPr>
                <w:rFonts w:ascii="黑体" w:eastAsia="黑体" w:hAnsi="黑体" w:hint="eastAsia"/>
                <w:sz w:val="24"/>
                <w:szCs w:val="24"/>
              </w:rPr>
              <w:t>三、本人的研究计划，包括研究目标、内容、</w:t>
            </w:r>
            <w:proofErr w:type="gramStart"/>
            <w:r w:rsidRPr="009E1EF8">
              <w:rPr>
                <w:rFonts w:ascii="黑体" w:eastAsia="黑体" w:hAnsi="黑体" w:hint="eastAsia"/>
                <w:sz w:val="24"/>
                <w:szCs w:val="24"/>
              </w:rPr>
              <w:t>拟突破</w:t>
            </w:r>
            <w:proofErr w:type="gramEnd"/>
            <w:r w:rsidRPr="009E1EF8">
              <w:rPr>
                <w:rFonts w:ascii="黑体" w:eastAsia="黑体" w:hAnsi="黑体" w:hint="eastAsia"/>
                <w:sz w:val="24"/>
                <w:szCs w:val="24"/>
              </w:rPr>
              <w:t>的难题或攻克的难关、自己的创新或特色、实验方案或写作计划等</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研究目标</w:t>
            </w:r>
          </w:p>
          <w:p w:rsidR="00ED636B" w:rsidRDefault="004E4D67" w:rsidP="004E4D67">
            <w:pPr>
              <w:pStyle w:val="a7"/>
              <w:spacing w:line="360" w:lineRule="auto"/>
              <w:ind w:leftChars="28" w:left="59"/>
              <w:rPr>
                <w:szCs w:val="24"/>
              </w:rPr>
            </w:pPr>
            <w:r>
              <w:rPr>
                <w:rFonts w:hint="eastAsia"/>
                <w:szCs w:val="24"/>
              </w:rPr>
              <w:t>针对上述研究现状以及存在的问题，本文旨在</w:t>
            </w:r>
            <w:r w:rsidRPr="00FE59C9">
              <w:rPr>
                <w:rFonts w:hint="eastAsia"/>
                <w:szCs w:val="24"/>
              </w:rPr>
              <w:t>设计一套</w:t>
            </w:r>
            <w:r>
              <w:rPr>
                <w:rFonts w:hint="eastAsia"/>
                <w:szCs w:val="24"/>
              </w:rPr>
              <w:t>面向海量时空数据的分布式组织</w:t>
            </w:r>
            <w:r w:rsidR="0066274D">
              <w:rPr>
                <w:rFonts w:hint="eastAsia"/>
                <w:szCs w:val="24"/>
              </w:rPr>
              <w:t>管理</w:t>
            </w:r>
            <w:r>
              <w:rPr>
                <w:rFonts w:hint="eastAsia"/>
                <w:szCs w:val="24"/>
              </w:rPr>
              <w:t>与查询</w:t>
            </w:r>
            <w:r w:rsidR="00ED636B">
              <w:rPr>
                <w:rFonts w:hint="eastAsia"/>
                <w:szCs w:val="24"/>
              </w:rPr>
              <w:t>方法</w:t>
            </w:r>
            <w:r>
              <w:rPr>
                <w:rFonts w:hint="eastAsia"/>
                <w:szCs w:val="24"/>
              </w:rPr>
              <w:t>。该</w:t>
            </w:r>
            <w:r w:rsidR="00ED636B">
              <w:rPr>
                <w:rFonts w:hint="eastAsia"/>
                <w:szCs w:val="24"/>
              </w:rPr>
              <w:t>方法</w:t>
            </w:r>
            <w:r w:rsidR="00D95308">
              <w:rPr>
                <w:rFonts w:hint="eastAsia"/>
                <w:szCs w:val="24"/>
              </w:rPr>
              <w:t>能够</w:t>
            </w:r>
            <w:r w:rsidR="00D85657">
              <w:rPr>
                <w:rFonts w:hint="eastAsia"/>
                <w:szCs w:val="24"/>
              </w:rPr>
              <w:t>同时存储</w:t>
            </w:r>
            <w:r w:rsidR="00427810">
              <w:rPr>
                <w:rFonts w:hint="eastAsia"/>
                <w:szCs w:val="24"/>
              </w:rPr>
              <w:t>海量的</w:t>
            </w:r>
            <w:r w:rsidR="00D85657">
              <w:rPr>
                <w:rFonts w:hint="eastAsia"/>
                <w:szCs w:val="24"/>
              </w:rPr>
              <w:t>点、线、面对象</w:t>
            </w:r>
            <w:r w:rsidR="003B788B">
              <w:rPr>
                <w:rFonts w:hint="eastAsia"/>
                <w:szCs w:val="24"/>
              </w:rPr>
              <w:t>。</w:t>
            </w:r>
            <w:r w:rsidR="008602F2">
              <w:rPr>
                <w:rFonts w:hint="eastAsia"/>
                <w:szCs w:val="24"/>
              </w:rPr>
              <w:t>且该方法</w:t>
            </w:r>
            <w:r w:rsidR="0024015A">
              <w:rPr>
                <w:rFonts w:hint="eastAsia"/>
                <w:szCs w:val="24"/>
              </w:rPr>
              <w:t>能够</w:t>
            </w:r>
            <w:r w:rsidR="001F4648">
              <w:rPr>
                <w:rFonts w:hint="eastAsia"/>
                <w:szCs w:val="24"/>
              </w:rPr>
              <w:t>建立</w:t>
            </w:r>
            <w:r w:rsidR="003B788B">
              <w:rPr>
                <w:rFonts w:hint="eastAsia"/>
                <w:szCs w:val="24"/>
              </w:rPr>
              <w:t>基于时空剖分的</w:t>
            </w:r>
            <w:r w:rsidR="001F4648">
              <w:rPr>
                <w:rFonts w:hint="eastAsia"/>
                <w:szCs w:val="24"/>
              </w:rPr>
              <w:t>时空编码索引，</w:t>
            </w:r>
            <w:r w:rsidR="008602F2">
              <w:rPr>
                <w:rFonts w:hint="eastAsia"/>
                <w:szCs w:val="24"/>
              </w:rPr>
              <w:t>进行</w:t>
            </w:r>
            <w:r w:rsidR="001F4648">
              <w:rPr>
                <w:rFonts w:hint="eastAsia"/>
                <w:szCs w:val="24"/>
              </w:rPr>
              <w:t>高效的时空范围查询以及</w:t>
            </w:r>
            <w:proofErr w:type="spellStart"/>
            <w:r w:rsidR="001F4648">
              <w:rPr>
                <w:rFonts w:hint="eastAsia"/>
                <w:szCs w:val="24"/>
              </w:rPr>
              <w:t>Knn</w:t>
            </w:r>
            <w:proofErr w:type="spellEnd"/>
            <w:r w:rsidR="001F4648">
              <w:rPr>
                <w:rFonts w:hint="eastAsia"/>
                <w:szCs w:val="24"/>
              </w:rPr>
              <w:t>查询。</w:t>
            </w:r>
            <w:ins w:id="30" w:author="kwan关雪峰" w:date="2019-01-06T14:53:00Z">
              <w:r w:rsidR="0039257B" w:rsidRPr="0039257B">
                <w:rPr>
                  <w:rFonts w:hint="eastAsia"/>
                  <w:szCs w:val="24"/>
                  <w:highlight w:val="yellow"/>
                  <w:rPrChange w:id="31" w:author="kwan关雪峰" w:date="2019-01-06T14:54:00Z">
                    <w:rPr>
                      <w:rFonts w:hint="eastAsia"/>
                      <w:szCs w:val="24"/>
                    </w:rPr>
                  </w:rPrChange>
                </w:rPr>
                <w:t>（</w:t>
              </w:r>
            </w:ins>
            <w:ins w:id="32" w:author="kwan关雪峰" w:date="2019-01-06T14:54:00Z">
              <w:r w:rsidR="0039257B">
                <w:rPr>
                  <w:rFonts w:hint="eastAsia"/>
                  <w:szCs w:val="24"/>
                  <w:highlight w:val="yellow"/>
                </w:rPr>
                <w:t>针对什么，本项目</w:t>
              </w:r>
            </w:ins>
            <w:ins w:id="33" w:author="kwan关雪峰" w:date="2019-01-06T14:53:00Z">
              <w:r w:rsidR="0039257B" w:rsidRPr="0039257B">
                <w:rPr>
                  <w:rFonts w:hint="eastAsia"/>
                  <w:szCs w:val="24"/>
                  <w:highlight w:val="yellow"/>
                  <w:rPrChange w:id="34" w:author="kwan关雪峰" w:date="2019-01-06T14:54:00Z">
                    <w:rPr>
                      <w:rFonts w:hint="eastAsia"/>
                      <w:szCs w:val="24"/>
                    </w:rPr>
                  </w:rPrChange>
                </w:rPr>
                <w:t>基于什么</w:t>
              </w:r>
            </w:ins>
            <w:ins w:id="35" w:author="kwan关雪峰" w:date="2019-01-06T14:54:00Z">
              <w:r w:rsidR="009B1C1D">
                <w:rPr>
                  <w:rFonts w:hint="eastAsia"/>
                  <w:szCs w:val="24"/>
                  <w:highlight w:val="yellow"/>
                </w:rPr>
                <w:t>理论</w:t>
              </w:r>
            </w:ins>
            <w:ins w:id="36" w:author="kwan关雪峰" w:date="2019-01-06T14:55:00Z">
              <w:r w:rsidR="007E20DD">
                <w:rPr>
                  <w:rFonts w:hint="eastAsia"/>
                  <w:szCs w:val="24"/>
                  <w:highlight w:val="yellow"/>
                </w:rPr>
                <w:t>/</w:t>
              </w:r>
            </w:ins>
            <w:ins w:id="37" w:author="kwan关雪峰" w:date="2019-01-06T14:53:00Z">
              <w:r w:rsidR="0039257B" w:rsidRPr="0039257B">
                <w:rPr>
                  <w:rFonts w:hint="eastAsia"/>
                  <w:szCs w:val="24"/>
                  <w:highlight w:val="yellow"/>
                  <w:rPrChange w:id="38" w:author="kwan关雪峰" w:date="2019-01-06T14:54:00Z">
                    <w:rPr>
                      <w:rFonts w:hint="eastAsia"/>
                      <w:szCs w:val="24"/>
                    </w:rPr>
                  </w:rPrChange>
                </w:rPr>
                <w:t>方法，</w:t>
              </w:r>
            </w:ins>
            <w:ins w:id="39" w:author="kwan关雪峰" w:date="2019-01-06T14:54:00Z">
              <w:r w:rsidR="0039257B" w:rsidRPr="0039257B">
                <w:rPr>
                  <w:rFonts w:hint="eastAsia"/>
                  <w:szCs w:val="24"/>
                  <w:highlight w:val="yellow"/>
                  <w:rPrChange w:id="40" w:author="kwan关雪峰" w:date="2019-01-06T14:54:00Z">
                    <w:rPr>
                      <w:rFonts w:hint="eastAsia"/>
                      <w:szCs w:val="24"/>
                    </w:rPr>
                  </w:rPrChange>
                </w:rPr>
                <w:t>设计什么，提出什么，开发什么，期望解决什么，达到什么目的</w:t>
              </w:r>
            </w:ins>
            <w:ins w:id="41" w:author="kwan关雪峰" w:date="2019-01-06T14:53:00Z">
              <w:r w:rsidR="0039257B" w:rsidRPr="0039257B">
                <w:rPr>
                  <w:rFonts w:hint="eastAsia"/>
                  <w:szCs w:val="24"/>
                  <w:highlight w:val="yellow"/>
                  <w:rPrChange w:id="42" w:author="kwan关雪峰" w:date="2019-01-06T14:54:00Z">
                    <w:rPr>
                      <w:rFonts w:hint="eastAsia"/>
                      <w:szCs w:val="24"/>
                    </w:rPr>
                  </w:rPrChange>
                </w:rPr>
                <w:t>）</w:t>
              </w:r>
            </w:ins>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研究内容</w:t>
            </w:r>
          </w:p>
          <w:p w:rsidR="00DA6CF9" w:rsidRPr="00DA6CF9" w:rsidRDefault="00DA6CF9" w:rsidP="00DA6CF9">
            <w:pPr>
              <w:spacing w:line="360" w:lineRule="auto"/>
              <w:ind w:firstLineChars="200" w:firstLine="420"/>
              <w:rPr>
                <w:szCs w:val="24"/>
              </w:rPr>
            </w:pPr>
            <w:r w:rsidRPr="00DA6CF9">
              <w:rPr>
                <w:rFonts w:hint="eastAsia"/>
                <w:szCs w:val="24"/>
              </w:rPr>
              <w:t>结合本文的研究目标，本文的研究内容主要包括：</w:t>
            </w:r>
            <w:ins w:id="43" w:author="kwan关雪峰" w:date="2019-01-06T14:52:00Z">
              <w:r w:rsidR="0039257B" w:rsidRPr="0039257B">
                <w:rPr>
                  <w:rFonts w:hint="eastAsia"/>
                  <w:szCs w:val="24"/>
                  <w:highlight w:val="yellow"/>
                  <w:rPrChange w:id="44" w:author="kwan关雪峰" w:date="2019-01-06T14:53:00Z">
                    <w:rPr>
                      <w:rFonts w:hint="eastAsia"/>
                      <w:szCs w:val="24"/>
                    </w:rPr>
                  </w:rPrChange>
                </w:rPr>
                <w:t>（</w:t>
              </w:r>
            </w:ins>
            <w:ins w:id="45" w:author="kwan关雪峰" w:date="2019-01-06T14:53:00Z">
              <w:r w:rsidR="0039257B" w:rsidRPr="0039257B">
                <w:rPr>
                  <w:rFonts w:hint="eastAsia"/>
                  <w:szCs w:val="24"/>
                  <w:highlight w:val="yellow"/>
                  <w:rPrChange w:id="46" w:author="kwan关雪峰" w:date="2019-01-06T14:53:00Z">
                    <w:rPr>
                      <w:rFonts w:hint="eastAsia"/>
                      <w:szCs w:val="24"/>
                    </w:rPr>
                  </w:rPrChange>
                </w:rPr>
                <w:t>研究内容就是列出你要做的事情，不是写你打算怎么做，按条写</w:t>
              </w:r>
            </w:ins>
            <w:ins w:id="47" w:author="kwan关雪峰" w:date="2019-01-06T15:03:00Z">
              <w:r w:rsidR="00AF59B9">
                <w:rPr>
                  <w:rFonts w:hint="eastAsia"/>
                  <w:szCs w:val="24"/>
                  <w:highlight w:val="yellow"/>
                </w:rPr>
                <w:t>，存储方案（点、线面）、时空索引（点、线面）、时空</w:t>
              </w:r>
            </w:ins>
            <w:ins w:id="48" w:author="kwan关雪峰" w:date="2019-01-06T15:04:00Z">
              <w:r w:rsidR="00AF59B9">
                <w:rPr>
                  <w:rFonts w:hint="eastAsia"/>
                  <w:szCs w:val="24"/>
                  <w:highlight w:val="yellow"/>
                </w:rPr>
                <w:t>查询算法（</w:t>
              </w:r>
              <w:r w:rsidR="00AF59B9">
                <w:rPr>
                  <w:rFonts w:hint="eastAsia"/>
                  <w:szCs w:val="24"/>
                  <w:highlight w:val="yellow"/>
                </w:rPr>
                <w:t>KNN</w:t>
              </w:r>
              <w:r w:rsidR="00AF59B9">
                <w:rPr>
                  <w:rFonts w:hint="eastAsia"/>
                  <w:szCs w:val="24"/>
                  <w:highlight w:val="yellow"/>
                </w:rPr>
                <w:t>，范围）</w:t>
              </w:r>
            </w:ins>
            <w:ins w:id="49" w:author="kwan关雪峰" w:date="2019-01-06T14:52:00Z">
              <w:r w:rsidR="0039257B" w:rsidRPr="0039257B">
                <w:rPr>
                  <w:rFonts w:hint="eastAsia"/>
                  <w:szCs w:val="24"/>
                  <w:highlight w:val="yellow"/>
                  <w:rPrChange w:id="50" w:author="kwan关雪峰" w:date="2019-01-06T14:53:00Z">
                    <w:rPr>
                      <w:rFonts w:hint="eastAsia"/>
                      <w:szCs w:val="24"/>
                    </w:rPr>
                  </w:rPrChange>
                </w:rPr>
                <w:t>）</w:t>
              </w:r>
            </w:ins>
          </w:p>
          <w:p w:rsidR="001F4648" w:rsidRPr="00FA63A4" w:rsidRDefault="000075A5" w:rsidP="00FA63A4">
            <w:pPr>
              <w:pStyle w:val="a7"/>
              <w:numPr>
                <w:ilvl w:val="0"/>
                <w:numId w:val="13"/>
              </w:numPr>
              <w:spacing w:line="360" w:lineRule="auto"/>
              <w:ind w:firstLineChars="0"/>
              <w:rPr>
                <w:b/>
                <w:szCs w:val="24"/>
              </w:rPr>
            </w:pPr>
            <w:r w:rsidRPr="00643CB9">
              <w:rPr>
                <w:rFonts w:hint="eastAsia"/>
                <w:b/>
                <w:szCs w:val="24"/>
              </w:rPr>
              <w:t>基于时空剖分的时空编码</w:t>
            </w:r>
          </w:p>
          <w:p w:rsidR="001E5F67" w:rsidRDefault="00DE493C" w:rsidP="00553738">
            <w:pPr>
              <w:spacing w:line="360" w:lineRule="auto"/>
              <w:ind w:firstLineChars="200" w:firstLine="420"/>
              <w:rPr>
                <w:szCs w:val="24"/>
              </w:rPr>
            </w:pPr>
            <w:r>
              <w:rPr>
                <w:rFonts w:hint="eastAsia"/>
                <w:szCs w:val="24"/>
              </w:rPr>
              <w:t>对于还有时空信息的</w:t>
            </w:r>
            <w:r w:rsidR="00643CB9" w:rsidRPr="00643CB9">
              <w:rPr>
                <w:rFonts w:hint="eastAsia"/>
                <w:szCs w:val="24"/>
              </w:rPr>
              <w:t>矢量数据，时空查询显得尤为重要。</w:t>
            </w:r>
            <w:r w:rsidR="00643CB9">
              <w:rPr>
                <w:rFonts w:hint="eastAsia"/>
                <w:szCs w:val="24"/>
              </w:rPr>
              <w:t>为了提高时空查询的效率，本文专门为时空矢量数据提供了一套</w:t>
            </w:r>
            <w:r w:rsidR="00894D87">
              <w:rPr>
                <w:rFonts w:hint="eastAsia"/>
                <w:szCs w:val="24"/>
              </w:rPr>
              <w:t>基于时间、空间剖分</w:t>
            </w:r>
            <w:r w:rsidR="00275B1F">
              <w:rPr>
                <w:rFonts w:hint="eastAsia"/>
                <w:szCs w:val="24"/>
              </w:rPr>
              <w:t>的</w:t>
            </w:r>
            <w:r w:rsidR="00643CB9">
              <w:rPr>
                <w:rFonts w:hint="eastAsia"/>
                <w:szCs w:val="24"/>
              </w:rPr>
              <w:t>编码方案，</w:t>
            </w:r>
            <w:r w:rsidR="00894D87">
              <w:rPr>
                <w:rFonts w:hint="eastAsia"/>
                <w:szCs w:val="24"/>
              </w:rPr>
              <w:t>并利用该编码方案建立时空查询</w:t>
            </w:r>
            <w:r w:rsidR="00643CB9">
              <w:rPr>
                <w:rFonts w:hint="eastAsia"/>
                <w:szCs w:val="24"/>
              </w:rPr>
              <w:t>索引</w:t>
            </w:r>
            <w:r w:rsidR="00894D87">
              <w:rPr>
                <w:rFonts w:hint="eastAsia"/>
                <w:szCs w:val="24"/>
              </w:rPr>
              <w:t>，用于</w:t>
            </w:r>
            <w:r w:rsidR="00275B1F">
              <w:rPr>
                <w:rFonts w:hint="eastAsia"/>
                <w:szCs w:val="24"/>
              </w:rPr>
              <w:t>提高</w:t>
            </w:r>
            <w:r w:rsidR="00894D87">
              <w:rPr>
                <w:rFonts w:hint="eastAsia"/>
                <w:szCs w:val="24"/>
              </w:rPr>
              <w:t>时空查询</w:t>
            </w:r>
            <w:r w:rsidR="00275B1F">
              <w:rPr>
                <w:rFonts w:hint="eastAsia"/>
                <w:szCs w:val="24"/>
              </w:rPr>
              <w:t>效率</w:t>
            </w:r>
            <w:r w:rsidR="00643CB9">
              <w:rPr>
                <w:rFonts w:hint="eastAsia"/>
                <w:szCs w:val="24"/>
              </w:rPr>
              <w:t>。</w:t>
            </w:r>
            <w:r w:rsidR="00657F92" w:rsidRPr="00AD47C1">
              <w:rPr>
                <w:rFonts w:hint="eastAsia"/>
                <w:szCs w:val="24"/>
              </w:rPr>
              <w:t>时空编码是指对时空立方体的时空单元进行编码，通过</w:t>
            </w:r>
            <w:proofErr w:type="gramStart"/>
            <w:r w:rsidR="00657F92" w:rsidRPr="00AD47C1">
              <w:rPr>
                <w:rFonts w:hint="eastAsia"/>
                <w:szCs w:val="24"/>
              </w:rPr>
              <w:t>降维方法</w:t>
            </w:r>
            <w:proofErr w:type="gramEnd"/>
            <w:r w:rsidR="00657F92" w:rsidRPr="00AD47C1">
              <w:rPr>
                <w:rFonts w:hint="eastAsia"/>
                <w:szCs w:val="24"/>
              </w:rPr>
              <w:t>将</w:t>
            </w:r>
            <w:r w:rsidR="00AD47C1">
              <w:rPr>
                <w:rFonts w:hint="eastAsia"/>
                <w:szCs w:val="24"/>
              </w:rPr>
              <w:t>高</w:t>
            </w:r>
            <w:r w:rsidR="00657F92" w:rsidRPr="00AD47C1">
              <w:rPr>
                <w:rFonts w:hint="eastAsia"/>
                <w:szCs w:val="24"/>
              </w:rPr>
              <w:t>维的时空单元</w:t>
            </w:r>
            <w:r w:rsidR="00D074DF">
              <w:rPr>
                <w:rFonts w:hint="eastAsia"/>
                <w:szCs w:val="24"/>
              </w:rPr>
              <w:t>一</w:t>
            </w:r>
            <w:r w:rsidR="00657F92" w:rsidRPr="00AD47C1">
              <w:rPr>
                <w:rFonts w:hint="eastAsia"/>
                <w:szCs w:val="24"/>
              </w:rPr>
              <w:t>维</w:t>
            </w:r>
            <w:r w:rsidR="00941631">
              <w:rPr>
                <w:rFonts w:hint="eastAsia"/>
                <w:szCs w:val="24"/>
              </w:rPr>
              <w:t>表达。</w:t>
            </w:r>
            <w:r w:rsidR="00657F92" w:rsidRPr="00AD47C1">
              <w:rPr>
                <w:rFonts w:hint="eastAsia"/>
                <w:szCs w:val="24"/>
              </w:rPr>
              <w:t>本文将考虑两种时空编码策略，一是时空串接编码，二是时空一体编码</w:t>
            </w:r>
            <w:r w:rsidR="00355C7A">
              <w:rPr>
                <w:rFonts w:hint="eastAsia"/>
                <w:szCs w:val="24"/>
              </w:rPr>
              <w:t>。</w:t>
            </w:r>
            <w:proofErr w:type="gramStart"/>
            <w:r w:rsidR="00657F92" w:rsidRPr="00AD47C1">
              <w:rPr>
                <w:rFonts w:hint="eastAsia"/>
                <w:szCs w:val="24"/>
              </w:rPr>
              <w:t>前者</w:t>
            </w:r>
            <w:r w:rsidR="00355C7A">
              <w:rPr>
                <w:rFonts w:hint="eastAsia"/>
                <w:szCs w:val="24"/>
              </w:rPr>
              <w:t>分别</w:t>
            </w:r>
            <w:proofErr w:type="gramEnd"/>
            <w:r w:rsidR="00355C7A">
              <w:rPr>
                <w:rFonts w:hint="eastAsia"/>
                <w:szCs w:val="24"/>
              </w:rPr>
              <w:t>的</w:t>
            </w:r>
            <w:r w:rsidR="00657F92" w:rsidRPr="00AD47C1">
              <w:rPr>
                <w:rFonts w:hint="eastAsia"/>
                <w:szCs w:val="24"/>
              </w:rPr>
              <w:t>时间和空间</w:t>
            </w:r>
            <w:r w:rsidR="00355C7A">
              <w:rPr>
                <w:rFonts w:hint="eastAsia"/>
                <w:szCs w:val="24"/>
              </w:rPr>
              <w:t>进行编码</w:t>
            </w:r>
            <w:r w:rsidR="00657F92" w:rsidRPr="00AD47C1">
              <w:rPr>
                <w:rFonts w:hint="eastAsia"/>
                <w:szCs w:val="24"/>
              </w:rPr>
              <w:t>，并将两种编码值串接在一起，而后者统一考虑时间和空间进行一体化编码。</w:t>
            </w:r>
          </w:p>
          <w:p w:rsidR="00623758" w:rsidRPr="007407EC" w:rsidRDefault="007407EC" w:rsidP="001E5F67">
            <w:pPr>
              <w:spacing w:line="360" w:lineRule="auto"/>
              <w:ind w:firstLineChars="200" w:firstLine="420"/>
              <w:rPr>
                <w:szCs w:val="24"/>
              </w:rPr>
            </w:pPr>
            <w:r w:rsidRPr="00AD47C1">
              <w:rPr>
                <w:rFonts w:hint="eastAsia"/>
                <w:szCs w:val="24"/>
              </w:rPr>
              <w:t>时空串接编码分别编码时间和空间，其中的核心问题是如何编码时间值和空间值，前者是在某一时间顺序和粒度下对时间信息进行编码，</w:t>
            </w:r>
            <w:r>
              <w:rPr>
                <w:rFonts w:hint="eastAsia"/>
                <w:szCs w:val="24"/>
              </w:rPr>
              <w:t>常用粒度为年、月、日、时、分、</w:t>
            </w:r>
            <w:r>
              <w:rPr>
                <w:rFonts w:hint="eastAsia"/>
                <w:szCs w:val="24"/>
              </w:rPr>
              <w:lastRenderedPageBreak/>
              <w:t>秒，</w:t>
            </w:r>
            <w:r w:rsidRPr="00AD47C1">
              <w:rPr>
                <w:rFonts w:hint="eastAsia"/>
                <w:szCs w:val="24"/>
              </w:rPr>
              <w:t>而后者则可看作是空间填充曲线问题</w:t>
            </w:r>
            <w:r>
              <w:rPr>
                <w:rFonts w:hint="eastAsia"/>
                <w:szCs w:val="24"/>
              </w:rPr>
              <w:t>，常用</w:t>
            </w:r>
            <w:r>
              <w:rPr>
                <w:rFonts w:hint="eastAsia"/>
                <w:szCs w:val="24"/>
              </w:rPr>
              <w:t>Z</w:t>
            </w:r>
            <w:r>
              <w:rPr>
                <w:szCs w:val="24"/>
              </w:rPr>
              <w:t xml:space="preserve"> </w:t>
            </w:r>
            <w:r>
              <w:rPr>
                <w:rFonts w:hint="eastAsia"/>
                <w:szCs w:val="24"/>
              </w:rPr>
              <w:t>order</w:t>
            </w:r>
            <w:r>
              <w:rPr>
                <w:rFonts w:hint="eastAsia"/>
                <w:szCs w:val="24"/>
              </w:rPr>
              <w:t>曲线以及</w:t>
            </w:r>
            <w:r>
              <w:rPr>
                <w:rFonts w:hint="eastAsia"/>
                <w:szCs w:val="24"/>
              </w:rPr>
              <w:t>Hilbert</w:t>
            </w:r>
            <w:r>
              <w:rPr>
                <w:rFonts w:hint="eastAsia"/>
                <w:szCs w:val="24"/>
              </w:rPr>
              <w:t>曲线</w:t>
            </w:r>
            <w:r w:rsidRPr="00AD47C1">
              <w:rPr>
                <w:rFonts w:hint="eastAsia"/>
                <w:szCs w:val="24"/>
              </w:rPr>
              <w:t>。以</w:t>
            </w:r>
            <w:r w:rsidRPr="00AD47C1">
              <w:rPr>
                <w:rFonts w:hint="eastAsia"/>
                <w:szCs w:val="24"/>
              </w:rPr>
              <w:t>S</w:t>
            </w:r>
            <w:r w:rsidRPr="00AD47C1">
              <w:rPr>
                <w:rFonts w:hint="eastAsia"/>
                <w:szCs w:val="24"/>
              </w:rPr>
              <w:t>代表空间编码，</w:t>
            </w:r>
            <w:r w:rsidRPr="00AD47C1">
              <w:rPr>
                <w:rFonts w:hint="eastAsia"/>
                <w:szCs w:val="24"/>
              </w:rPr>
              <w:t>T</w:t>
            </w:r>
            <w:r w:rsidRPr="00AD47C1">
              <w:rPr>
                <w:rFonts w:hint="eastAsia"/>
                <w:szCs w:val="24"/>
              </w:rPr>
              <w:t>代表时间编码，</w:t>
            </w:r>
            <w:r>
              <w:rPr>
                <w:rFonts w:hint="eastAsia"/>
                <w:szCs w:val="24"/>
              </w:rPr>
              <w:t>一般有以下三种串接方式。</w:t>
            </w:r>
            <w:r w:rsidRPr="00AD47C1">
              <w:rPr>
                <w:rFonts w:hint="eastAsia"/>
                <w:szCs w:val="24"/>
              </w:rPr>
              <w:t>1</w:t>
            </w:r>
            <w:r w:rsidRPr="00AD47C1">
              <w:rPr>
                <w:rFonts w:hint="eastAsia"/>
                <w:szCs w:val="24"/>
              </w:rPr>
              <w:t>）</w:t>
            </w:r>
            <w:r w:rsidRPr="00AD47C1">
              <w:rPr>
                <w:szCs w:val="24"/>
              </w:rPr>
              <w:t>S-T</w:t>
            </w:r>
            <w:r w:rsidRPr="00AD47C1">
              <w:rPr>
                <w:szCs w:val="24"/>
              </w:rPr>
              <w:t>：空间</w:t>
            </w:r>
            <w:r w:rsidRPr="00AD47C1">
              <w:rPr>
                <w:rFonts w:hint="eastAsia"/>
                <w:szCs w:val="24"/>
              </w:rPr>
              <w:t>编码</w:t>
            </w:r>
            <w:r w:rsidRPr="00AD47C1">
              <w:rPr>
                <w:szCs w:val="24"/>
              </w:rPr>
              <w:t>在前，时间</w:t>
            </w:r>
            <w:r w:rsidRPr="00AD47C1">
              <w:rPr>
                <w:rFonts w:hint="eastAsia"/>
                <w:szCs w:val="24"/>
              </w:rPr>
              <w:t>编码</w:t>
            </w:r>
            <w:r w:rsidRPr="00AD47C1">
              <w:rPr>
                <w:szCs w:val="24"/>
              </w:rPr>
              <w:t>在后</w:t>
            </w:r>
            <w:r w:rsidRPr="00AD47C1">
              <w:rPr>
                <w:rFonts w:hint="eastAsia"/>
                <w:szCs w:val="24"/>
              </w:rPr>
              <w:t>。查询时先确定相关的空间编码，对于每一个候选的空间编码，再串接符合要求的时间编码。</w:t>
            </w:r>
            <w:r w:rsidRPr="00AD47C1">
              <w:rPr>
                <w:rFonts w:hint="eastAsia"/>
                <w:szCs w:val="24"/>
              </w:rPr>
              <w:t>2</w:t>
            </w:r>
            <w:r w:rsidRPr="00AD47C1">
              <w:rPr>
                <w:rFonts w:hint="eastAsia"/>
                <w:szCs w:val="24"/>
              </w:rPr>
              <w:t>）</w:t>
            </w:r>
            <w:r w:rsidRPr="00AD47C1">
              <w:rPr>
                <w:szCs w:val="24"/>
              </w:rPr>
              <w:t>T-S</w:t>
            </w:r>
            <w:r w:rsidRPr="00AD47C1">
              <w:rPr>
                <w:szCs w:val="24"/>
              </w:rPr>
              <w:t>：时间</w:t>
            </w:r>
            <w:r w:rsidRPr="00AD47C1">
              <w:rPr>
                <w:rFonts w:hint="eastAsia"/>
                <w:szCs w:val="24"/>
              </w:rPr>
              <w:t>编码</w:t>
            </w:r>
            <w:r w:rsidRPr="00AD47C1">
              <w:rPr>
                <w:szCs w:val="24"/>
              </w:rPr>
              <w:t>在前，</w:t>
            </w:r>
            <w:r w:rsidRPr="00AD47C1">
              <w:rPr>
                <w:rFonts w:hint="eastAsia"/>
                <w:szCs w:val="24"/>
              </w:rPr>
              <w:t>空间编码</w:t>
            </w:r>
            <w:r w:rsidRPr="00AD47C1">
              <w:rPr>
                <w:szCs w:val="24"/>
              </w:rPr>
              <w:t>在后</w:t>
            </w:r>
            <w:r w:rsidRPr="00AD47C1">
              <w:rPr>
                <w:rFonts w:hint="eastAsia"/>
                <w:szCs w:val="24"/>
              </w:rPr>
              <w:t>。查询时先确定相关的时间编码，对于每一个候选的时间编码，再串接符合要求的空间编码。</w:t>
            </w:r>
            <w:r w:rsidRPr="00AD47C1">
              <w:rPr>
                <w:rFonts w:hint="eastAsia"/>
                <w:szCs w:val="24"/>
              </w:rPr>
              <w:t>3</w:t>
            </w:r>
            <w:r w:rsidRPr="00AD47C1">
              <w:rPr>
                <w:rFonts w:hint="eastAsia"/>
                <w:szCs w:val="24"/>
              </w:rPr>
              <w:t>）</w:t>
            </w:r>
            <w:r w:rsidRPr="00AD47C1">
              <w:rPr>
                <w:szCs w:val="24"/>
              </w:rPr>
              <w:t>T-S-T</w:t>
            </w:r>
            <w:r w:rsidRPr="00AD47C1">
              <w:rPr>
                <w:szCs w:val="24"/>
              </w:rPr>
              <w:t>：将时间分为两部分编码，</w:t>
            </w:r>
            <w:proofErr w:type="gramStart"/>
            <w:r w:rsidRPr="00AD47C1">
              <w:rPr>
                <w:szCs w:val="24"/>
              </w:rPr>
              <w:t>先时间</w:t>
            </w:r>
            <w:proofErr w:type="gramEnd"/>
            <w:r w:rsidRPr="00AD47C1">
              <w:rPr>
                <w:szCs w:val="24"/>
              </w:rPr>
              <w:t>编码，</w:t>
            </w:r>
            <w:proofErr w:type="gramStart"/>
            <w:r w:rsidRPr="00AD47C1">
              <w:rPr>
                <w:szCs w:val="24"/>
              </w:rPr>
              <w:t>后空间</w:t>
            </w:r>
            <w:proofErr w:type="gramEnd"/>
            <w:r w:rsidRPr="00AD47C1">
              <w:rPr>
                <w:szCs w:val="24"/>
              </w:rPr>
              <w:t>编码，</w:t>
            </w:r>
            <w:proofErr w:type="gramStart"/>
            <w:r w:rsidRPr="00AD47C1">
              <w:rPr>
                <w:szCs w:val="24"/>
              </w:rPr>
              <w:t>再时间</w:t>
            </w:r>
            <w:proofErr w:type="gramEnd"/>
            <w:r w:rsidRPr="00AD47C1">
              <w:rPr>
                <w:szCs w:val="24"/>
              </w:rPr>
              <w:t>编码。前一部分时间</w:t>
            </w:r>
            <w:r w:rsidRPr="00AD47C1">
              <w:rPr>
                <w:rFonts w:hint="eastAsia"/>
                <w:szCs w:val="24"/>
              </w:rPr>
              <w:t>是粗粒度编码，</w:t>
            </w:r>
            <w:r w:rsidRPr="00AD47C1">
              <w:rPr>
                <w:szCs w:val="24"/>
              </w:rPr>
              <w:t>可</w:t>
            </w:r>
            <w:r w:rsidRPr="00AD47C1">
              <w:rPr>
                <w:rFonts w:hint="eastAsia"/>
                <w:szCs w:val="24"/>
              </w:rPr>
              <w:t>看作时间</w:t>
            </w:r>
            <w:r w:rsidRPr="00AD47C1">
              <w:rPr>
                <w:rFonts w:hint="eastAsia"/>
                <w:szCs w:val="24"/>
              </w:rPr>
              <w:t>Bin</w:t>
            </w:r>
            <w:r w:rsidRPr="00AD47C1">
              <w:rPr>
                <w:rFonts w:hint="eastAsia"/>
                <w:szCs w:val="24"/>
              </w:rPr>
              <w:t>，</w:t>
            </w:r>
            <w:r w:rsidRPr="00AD47C1">
              <w:rPr>
                <w:szCs w:val="24"/>
              </w:rPr>
              <w:t>后一部分时间</w:t>
            </w:r>
            <w:r w:rsidRPr="00AD47C1">
              <w:rPr>
                <w:rFonts w:hint="eastAsia"/>
                <w:szCs w:val="24"/>
              </w:rPr>
              <w:t>是细粒度编码，可看作</w:t>
            </w:r>
            <w:r w:rsidRPr="00AD47C1">
              <w:rPr>
                <w:szCs w:val="24"/>
              </w:rPr>
              <w:t>在时间</w:t>
            </w:r>
            <w:r w:rsidRPr="00AD47C1">
              <w:rPr>
                <w:szCs w:val="24"/>
              </w:rPr>
              <w:t>Bin</w:t>
            </w:r>
            <w:r w:rsidRPr="00AD47C1">
              <w:rPr>
                <w:szCs w:val="24"/>
              </w:rPr>
              <w:t>内的进一步划分。</w:t>
            </w:r>
            <w:r w:rsidRPr="00AD47C1">
              <w:rPr>
                <w:rFonts w:hint="eastAsia"/>
                <w:szCs w:val="24"/>
              </w:rPr>
              <w:t>查询时先确定粗粒度时间编码，对于每一个候选的粗粒度时间编码，再按</w:t>
            </w:r>
            <w:r w:rsidRPr="00AD47C1">
              <w:rPr>
                <w:rFonts w:hint="eastAsia"/>
                <w:szCs w:val="24"/>
              </w:rPr>
              <w:t>S-T</w:t>
            </w:r>
            <w:r w:rsidRPr="00AD47C1">
              <w:rPr>
                <w:rFonts w:hint="eastAsia"/>
                <w:szCs w:val="24"/>
              </w:rPr>
              <w:t>方式进行处理。</w:t>
            </w:r>
          </w:p>
          <w:p w:rsidR="00FA63A4" w:rsidRDefault="007F35E8" w:rsidP="00275B1F">
            <w:pPr>
              <w:spacing w:line="360" w:lineRule="auto"/>
              <w:ind w:firstLineChars="200" w:firstLine="420"/>
              <w:rPr>
                <w:szCs w:val="24"/>
              </w:rPr>
            </w:pPr>
            <w:r>
              <w:rPr>
                <w:rFonts w:hint="eastAsia"/>
                <w:szCs w:val="24"/>
              </w:rPr>
              <w:t>而对于时空一体编码，则是将时间看作与空间同</w:t>
            </w:r>
            <w:r w:rsidR="00587C03">
              <w:rPr>
                <w:rFonts w:hint="eastAsia"/>
                <w:szCs w:val="24"/>
              </w:rPr>
              <w:t>样的</w:t>
            </w:r>
            <w:r>
              <w:rPr>
                <w:rFonts w:hint="eastAsia"/>
                <w:szCs w:val="24"/>
              </w:rPr>
              <w:t>维度，类似于二维的</w:t>
            </w:r>
            <w:r>
              <w:rPr>
                <w:rFonts w:hint="eastAsia"/>
                <w:szCs w:val="24"/>
              </w:rPr>
              <w:t>Z</w:t>
            </w:r>
            <w:r>
              <w:rPr>
                <w:rFonts w:hint="eastAsia"/>
                <w:szCs w:val="24"/>
              </w:rPr>
              <w:t>曲线以及</w:t>
            </w:r>
            <w:r>
              <w:rPr>
                <w:rFonts w:hint="eastAsia"/>
                <w:szCs w:val="24"/>
              </w:rPr>
              <w:t>Hilbert</w:t>
            </w:r>
            <w:r>
              <w:rPr>
                <w:rFonts w:hint="eastAsia"/>
                <w:szCs w:val="24"/>
              </w:rPr>
              <w:t>曲线扩充到三维</w:t>
            </w:r>
            <w:r w:rsidR="004B1D1A">
              <w:rPr>
                <w:rFonts w:hint="eastAsia"/>
                <w:szCs w:val="24"/>
              </w:rPr>
              <w:t>。</w:t>
            </w:r>
            <w:r w:rsidR="00345FD6">
              <w:rPr>
                <w:rFonts w:hint="eastAsia"/>
                <w:szCs w:val="24"/>
              </w:rPr>
              <w:t>由于时间是无界变量，编码前一般需设置时间跨度来确定其上下界。</w:t>
            </w:r>
          </w:p>
          <w:p w:rsidR="00FA63A4" w:rsidRPr="00FA63A4" w:rsidRDefault="00562C02" w:rsidP="00FA63A4">
            <w:pPr>
              <w:pStyle w:val="a7"/>
              <w:numPr>
                <w:ilvl w:val="0"/>
                <w:numId w:val="13"/>
              </w:numPr>
              <w:spacing w:line="360" w:lineRule="auto"/>
              <w:ind w:firstLineChars="0"/>
              <w:rPr>
                <w:b/>
                <w:szCs w:val="24"/>
              </w:rPr>
            </w:pPr>
            <w:r>
              <w:rPr>
                <w:rFonts w:hint="eastAsia"/>
                <w:b/>
                <w:szCs w:val="24"/>
              </w:rPr>
              <w:t>分布式组织与管理</w:t>
            </w:r>
          </w:p>
          <w:p w:rsidR="00355C7A" w:rsidRDefault="00FA63A4" w:rsidP="00FA63A4">
            <w:pPr>
              <w:spacing w:line="360" w:lineRule="auto"/>
              <w:ind w:firstLineChars="200" w:firstLine="420"/>
              <w:rPr>
                <w:szCs w:val="24"/>
              </w:rPr>
            </w:pPr>
            <w:r w:rsidRPr="00DA6CF9">
              <w:rPr>
                <w:rFonts w:hint="eastAsia"/>
                <w:szCs w:val="24"/>
              </w:rPr>
              <w:t>在地理信息系统中随着数据的</w:t>
            </w:r>
            <w:r>
              <w:rPr>
                <w:rFonts w:hint="eastAsia"/>
                <w:szCs w:val="24"/>
              </w:rPr>
              <w:t>指数型</w:t>
            </w:r>
            <w:r w:rsidRPr="00DA6CF9">
              <w:rPr>
                <w:rFonts w:hint="eastAsia"/>
                <w:szCs w:val="24"/>
              </w:rPr>
              <w:t>增加，</w:t>
            </w:r>
            <w:r>
              <w:rPr>
                <w:rFonts w:hint="eastAsia"/>
                <w:szCs w:val="24"/>
              </w:rPr>
              <w:t>用</w:t>
            </w:r>
            <w:r w:rsidRPr="00DA6CF9">
              <w:rPr>
                <w:rFonts w:hint="eastAsia"/>
                <w:szCs w:val="24"/>
              </w:rPr>
              <w:t>分布式数据库存储时空</w:t>
            </w:r>
            <w:r>
              <w:rPr>
                <w:rFonts w:hint="eastAsia"/>
                <w:szCs w:val="24"/>
              </w:rPr>
              <w:t>矢量对象</w:t>
            </w:r>
            <w:r w:rsidRPr="00DA6CF9">
              <w:rPr>
                <w:rFonts w:hint="eastAsia"/>
                <w:szCs w:val="24"/>
              </w:rPr>
              <w:t>显得尤为重要。</w:t>
            </w:r>
            <w:r w:rsidR="00560967">
              <w:rPr>
                <w:szCs w:val="24"/>
              </w:rPr>
              <w:t>HBase</w:t>
            </w:r>
            <w:r w:rsidR="00560967" w:rsidRPr="00DE161D">
              <w:rPr>
                <w:rFonts w:hint="eastAsia"/>
                <w:szCs w:val="24"/>
              </w:rPr>
              <w:t>是一款分布式、多版本、面向列存储的非关系型数据库</w:t>
            </w:r>
            <w:r w:rsidR="00560967">
              <w:rPr>
                <w:rFonts w:hint="eastAsia"/>
                <w:szCs w:val="24"/>
              </w:rPr>
              <w:t>，</w:t>
            </w:r>
            <w:r w:rsidR="00560967" w:rsidRPr="00DE161D">
              <w:rPr>
                <w:rFonts w:hint="eastAsia"/>
                <w:szCs w:val="24"/>
              </w:rPr>
              <w:t>主要用于存储海量的结构化数据</w:t>
            </w:r>
            <w:r w:rsidR="00560967">
              <w:rPr>
                <w:rFonts w:hint="eastAsia"/>
                <w:szCs w:val="24"/>
              </w:rPr>
              <w:t>，</w:t>
            </w:r>
            <w:r w:rsidR="00560967" w:rsidRPr="00DE161D">
              <w:rPr>
                <w:rFonts w:hint="eastAsia"/>
                <w:szCs w:val="24"/>
              </w:rPr>
              <w:t>其利用</w:t>
            </w:r>
            <w:r w:rsidR="00560967" w:rsidRPr="00DE161D">
              <w:rPr>
                <w:rFonts w:hint="eastAsia"/>
                <w:szCs w:val="24"/>
              </w:rPr>
              <w:t>HDFS</w:t>
            </w:r>
            <w:r w:rsidR="00560967" w:rsidRPr="00DE161D">
              <w:rPr>
                <w:rFonts w:hint="eastAsia"/>
                <w:szCs w:val="24"/>
              </w:rPr>
              <w:t>作为其底层的存储系统，在普通硬件环境的基础上能支撑十亿量级的行和百万量级列的大表。</w:t>
            </w:r>
            <w:r w:rsidR="00560967">
              <w:rPr>
                <w:rFonts w:hint="eastAsia"/>
                <w:szCs w:val="24"/>
              </w:rPr>
              <w:t>HBase</w:t>
            </w:r>
            <w:r w:rsidR="00560967">
              <w:rPr>
                <w:rFonts w:hint="eastAsia"/>
                <w:szCs w:val="24"/>
              </w:rPr>
              <w:t>表的每一个数据项是由行键、列族、列、时间戳</w:t>
            </w:r>
            <w:r w:rsidR="00560967">
              <w:rPr>
                <w:rFonts w:hint="eastAsia"/>
                <w:szCs w:val="24"/>
              </w:rPr>
              <w:t>4</w:t>
            </w:r>
            <w:r w:rsidR="00560967">
              <w:rPr>
                <w:rFonts w:hint="eastAsia"/>
                <w:szCs w:val="24"/>
              </w:rPr>
              <w:t>个坐标唯一确定的。</w:t>
            </w:r>
            <w:r w:rsidR="00355C7A">
              <w:rPr>
                <w:rFonts w:hint="eastAsia"/>
                <w:szCs w:val="24"/>
              </w:rPr>
              <w:t>为了存储矢量对象，本文</w:t>
            </w:r>
            <w:r w:rsidR="00560967">
              <w:rPr>
                <w:rFonts w:hint="eastAsia"/>
                <w:szCs w:val="24"/>
              </w:rPr>
              <w:t>在</w:t>
            </w:r>
            <w:proofErr w:type="spellStart"/>
            <w:r w:rsidR="00560967">
              <w:rPr>
                <w:rFonts w:hint="eastAsia"/>
                <w:szCs w:val="24"/>
              </w:rPr>
              <w:t>HBase</w:t>
            </w:r>
            <w:proofErr w:type="spellEnd"/>
            <w:r w:rsidR="00560967">
              <w:rPr>
                <w:rFonts w:hint="eastAsia"/>
                <w:szCs w:val="24"/>
              </w:rPr>
              <w:t>数据库的基础上</w:t>
            </w:r>
            <w:r w:rsidR="008357CC">
              <w:rPr>
                <w:rFonts w:hint="eastAsia"/>
                <w:szCs w:val="24"/>
              </w:rPr>
              <w:t>，</w:t>
            </w:r>
            <w:r w:rsidR="00355C7A">
              <w:rPr>
                <w:rFonts w:hint="eastAsia"/>
                <w:szCs w:val="24"/>
              </w:rPr>
              <w:t>设计了数据表以及索引表两个表。其中数据表用于存储矢量对象的所有属性。</w:t>
            </w:r>
            <w:r w:rsidR="008602F2">
              <w:rPr>
                <w:rFonts w:hint="eastAsia"/>
                <w:szCs w:val="24"/>
              </w:rPr>
              <w:t>其在</w:t>
            </w:r>
            <w:proofErr w:type="spellStart"/>
            <w:r w:rsidR="008602F2">
              <w:rPr>
                <w:rFonts w:hint="eastAsia"/>
                <w:szCs w:val="24"/>
              </w:rPr>
              <w:t>HBase</w:t>
            </w:r>
            <w:proofErr w:type="spellEnd"/>
            <w:r w:rsidR="008602F2">
              <w:rPr>
                <w:rFonts w:hint="eastAsia"/>
                <w:szCs w:val="24"/>
              </w:rPr>
              <w:t>中的表结构如表</w:t>
            </w:r>
            <w:proofErr w:type="gramStart"/>
            <w:r w:rsidR="004C61A6">
              <w:rPr>
                <w:rFonts w:hint="eastAsia"/>
                <w:szCs w:val="24"/>
              </w:rPr>
              <w:t>一</w:t>
            </w:r>
            <w:proofErr w:type="gramEnd"/>
            <w:r w:rsidR="008A57CD">
              <w:rPr>
                <w:rFonts w:hint="eastAsia"/>
                <w:szCs w:val="24"/>
              </w:rPr>
              <w:t>，</w:t>
            </w:r>
            <w:proofErr w:type="gramStart"/>
            <w:r w:rsidR="008A57CD">
              <w:rPr>
                <w:rFonts w:hint="eastAsia"/>
                <w:szCs w:val="24"/>
              </w:rPr>
              <w:t>其中行键</w:t>
            </w:r>
            <w:proofErr w:type="spellStart"/>
            <w:proofErr w:type="gramEnd"/>
            <w:r w:rsidR="008A57CD">
              <w:rPr>
                <w:rFonts w:hint="eastAsia"/>
                <w:szCs w:val="24"/>
              </w:rPr>
              <w:t>Rowkey</w:t>
            </w:r>
            <w:proofErr w:type="spellEnd"/>
            <w:r w:rsidR="008A57CD">
              <w:rPr>
                <w:rFonts w:hint="eastAsia"/>
                <w:szCs w:val="24"/>
              </w:rPr>
              <w:t>为对象的对象</w:t>
            </w:r>
            <w:r w:rsidR="008A57CD">
              <w:rPr>
                <w:rFonts w:hint="eastAsia"/>
                <w:szCs w:val="24"/>
              </w:rPr>
              <w:t>ID</w:t>
            </w:r>
            <w:r w:rsidR="008A57CD">
              <w:rPr>
                <w:rFonts w:hint="eastAsia"/>
                <w:szCs w:val="24"/>
              </w:rPr>
              <w:t>，而</w:t>
            </w:r>
            <w:proofErr w:type="gramStart"/>
            <w:r w:rsidR="008A57CD">
              <w:rPr>
                <w:rFonts w:hint="eastAsia"/>
                <w:szCs w:val="24"/>
              </w:rPr>
              <w:t>列族下的列用于</w:t>
            </w:r>
            <w:proofErr w:type="gramEnd"/>
            <w:r w:rsidR="008A57CD">
              <w:rPr>
                <w:rFonts w:hint="eastAsia"/>
                <w:szCs w:val="24"/>
              </w:rPr>
              <w:t>存储序列化之后的矢量对象数据。</w:t>
            </w:r>
          </w:p>
          <w:p w:rsidR="004C61A6" w:rsidRPr="004C61A6" w:rsidRDefault="004C61A6" w:rsidP="004C61A6">
            <w:pPr>
              <w:spacing w:line="360" w:lineRule="auto"/>
              <w:ind w:firstLineChars="200" w:firstLine="420"/>
              <w:jc w:val="center"/>
              <w:rPr>
                <w:szCs w:val="24"/>
              </w:rPr>
            </w:pPr>
            <w:r>
              <w:rPr>
                <w:rFonts w:hint="eastAsia"/>
                <w:szCs w:val="24"/>
              </w:rPr>
              <w:t>表</w:t>
            </w:r>
            <w:proofErr w:type="gramStart"/>
            <w:r>
              <w:rPr>
                <w:rFonts w:hint="eastAsia"/>
                <w:szCs w:val="24"/>
              </w:rPr>
              <w:t>一</w:t>
            </w:r>
            <w:proofErr w:type="gramEnd"/>
            <w:r>
              <w:rPr>
                <w:rFonts w:hint="eastAsia"/>
                <w:szCs w:val="24"/>
              </w:rPr>
              <w:t xml:space="preserve"> </w:t>
            </w:r>
            <w:r>
              <w:rPr>
                <w:rFonts w:hint="eastAsia"/>
                <w:szCs w:val="24"/>
              </w:rPr>
              <w:t>数据表结构</w:t>
            </w:r>
          </w:p>
          <w:tbl>
            <w:tblPr>
              <w:tblStyle w:val="ab"/>
              <w:tblW w:w="0" w:type="auto"/>
              <w:jc w:val="center"/>
              <w:tblLook w:val="04A0" w:firstRow="1" w:lastRow="0" w:firstColumn="1" w:lastColumn="0" w:noHBand="0" w:noVBand="1"/>
            </w:tblPr>
            <w:tblGrid>
              <w:gridCol w:w="1116"/>
              <w:gridCol w:w="3651"/>
              <w:gridCol w:w="1335"/>
            </w:tblGrid>
            <w:tr w:rsidR="008A57CD" w:rsidRPr="00DF780E" w:rsidTr="0012657D">
              <w:trPr>
                <w:trHeight w:val="370"/>
                <w:jc w:val="center"/>
              </w:trPr>
              <w:tc>
                <w:tcPr>
                  <w:tcW w:w="0" w:type="auto"/>
                  <w:vMerge w:val="restart"/>
                  <w:vAlign w:val="center"/>
                </w:tcPr>
                <w:p w:rsidR="008A57CD" w:rsidRPr="00DF780E" w:rsidRDefault="008A57CD" w:rsidP="008A57CD">
                  <w:pPr>
                    <w:rPr>
                      <w:rFonts w:eastAsia="等线"/>
                      <w:b/>
                      <w:sz w:val="18"/>
                      <w:szCs w:val="16"/>
                    </w:rPr>
                  </w:pPr>
                  <w:proofErr w:type="spellStart"/>
                  <w:r w:rsidRPr="00DF780E">
                    <w:rPr>
                      <w:rFonts w:eastAsia="等线"/>
                      <w:b/>
                      <w:sz w:val="18"/>
                      <w:szCs w:val="16"/>
                    </w:rPr>
                    <w:t>RowKey</w:t>
                  </w:r>
                  <w:proofErr w:type="spellEnd"/>
                </w:p>
              </w:tc>
              <w:tc>
                <w:tcPr>
                  <w:tcW w:w="3651" w:type="dxa"/>
                  <w:vAlign w:val="center"/>
                </w:tcPr>
                <w:p w:rsidR="008A57CD" w:rsidRPr="00DF780E" w:rsidRDefault="008A57CD" w:rsidP="008A57CD">
                  <w:pPr>
                    <w:jc w:val="center"/>
                    <w:rPr>
                      <w:rFonts w:eastAsia="等线"/>
                      <w:b/>
                      <w:sz w:val="18"/>
                      <w:szCs w:val="16"/>
                    </w:rPr>
                  </w:pPr>
                  <w:r>
                    <w:rPr>
                      <w:rFonts w:eastAsia="等线"/>
                      <w:b/>
                      <w:sz w:val="18"/>
                      <w:szCs w:val="16"/>
                    </w:rPr>
                    <w:t>F</w:t>
                  </w:r>
                </w:p>
              </w:tc>
              <w:tc>
                <w:tcPr>
                  <w:tcW w:w="1335" w:type="dxa"/>
                  <w:vMerge w:val="restart"/>
                  <w:vAlign w:val="center"/>
                </w:tcPr>
                <w:p w:rsidR="008A57CD" w:rsidRPr="00DF780E" w:rsidRDefault="008A57CD" w:rsidP="008A57CD">
                  <w:pPr>
                    <w:jc w:val="center"/>
                    <w:rPr>
                      <w:rFonts w:eastAsia="等线"/>
                      <w:b/>
                      <w:sz w:val="18"/>
                      <w:szCs w:val="16"/>
                    </w:rPr>
                  </w:pPr>
                  <w:proofErr w:type="spellStart"/>
                  <w:r w:rsidRPr="00DF780E">
                    <w:rPr>
                      <w:rFonts w:eastAsia="等线"/>
                      <w:b/>
                      <w:sz w:val="18"/>
                      <w:szCs w:val="16"/>
                    </w:rPr>
                    <w:t>TimeStamp</w:t>
                  </w:r>
                  <w:proofErr w:type="spellEnd"/>
                </w:p>
              </w:tc>
            </w:tr>
            <w:tr w:rsidR="008A57CD" w:rsidRPr="00DF780E" w:rsidTr="0012657D">
              <w:trPr>
                <w:trHeight w:val="400"/>
                <w:jc w:val="center"/>
              </w:trPr>
              <w:tc>
                <w:tcPr>
                  <w:tcW w:w="0" w:type="auto"/>
                  <w:vMerge/>
                </w:tcPr>
                <w:p w:rsidR="008A57CD" w:rsidRPr="00DF780E" w:rsidRDefault="008A57CD" w:rsidP="008A57CD">
                  <w:pPr>
                    <w:jc w:val="center"/>
                    <w:rPr>
                      <w:rFonts w:eastAsia="微软雅黑"/>
                      <w:b/>
                      <w:sz w:val="18"/>
                      <w:szCs w:val="16"/>
                    </w:rPr>
                  </w:pPr>
                </w:p>
              </w:tc>
              <w:tc>
                <w:tcPr>
                  <w:tcW w:w="3651" w:type="dxa"/>
                </w:tcPr>
                <w:p w:rsidR="008A57CD" w:rsidRPr="00DF780E" w:rsidRDefault="008A57CD" w:rsidP="008A57CD">
                  <w:pPr>
                    <w:jc w:val="center"/>
                    <w:rPr>
                      <w:rFonts w:eastAsia="等线"/>
                      <w:sz w:val="18"/>
                      <w:szCs w:val="16"/>
                    </w:rPr>
                  </w:pPr>
                  <w:r>
                    <w:rPr>
                      <w:rFonts w:eastAsia="等线"/>
                      <w:b/>
                      <w:sz w:val="18"/>
                      <w:szCs w:val="16"/>
                    </w:rPr>
                    <w:t>V</w:t>
                  </w:r>
                </w:p>
              </w:tc>
              <w:tc>
                <w:tcPr>
                  <w:tcW w:w="1335" w:type="dxa"/>
                  <w:vMerge/>
                </w:tcPr>
                <w:p w:rsidR="008A57CD" w:rsidRPr="00DF780E" w:rsidRDefault="008A57CD" w:rsidP="008A57CD">
                  <w:pPr>
                    <w:jc w:val="center"/>
                    <w:rPr>
                      <w:rFonts w:eastAsia="等线"/>
                      <w:sz w:val="18"/>
                      <w:szCs w:val="16"/>
                    </w:rPr>
                  </w:pPr>
                </w:p>
              </w:tc>
            </w:tr>
            <w:tr w:rsidR="008A57CD" w:rsidRPr="00DF780E" w:rsidTr="0012657D">
              <w:trPr>
                <w:trHeight w:val="165"/>
                <w:jc w:val="center"/>
              </w:trPr>
              <w:tc>
                <w:tcPr>
                  <w:tcW w:w="0" w:type="auto"/>
                  <w:vMerge w:val="restart"/>
                </w:tcPr>
                <w:p w:rsidR="008A57CD" w:rsidRPr="00DF780E" w:rsidRDefault="008A57CD" w:rsidP="008A57CD">
                  <w:pPr>
                    <w:jc w:val="center"/>
                    <w:rPr>
                      <w:rFonts w:eastAsia="等线"/>
                      <w:b/>
                      <w:sz w:val="18"/>
                      <w:szCs w:val="16"/>
                    </w:rPr>
                  </w:pPr>
                  <w:r>
                    <w:rPr>
                      <w:rFonts w:eastAsia="等线"/>
                      <w:b/>
                      <w:sz w:val="18"/>
                      <w:szCs w:val="16"/>
                    </w:rPr>
                    <w:t>Object</w:t>
                  </w:r>
                  <w:r w:rsidRPr="00DF780E">
                    <w:rPr>
                      <w:rFonts w:eastAsia="等线"/>
                      <w:b/>
                      <w:sz w:val="18"/>
                      <w:szCs w:val="16"/>
                    </w:rPr>
                    <w:t>ID</w:t>
                  </w:r>
                  <w:r>
                    <w:rPr>
                      <w:rFonts w:eastAsia="等线" w:hint="eastAsia"/>
                      <w:b/>
                      <w:sz w:val="18"/>
                      <w:szCs w:val="16"/>
                    </w:rPr>
                    <w:t>_</w:t>
                  </w:r>
                  <w:r w:rsidRPr="00DF780E">
                    <w:rPr>
                      <w:rFonts w:eastAsia="等线"/>
                      <w:b/>
                      <w:sz w:val="18"/>
                      <w:szCs w:val="16"/>
                    </w:rPr>
                    <w:t>1</w:t>
                  </w:r>
                </w:p>
              </w:tc>
              <w:tc>
                <w:tcPr>
                  <w:tcW w:w="3651" w:type="dxa"/>
                  <w:vMerge w:val="restart"/>
                </w:tcPr>
                <w:p w:rsidR="008A57CD" w:rsidRPr="00DF780E" w:rsidRDefault="008A57CD" w:rsidP="008A57CD">
                  <w:pPr>
                    <w:jc w:val="center"/>
                    <w:rPr>
                      <w:rFonts w:eastAsia="等线"/>
                      <w:sz w:val="18"/>
                      <w:szCs w:val="16"/>
                    </w:rPr>
                  </w:pPr>
                </w:p>
              </w:tc>
              <w:tc>
                <w:tcPr>
                  <w:tcW w:w="1335" w:type="dxa"/>
                </w:tcPr>
                <w:p w:rsidR="008A57CD" w:rsidRPr="00DF780E" w:rsidRDefault="008A57CD" w:rsidP="008A57CD">
                  <w:pPr>
                    <w:jc w:val="center"/>
                    <w:rPr>
                      <w:rFonts w:eastAsia="等线"/>
                      <w:sz w:val="18"/>
                      <w:szCs w:val="16"/>
                    </w:rPr>
                  </w:pPr>
                </w:p>
              </w:tc>
            </w:tr>
            <w:tr w:rsidR="008A57CD" w:rsidRPr="00DF780E" w:rsidTr="0012657D">
              <w:trPr>
                <w:trHeight w:val="165"/>
                <w:jc w:val="center"/>
              </w:trPr>
              <w:tc>
                <w:tcPr>
                  <w:tcW w:w="0" w:type="auto"/>
                  <w:vMerge/>
                </w:tcPr>
                <w:p w:rsidR="008A57CD" w:rsidRDefault="008A57CD" w:rsidP="008A57CD">
                  <w:pPr>
                    <w:jc w:val="center"/>
                    <w:rPr>
                      <w:rFonts w:eastAsia="等线"/>
                      <w:b/>
                      <w:sz w:val="18"/>
                      <w:szCs w:val="16"/>
                    </w:rPr>
                  </w:pPr>
                </w:p>
              </w:tc>
              <w:tc>
                <w:tcPr>
                  <w:tcW w:w="3651" w:type="dxa"/>
                  <w:vMerge/>
                </w:tcPr>
                <w:p w:rsidR="008A57CD" w:rsidRPr="00DF780E" w:rsidRDefault="008A57CD" w:rsidP="008A57CD">
                  <w:pPr>
                    <w:jc w:val="center"/>
                    <w:rPr>
                      <w:rFonts w:eastAsia="等线"/>
                      <w:sz w:val="18"/>
                      <w:szCs w:val="16"/>
                    </w:rPr>
                  </w:pPr>
                </w:p>
              </w:tc>
              <w:tc>
                <w:tcPr>
                  <w:tcW w:w="1335" w:type="dxa"/>
                </w:tcPr>
                <w:p w:rsidR="008A57CD" w:rsidRPr="00DF780E" w:rsidRDefault="008A57CD" w:rsidP="008A57CD">
                  <w:pPr>
                    <w:jc w:val="center"/>
                    <w:rPr>
                      <w:rFonts w:eastAsia="等线"/>
                      <w:sz w:val="18"/>
                      <w:szCs w:val="16"/>
                    </w:rPr>
                  </w:pPr>
                </w:p>
              </w:tc>
            </w:tr>
            <w:tr w:rsidR="008A57CD" w:rsidRPr="00DF780E" w:rsidTr="0012657D">
              <w:trPr>
                <w:trHeight w:val="130"/>
                <w:jc w:val="center"/>
              </w:trPr>
              <w:tc>
                <w:tcPr>
                  <w:tcW w:w="0" w:type="auto"/>
                  <w:vMerge w:val="restart"/>
                </w:tcPr>
                <w:p w:rsidR="008A57CD" w:rsidRPr="00DF780E" w:rsidRDefault="008A57CD" w:rsidP="008A57CD">
                  <w:pPr>
                    <w:jc w:val="center"/>
                    <w:rPr>
                      <w:rFonts w:eastAsia="等线"/>
                      <w:b/>
                      <w:sz w:val="18"/>
                      <w:szCs w:val="16"/>
                    </w:rPr>
                  </w:pPr>
                  <w:r>
                    <w:rPr>
                      <w:rFonts w:eastAsia="等线"/>
                      <w:b/>
                      <w:sz w:val="18"/>
                      <w:szCs w:val="16"/>
                    </w:rPr>
                    <w:t>Object</w:t>
                  </w:r>
                  <w:r w:rsidRPr="00DF780E">
                    <w:rPr>
                      <w:rFonts w:eastAsia="等线"/>
                      <w:b/>
                      <w:sz w:val="18"/>
                      <w:szCs w:val="16"/>
                    </w:rPr>
                    <w:t>ID</w:t>
                  </w:r>
                  <w:r>
                    <w:rPr>
                      <w:rFonts w:eastAsia="等线"/>
                      <w:b/>
                      <w:sz w:val="18"/>
                      <w:szCs w:val="16"/>
                    </w:rPr>
                    <w:t>_2</w:t>
                  </w:r>
                </w:p>
              </w:tc>
              <w:tc>
                <w:tcPr>
                  <w:tcW w:w="3651" w:type="dxa"/>
                  <w:vMerge w:val="restart"/>
                </w:tcPr>
                <w:p w:rsidR="008A57CD" w:rsidRPr="00DF780E" w:rsidRDefault="008A57CD" w:rsidP="008A57CD">
                  <w:pPr>
                    <w:jc w:val="center"/>
                    <w:rPr>
                      <w:rFonts w:eastAsia="等线"/>
                      <w:sz w:val="18"/>
                      <w:szCs w:val="16"/>
                    </w:rPr>
                  </w:pPr>
                </w:p>
              </w:tc>
              <w:tc>
                <w:tcPr>
                  <w:tcW w:w="1335" w:type="dxa"/>
                </w:tcPr>
                <w:p w:rsidR="008A57CD" w:rsidRPr="00DF780E" w:rsidRDefault="008A57CD" w:rsidP="008A57CD">
                  <w:pPr>
                    <w:jc w:val="center"/>
                    <w:rPr>
                      <w:rFonts w:eastAsia="等线"/>
                      <w:sz w:val="18"/>
                      <w:szCs w:val="16"/>
                    </w:rPr>
                  </w:pPr>
                </w:p>
              </w:tc>
            </w:tr>
            <w:tr w:rsidR="008A57CD" w:rsidRPr="00DF780E" w:rsidTr="0012657D">
              <w:trPr>
                <w:trHeight w:val="130"/>
                <w:jc w:val="center"/>
              </w:trPr>
              <w:tc>
                <w:tcPr>
                  <w:tcW w:w="0" w:type="auto"/>
                  <w:vMerge/>
                </w:tcPr>
                <w:p w:rsidR="008A57CD" w:rsidRPr="00DF780E" w:rsidRDefault="008A57CD" w:rsidP="008A57CD">
                  <w:pPr>
                    <w:rPr>
                      <w:rFonts w:eastAsia="等线"/>
                      <w:b/>
                      <w:sz w:val="18"/>
                      <w:szCs w:val="16"/>
                    </w:rPr>
                  </w:pPr>
                </w:p>
              </w:tc>
              <w:tc>
                <w:tcPr>
                  <w:tcW w:w="3651" w:type="dxa"/>
                  <w:vMerge/>
                </w:tcPr>
                <w:p w:rsidR="008A57CD" w:rsidRPr="00DF780E" w:rsidRDefault="008A57CD" w:rsidP="008A57CD">
                  <w:pPr>
                    <w:jc w:val="center"/>
                    <w:rPr>
                      <w:rFonts w:eastAsia="等线"/>
                      <w:sz w:val="18"/>
                      <w:szCs w:val="16"/>
                    </w:rPr>
                  </w:pPr>
                </w:p>
              </w:tc>
              <w:tc>
                <w:tcPr>
                  <w:tcW w:w="1335" w:type="dxa"/>
                </w:tcPr>
                <w:p w:rsidR="008A57CD" w:rsidRPr="00DF780E" w:rsidRDefault="008A57CD" w:rsidP="008A57CD">
                  <w:pPr>
                    <w:jc w:val="center"/>
                    <w:rPr>
                      <w:rFonts w:eastAsia="等线"/>
                      <w:sz w:val="18"/>
                      <w:szCs w:val="16"/>
                    </w:rPr>
                  </w:pPr>
                </w:p>
              </w:tc>
            </w:tr>
          </w:tbl>
          <w:p w:rsidR="00FA63A4" w:rsidRDefault="00415F7C" w:rsidP="008E3BB2">
            <w:pPr>
              <w:spacing w:line="360" w:lineRule="auto"/>
              <w:ind w:firstLineChars="200" w:firstLine="420"/>
              <w:rPr>
                <w:szCs w:val="24"/>
              </w:rPr>
            </w:pPr>
            <w:r>
              <w:rPr>
                <w:rFonts w:hint="eastAsia"/>
                <w:szCs w:val="24"/>
              </w:rPr>
              <w:t>如表</w:t>
            </w:r>
            <w:r w:rsidR="004C61A6">
              <w:rPr>
                <w:rFonts w:hint="eastAsia"/>
                <w:szCs w:val="24"/>
              </w:rPr>
              <w:t>二所示</w:t>
            </w:r>
            <w:r>
              <w:rPr>
                <w:rFonts w:hint="eastAsia"/>
                <w:szCs w:val="24"/>
              </w:rPr>
              <w:t>，</w:t>
            </w:r>
            <w:r w:rsidR="008E3BB2">
              <w:rPr>
                <w:rFonts w:hint="eastAsia"/>
                <w:szCs w:val="24"/>
              </w:rPr>
              <w:t>在索引表中，</w:t>
            </w:r>
            <w:r w:rsidR="00FA63A4">
              <w:rPr>
                <w:rFonts w:hint="eastAsia"/>
                <w:szCs w:val="24"/>
              </w:rPr>
              <w:t>本文将矢量对象的时空一体化编码</w:t>
            </w:r>
            <w:r w:rsidR="00FA63A4">
              <w:rPr>
                <w:rFonts w:hint="eastAsia"/>
                <w:szCs w:val="24"/>
              </w:rPr>
              <w:t>Index</w:t>
            </w:r>
            <w:proofErr w:type="gramStart"/>
            <w:r w:rsidR="00FA63A4">
              <w:rPr>
                <w:rFonts w:hint="eastAsia"/>
                <w:szCs w:val="24"/>
              </w:rPr>
              <w:t>作为行键</w:t>
            </w:r>
            <w:proofErr w:type="spellStart"/>
            <w:proofErr w:type="gramEnd"/>
            <w:r w:rsidR="00FA63A4">
              <w:rPr>
                <w:rFonts w:hint="eastAsia"/>
                <w:szCs w:val="24"/>
              </w:rPr>
              <w:t>Rowkey</w:t>
            </w:r>
            <w:proofErr w:type="spellEnd"/>
            <w:r w:rsidR="00FA63A4">
              <w:rPr>
                <w:szCs w:val="24"/>
              </w:rPr>
              <w:t>,</w:t>
            </w:r>
            <w:r w:rsidR="007E25AF">
              <w:rPr>
                <w:szCs w:val="24"/>
              </w:rPr>
              <w:t xml:space="preserve"> </w:t>
            </w:r>
            <w:r w:rsidR="00FA63A4">
              <w:rPr>
                <w:rFonts w:hint="eastAsia"/>
                <w:szCs w:val="24"/>
              </w:rPr>
              <w:t>表示一个时空单元。而</w:t>
            </w:r>
            <w:proofErr w:type="gramStart"/>
            <w:r w:rsidR="00FA63A4">
              <w:rPr>
                <w:rFonts w:hint="eastAsia"/>
                <w:szCs w:val="24"/>
              </w:rPr>
              <w:t>列族下</w:t>
            </w:r>
            <w:proofErr w:type="gramEnd"/>
            <w:r w:rsidR="00FA63A4">
              <w:rPr>
                <w:rFonts w:hint="eastAsia"/>
                <w:szCs w:val="24"/>
              </w:rPr>
              <w:t>的列标识为对象</w:t>
            </w:r>
            <w:r w:rsidR="00FA63A4">
              <w:rPr>
                <w:rFonts w:hint="eastAsia"/>
                <w:szCs w:val="24"/>
              </w:rPr>
              <w:t>ID,</w:t>
            </w:r>
            <w:r w:rsidR="006B414A">
              <w:rPr>
                <w:rFonts w:hint="eastAsia"/>
                <w:szCs w:val="24"/>
              </w:rPr>
              <w:t>仅</w:t>
            </w:r>
            <w:r w:rsidR="00FA63A4">
              <w:rPr>
                <w:rFonts w:hint="eastAsia"/>
                <w:szCs w:val="24"/>
              </w:rPr>
              <w:t>存储对象的几何信息，并利用序列化的方式，节省存储空间</w:t>
            </w:r>
            <w:r w:rsidR="008823BE">
              <w:rPr>
                <w:rFonts w:hint="eastAsia"/>
                <w:szCs w:val="24"/>
              </w:rPr>
              <w:t>。则</w:t>
            </w:r>
            <w:r w:rsidR="00F5261F">
              <w:rPr>
                <w:rFonts w:hint="eastAsia"/>
                <w:szCs w:val="24"/>
              </w:rPr>
              <w:t>在每一行中，</w:t>
            </w:r>
            <w:proofErr w:type="spellStart"/>
            <w:r w:rsidR="00F5261F">
              <w:rPr>
                <w:rFonts w:hint="eastAsia"/>
                <w:szCs w:val="24"/>
              </w:rPr>
              <w:t>Rowkey</w:t>
            </w:r>
            <w:proofErr w:type="spellEnd"/>
            <w:r w:rsidR="00F5261F">
              <w:rPr>
                <w:rFonts w:hint="eastAsia"/>
                <w:szCs w:val="24"/>
              </w:rPr>
              <w:t>即代表一个时空单元，而</w:t>
            </w:r>
            <w:r w:rsidR="009E28CF">
              <w:rPr>
                <w:rFonts w:hint="eastAsia"/>
                <w:szCs w:val="24"/>
              </w:rPr>
              <w:t>该行内</w:t>
            </w:r>
            <w:r w:rsidR="00F5261F">
              <w:rPr>
                <w:rFonts w:hint="eastAsia"/>
                <w:szCs w:val="24"/>
              </w:rPr>
              <w:t>各列下的对象即代表该时空单元下所包含的矢量对象。</w:t>
            </w:r>
            <w:r w:rsidR="00FA63A4">
              <w:rPr>
                <w:rFonts w:hint="eastAsia"/>
                <w:szCs w:val="24"/>
              </w:rPr>
              <w:t xml:space="preserve"> </w:t>
            </w:r>
          </w:p>
          <w:p w:rsidR="004C61A6" w:rsidRDefault="004C61A6" w:rsidP="004C61A6">
            <w:pPr>
              <w:spacing w:line="360" w:lineRule="auto"/>
              <w:ind w:firstLineChars="200" w:firstLine="420"/>
              <w:jc w:val="center"/>
              <w:rPr>
                <w:szCs w:val="24"/>
              </w:rPr>
            </w:pPr>
            <w:r>
              <w:rPr>
                <w:rFonts w:hint="eastAsia"/>
                <w:szCs w:val="24"/>
              </w:rPr>
              <w:t>表二</w:t>
            </w:r>
            <w:r>
              <w:rPr>
                <w:rFonts w:hint="eastAsia"/>
                <w:szCs w:val="24"/>
              </w:rPr>
              <w:t xml:space="preserve"> </w:t>
            </w:r>
            <w:r>
              <w:rPr>
                <w:rFonts w:hint="eastAsia"/>
                <w:szCs w:val="24"/>
              </w:rPr>
              <w:t>索引表结构</w:t>
            </w:r>
          </w:p>
          <w:tbl>
            <w:tblPr>
              <w:tblStyle w:val="ab"/>
              <w:tblW w:w="7361" w:type="dxa"/>
              <w:jc w:val="center"/>
              <w:tblLook w:val="04A0" w:firstRow="1" w:lastRow="0" w:firstColumn="1" w:lastColumn="0" w:noHBand="0" w:noVBand="1"/>
            </w:tblPr>
            <w:tblGrid>
              <w:gridCol w:w="1271"/>
              <w:gridCol w:w="981"/>
              <w:gridCol w:w="1219"/>
              <w:gridCol w:w="1066"/>
              <w:gridCol w:w="1412"/>
              <w:gridCol w:w="1412"/>
            </w:tblGrid>
            <w:tr w:rsidR="00FA63A4" w:rsidRPr="00F14EF9" w:rsidTr="0012657D">
              <w:trPr>
                <w:trHeight w:val="529"/>
                <w:jc w:val="center"/>
              </w:trPr>
              <w:tc>
                <w:tcPr>
                  <w:tcW w:w="1271" w:type="dxa"/>
                  <w:vMerge w:val="restart"/>
                  <w:vAlign w:val="center"/>
                </w:tcPr>
                <w:p w:rsidR="00FA63A4" w:rsidRPr="00F14EF9" w:rsidRDefault="00FA63A4" w:rsidP="00FA63A4">
                  <w:pPr>
                    <w:jc w:val="center"/>
                    <w:rPr>
                      <w:rFonts w:eastAsia="等线"/>
                      <w:b/>
                      <w:sz w:val="16"/>
                      <w:szCs w:val="16"/>
                    </w:rPr>
                  </w:pPr>
                  <w:proofErr w:type="spellStart"/>
                  <w:r w:rsidRPr="00F14EF9">
                    <w:rPr>
                      <w:rFonts w:eastAsia="等线"/>
                      <w:b/>
                      <w:sz w:val="16"/>
                      <w:szCs w:val="16"/>
                    </w:rPr>
                    <w:lastRenderedPageBreak/>
                    <w:t>RowKey</w:t>
                  </w:r>
                  <w:proofErr w:type="spellEnd"/>
                </w:p>
              </w:tc>
              <w:tc>
                <w:tcPr>
                  <w:tcW w:w="4678" w:type="dxa"/>
                  <w:gridSpan w:val="4"/>
                  <w:vAlign w:val="center"/>
                </w:tcPr>
                <w:p w:rsidR="00FA63A4" w:rsidRPr="00F14EF9" w:rsidRDefault="00FA63A4" w:rsidP="00FA63A4">
                  <w:pPr>
                    <w:jc w:val="center"/>
                    <w:rPr>
                      <w:rFonts w:eastAsia="等线"/>
                      <w:b/>
                      <w:sz w:val="16"/>
                      <w:szCs w:val="16"/>
                    </w:rPr>
                  </w:pPr>
                  <w:r>
                    <w:rPr>
                      <w:rFonts w:eastAsia="等线"/>
                      <w:b/>
                      <w:sz w:val="16"/>
                      <w:szCs w:val="16"/>
                    </w:rPr>
                    <w:t>F</w:t>
                  </w:r>
                </w:p>
              </w:tc>
              <w:tc>
                <w:tcPr>
                  <w:tcW w:w="1412" w:type="dxa"/>
                  <w:vMerge w:val="restart"/>
                  <w:vAlign w:val="center"/>
                </w:tcPr>
                <w:p w:rsidR="00FA63A4" w:rsidRPr="00F14EF9" w:rsidRDefault="00FA63A4" w:rsidP="00FA63A4">
                  <w:pPr>
                    <w:jc w:val="center"/>
                    <w:rPr>
                      <w:rFonts w:eastAsia="等线"/>
                      <w:b/>
                      <w:sz w:val="16"/>
                      <w:szCs w:val="16"/>
                    </w:rPr>
                  </w:pPr>
                  <w:proofErr w:type="spellStart"/>
                  <w:r w:rsidRPr="00F14EF9">
                    <w:rPr>
                      <w:rFonts w:eastAsia="等线"/>
                      <w:b/>
                      <w:sz w:val="16"/>
                      <w:szCs w:val="16"/>
                    </w:rPr>
                    <w:t>TimeStamp</w:t>
                  </w:r>
                  <w:proofErr w:type="spellEnd"/>
                </w:p>
              </w:tc>
            </w:tr>
            <w:tr w:rsidR="00FA63A4" w:rsidRPr="00F14EF9" w:rsidTr="0012657D">
              <w:trPr>
                <w:trHeight w:val="54"/>
                <w:jc w:val="center"/>
              </w:trPr>
              <w:tc>
                <w:tcPr>
                  <w:tcW w:w="1271" w:type="dxa"/>
                  <w:vMerge/>
                </w:tcPr>
                <w:p w:rsidR="00FA63A4" w:rsidRPr="00F14EF9" w:rsidRDefault="00FA63A4" w:rsidP="00FA63A4">
                  <w:pPr>
                    <w:jc w:val="center"/>
                    <w:rPr>
                      <w:rFonts w:eastAsia="等线"/>
                      <w:b/>
                      <w:sz w:val="16"/>
                      <w:szCs w:val="16"/>
                    </w:rPr>
                  </w:pPr>
                </w:p>
              </w:tc>
              <w:tc>
                <w:tcPr>
                  <w:tcW w:w="981" w:type="dxa"/>
                </w:tcPr>
                <w:p w:rsidR="00FA63A4" w:rsidRPr="00F14EF9" w:rsidRDefault="00FA63A4" w:rsidP="00FA63A4">
                  <w:pPr>
                    <w:jc w:val="center"/>
                    <w:rPr>
                      <w:rFonts w:eastAsia="等线"/>
                      <w:sz w:val="16"/>
                      <w:szCs w:val="16"/>
                    </w:rPr>
                  </w:pPr>
                  <w:r w:rsidRPr="00F14EF9">
                    <w:rPr>
                      <w:rFonts w:eastAsia="等线"/>
                      <w:sz w:val="16"/>
                      <w:szCs w:val="16"/>
                    </w:rPr>
                    <w:t>ObjectID</w:t>
                  </w:r>
                  <w:r>
                    <w:rPr>
                      <w:rFonts w:eastAsia="等线" w:hint="eastAsia"/>
                      <w:sz w:val="16"/>
                      <w:szCs w:val="16"/>
                    </w:rPr>
                    <w:t>_</w:t>
                  </w:r>
                  <w:r w:rsidRPr="00F14EF9">
                    <w:rPr>
                      <w:rFonts w:eastAsia="等线"/>
                      <w:sz w:val="16"/>
                      <w:szCs w:val="16"/>
                    </w:rPr>
                    <w:t>1</w:t>
                  </w:r>
                </w:p>
              </w:tc>
              <w:tc>
                <w:tcPr>
                  <w:tcW w:w="1219" w:type="dxa"/>
                </w:tcPr>
                <w:p w:rsidR="00FA63A4" w:rsidRPr="00F14EF9" w:rsidRDefault="00FA63A4" w:rsidP="00FA63A4">
                  <w:pPr>
                    <w:jc w:val="center"/>
                    <w:rPr>
                      <w:rFonts w:eastAsia="等线"/>
                      <w:sz w:val="16"/>
                      <w:szCs w:val="16"/>
                    </w:rPr>
                  </w:pPr>
                  <w:r w:rsidRPr="00F14EF9">
                    <w:rPr>
                      <w:rFonts w:eastAsia="等线"/>
                      <w:sz w:val="16"/>
                      <w:szCs w:val="16"/>
                    </w:rPr>
                    <w:t>ObjectID</w:t>
                  </w:r>
                  <w:r>
                    <w:rPr>
                      <w:rFonts w:eastAsia="等线"/>
                      <w:sz w:val="16"/>
                      <w:szCs w:val="16"/>
                    </w:rPr>
                    <w:t>_</w:t>
                  </w:r>
                  <w:r w:rsidRPr="00F14EF9">
                    <w:rPr>
                      <w:rFonts w:eastAsia="等线"/>
                      <w:sz w:val="16"/>
                      <w:szCs w:val="16"/>
                    </w:rPr>
                    <w:t>2</w:t>
                  </w:r>
                </w:p>
              </w:tc>
              <w:tc>
                <w:tcPr>
                  <w:tcW w:w="1066" w:type="dxa"/>
                </w:tcPr>
                <w:p w:rsidR="00FA63A4" w:rsidRPr="00F14EF9" w:rsidRDefault="00FA63A4" w:rsidP="00FA63A4">
                  <w:pPr>
                    <w:jc w:val="center"/>
                    <w:rPr>
                      <w:rFonts w:eastAsia="等线"/>
                      <w:sz w:val="16"/>
                      <w:szCs w:val="16"/>
                    </w:rPr>
                  </w:pPr>
                  <w:r w:rsidRPr="00F14EF9">
                    <w:rPr>
                      <w:rFonts w:eastAsia="等线"/>
                      <w:sz w:val="16"/>
                      <w:szCs w:val="16"/>
                    </w:rPr>
                    <w:t>ObjectID</w:t>
                  </w:r>
                  <w:r>
                    <w:rPr>
                      <w:rFonts w:eastAsia="等线"/>
                      <w:sz w:val="16"/>
                      <w:szCs w:val="16"/>
                    </w:rPr>
                    <w:t>_</w:t>
                  </w:r>
                  <w:r w:rsidRPr="00F14EF9">
                    <w:rPr>
                      <w:rFonts w:eastAsia="等线"/>
                      <w:sz w:val="16"/>
                      <w:szCs w:val="16"/>
                    </w:rPr>
                    <w:t>3</w:t>
                  </w:r>
                </w:p>
              </w:tc>
              <w:tc>
                <w:tcPr>
                  <w:tcW w:w="1412" w:type="dxa"/>
                </w:tcPr>
                <w:p w:rsidR="00FA63A4" w:rsidRPr="00F14EF9" w:rsidRDefault="00FA63A4" w:rsidP="00FA63A4">
                  <w:pPr>
                    <w:jc w:val="center"/>
                    <w:rPr>
                      <w:rFonts w:eastAsia="等线"/>
                      <w:sz w:val="16"/>
                      <w:szCs w:val="16"/>
                    </w:rPr>
                  </w:pPr>
                  <w:r>
                    <w:rPr>
                      <w:rFonts w:eastAsia="等线"/>
                      <w:sz w:val="16"/>
                      <w:szCs w:val="16"/>
                    </w:rPr>
                    <w:t>…</w:t>
                  </w:r>
                </w:p>
              </w:tc>
              <w:tc>
                <w:tcPr>
                  <w:tcW w:w="1412" w:type="dxa"/>
                  <w:vMerge/>
                </w:tcPr>
                <w:p w:rsidR="00FA63A4" w:rsidRPr="00F14EF9" w:rsidRDefault="00FA63A4" w:rsidP="00FA63A4">
                  <w:pPr>
                    <w:jc w:val="center"/>
                    <w:rPr>
                      <w:rFonts w:eastAsia="等线"/>
                      <w:sz w:val="16"/>
                      <w:szCs w:val="16"/>
                    </w:rPr>
                  </w:pPr>
                </w:p>
              </w:tc>
            </w:tr>
            <w:tr w:rsidR="00FA63A4" w:rsidRPr="00F14EF9" w:rsidTr="0012657D">
              <w:trPr>
                <w:trHeight w:val="195"/>
                <w:jc w:val="center"/>
              </w:trPr>
              <w:tc>
                <w:tcPr>
                  <w:tcW w:w="1271" w:type="dxa"/>
                  <w:vMerge w:val="restart"/>
                </w:tcPr>
                <w:p w:rsidR="00FA63A4" w:rsidRPr="00F14EF9" w:rsidRDefault="00FA63A4" w:rsidP="00FA63A4">
                  <w:pPr>
                    <w:jc w:val="center"/>
                    <w:rPr>
                      <w:rFonts w:eastAsia="等线"/>
                      <w:b/>
                      <w:sz w:val="16"/>
                      <w:szCs w:val="16"/>
                    </w:rPr>
                  </w:pPr>
                  <w:r w:rsidRPr="00F14EF9">
                    <w:rPr>
                      <w:rFonts w:eastAsia="等线"/>
                      <w:b/>
                      <w:sz w:val="18"/>
                      <w:szCs w:val="16"/>
                    </w:rPr>
                    <w:t>Index</w:t>
                  </w:r>
                  <w:r>
                    <w:rPr>
                      <w:rFonts w:eastAsia="等线" w:hint="eastAsia"/>
                      <w:b/>
                      <w:sz w:val="18"/>
                      <w:szCs w:val="16"/>
                    </w:rPr>
                    <w:t>_</w:t>
                  </w:r>
                  <w:r>
                    <w:rPr>
                      <w:rFonts w:eastAsia="等线"/>
                      <w:b/>
                      <w:sz w:val="18"/>
                      <w:szCs w:val="16"/>
                    </w:rPr>
                    <w:t>1</w:t>
                  </w:r>
                </w:p>
              </w:tc>
              <w:tc>
                <w:tcPr>
                  <w:tcW w:w="981" w:type="dxa"/>
                  <w:vMerge w:val="restart"/>
                </w:tcPr>
                <w:p w:rsidR="00FA63A4" w:rsidRPr="00F14EF9" w:rsidRDefault="00FA63A4" w:rsidP="00FA63A4">
                  <w:pPr>
                    <w:jc w:val="center"/>
                    <w:rPr>
                      <w:rFonts w:eastAsia="等线"/>
                      <w:sz w:val="16"/>
                      <w:szCs w:val="16"/>
                    </w:rPr>
                  </w:pPr>
                </w:p>
              </w:tc>
              <w:tc>
                <w:tcPr>
                  <w:tcW w:w="1219" w:type="dxa"/>
                  <w:vMerge w:val="restart"/>
                </w:tcPr>
                <w:p w:rsidR="00FA63A4" w:rsidRPr="00F14EF9" w:rsidRDefault="00FA63A4" w:rsidP="00FA63A4">
                  <w:pPr>
                    <w:jc w:val="center"/>
                    <w:rPr>
                      <w:rFonts w:eastAsia="等线"/>
                      <w:sz w:val="16"/>
                      <w:szCs w:val="16"/>
                    </w:rPr>
                  </w:pPr>
                </w:p>
              </w:tc>
              <w:tc>
                <w:tcPr>
                  <w:tcW w:w="1066" w:type="dxa"/>
                  <w:vMerge w:val="restart"/>
                </w:tcPr>
                <w:p w:rsidR="00FA63A4" w:rsidRPr="00F14EF9" w:rsidRDefault="00FA63A4" w:rsidP="00FA63A4">
                  <w:pPr>
                    <w:jc w:val="center"/>
                    <w:rPr>
                      <w:rFonts w:eastAsia="等线"/>
                      <w:sz w:val="16"/>
                      <w:szCs w:val="16"/>
                    </w:rPr>
                  </w:pPr>
                </w:p>
              </w:tc>
              <w:tc>
                <w:tcPr>
                  <w:tcW w:w="1412" w:type="dxa"/>
                  <w:vMerge w:val="restart"/>
                </w:tcPr>
                <w:p w:rsidR="00FA63A4" w:rsidRPr="00F14EF9" w:rsidRDefault="00FA63A4" w:rsidP="00FA63A4">
                  <w:pPr>
                    <w:jc w:val="center"/>
                    <w:rPr>
                      <w:rFonts w:eastAsia="等线"/>
                      <w:sz w:val="16"/>
                      <w:szCs w:val="16"/>
                    </w:rPr>
                  </w:pPr>
                </w:p>
              </w:tc>
              <w:tc>
                <w:tcPr>
                  <w:tcW w:w="1412" w:type="dxa"/>
                </w:tcPr>
                <w:p w:rsidR="00FA63A4" w:rsidRPr="00F14EF9" w:rsidRDefault="00FA63A4" w:rsidP="00FA63A4">
                  <w:pPr>
                    <w:jc w:val="center"/>
                    <w:rPr>
                      <w:rFonts w:eastAsia="等线"/>
                      <w:sz w:val="16"/>
                      <w:szCs w:val="16"/>
                    </w:rPr>
                  </w:pPr>
                </w:p>
              </w:tc>
            </w:tr>
            <w:tr w:rsidR="00FA63A4" w:rsidRPr="00F14EF9" w:rsidTr="0012657D">
              <w:trPr>
                <w:trHeight w:val="195"/>
                <w:jc w:val="center"/>
              </w:trPr>
              <w:tc>
                <w:tcPr>
                  <w:tcW w:w="1271" w:type="dxa"/>
                  <w:vMerge/>
                </w:tcPr>
                <w:p w:rsidR="00FA63A4" w:rsidRPr="00F14EF9" w:rsidRDefault="00FA63A4" w:rsidP="00FA63A4">
                  <w:pPr>
                    <w:jc w:val="center"/>
                    <w:rPr>
                      <w:rFonts w:eastAsia="等线"/>
                      <w:b/>
                      <w:sz w:val="16"/>
                      <w:szCs w:val="16"/>
                    </w:rPr>
                  </w:pPr>
                </w:p>
              </w:tc>
              <w:tc>
                <w:tcPr>
                  <w:tcW w:w="981" w:type="dxa"/>
                  <w:vMerge/>
                </w:tcPr>
                <w:p w:rsidR="00FA63A4" w:rsidRPr="00F14EF9" w:rsidRDefault="00FA63A4" w:rsidP="00FA63A4">
                  <w:pPr>
                    <w:jc w:val="center"/>
                    <w:rPr>
                      <w:rFonts w:eastAsia="等线"/>
                      <w:sz w:val="16"/>
                      <w:szCs w:val="16"/>
                    </w:rPr>
                  </w:pPr>
                </w:p>
              </w:tc>
              <w:tc>
                <w:tcPr>
                  <w:tcW w:w="1219" w:type="dxa"/>
                  <w:vMerge/>
                </w:tcPr>
                <w:p w:rsidR="00FA63A4" w:rsidRPr="00F14EF9" w:rsidRDefault="00FA63A4" w:rsidP="00FA63A4">
                  <w:pPr>
                    <w:jc w:val="center"/>
                    <w:rPr>
                      <w:rFonts w:eastAsia="等线"/>
                      <w:sz w:val="16"/>
                      <w:szCs w:val="16"/>
                    </w:rPr>
                  </w:pPr>
                </w:p>
              </w:tc>
              <w:tc>
                <w:tcPr>
                  <w:tcW w:w="1066" w:type="dxa"/>
                  <w:vMerge/>
                </w:tcPr>
                <w:p w:rsidR="00FA63A4" w:rsidRPr="00F14EF9" w:rsidRDefault="00FA63A4" w:rsidP="00FA63A4">
                  <w:pPr>
                    <w:jc w:val="center"/>
                    <w:rPr>
                      <w:rFonts w:eastAsia="等线"/>
                      <w:sz w:val="16"/>
                      <w:szCs w:val="16"/>
                    </w:rPr>
                  </w:pPr>
                </w:p>
              </w:tc>
              <w:tc>
                <w:tcPr>
                  <w:tcW w:w="1412" w:type="dxa"/>
                  <w:vMerge/>
                </w:tcPr>
                <w:p w:rsidR="00FA63A4" w:rsidRPr="00F14EF9" w:rsidRDefault="00FA63A4" w:rsidP="00FA63A4">
                  <w:pPr>
                    <w:jc w:val="center"/>
                    <w:rPr>
                      <w:rFonts w:eastAsia="等线"/>
                      <w:sz w:val="16"/>
                      <w:szCs w:val="16"/>
                    </w:rPr>
                  </w:pPr>
                </w:p>
              </w:tc>
              <w:tc>
                <w:tcPr>
                  <w:tcW w:w="1412" w:type="dxa"/>
                </w:tcPr>
                <w:p w:rsidR="00FA63A4" w:rsidRPr="00F14EF9" w:rsidRDefault="00FA63A4" w:rsidP="00FA63A4">
                  <w:pPr>
                    <w:jc w:val="center"/>
                    <w:rPr>
                      <w:rFonts w:eastAsia="等线"/>
                      <w:sz w:val="16"/>
                      <w:szCs w:val="16"/>
                    </w:rPr>
                  </w:pPr>
                </w:p>
              </w:tc>
            </w:tr>
            <w:tr w:rsidR="00FA63A4" w:rsidRPr="00F14EF9" w:rsidTr="0012657D">
              <w:trPr>
                <w:trHeight w:val="190"/>
                <w:jc w:val="center"/>
              </w:trPr>
              <w:tc>
                <w:tcPr>
                  <w:tcW w:w="1271" w:type="dxa"/>
                  <w:vMerge w:val="restart"/>
                </w:tcPr>
                <w:p w:rsidR="00FA63A4" w:rsidRPr="00F14EF9" w:rsidRDefault="00FA63A4" w:rsidP="00FA63A4">
                  <w:pPr>
                    <w:jc w:val="center"/>
                    <w:rPr>
                      <w:rFonts w:eastAsia="等线"/>
                      <w:b/>
                      <w:sz w:val="16"/>
                      <w:szCs w:val="16"/>
                    </w:rPr>
                  </w:pPr>
                  <w:r w:rsidRPr="00F14EF9">
                    <w:rPr>
                      <w:rFonts w:eastAsia="等线"/>
                      <w:b/>
                      <w:sz w:val="18"/>
                      <w:szCs w:val="16"/>
                    </w:rPr>
                    <w:t>Index</w:t>
                  </w:r>
                  <w:r>
                    <w:rPr>
                      <w:rFonts w:eastAsia="等线"/>
                      <w:b/>
                      <w:sz w:val="18"/>
                      <w:szCs w:val="16"/>
                    </w:rPr>
                    <w:t>_</w:t>
                  </w:r>
                  <w:r w:rsidRPr="00F14EF9">
                    <w:rPr>
                      <w:rFonts w:eastAsia="等线"/>
                      <w:b/>
                      <w:sz w:val="18"/>
                      <w:szCs w:val="16"/>
                    </w:rPr>
                    <w:t>2</w:t>
                  </w:r>
                </w:p>
              </w:tc>
              <w:tc>
                <w:tcPr>
                  <w:tcW w:w="981" w:type="dxa"/>
                  <w:vMerge w:val="restart"/>
                </w:tcPr>
                <w:p w:rsidR="00FA63A4" w:rsidRPr="00F14EF9" w:rsidRDefault="00FA63A4" w:rsidP="00FA63A4">
                  <w:pPr>
                    <w:jc w:val="center"/>
                    <w:rPr>
                      <w:rFonts w:eastAsia="等线"/>
                      <w:sz w:val="16"/>
                      <w:szCs w:val="16"/>
                    </w:rPr>
                  </w:pPr>
                </w:p>
              </w:tc>
              <w:tc>
                <w:tcPr>
                  <w:tcW w:w="1219" w:type="dxa"/>
                  <w:vMerge w:val="restart"/>
                </w:tcPr>
                <w:p w:rsidR="00FA63A4" w:rsidRPr="00F14EF9" w:rsidRDefault="00FA63A4" w:rsidP="00FA63A4">
                  <w:pPr>
                    <w:jc w:val="center"/>
                    <w:rPr>
                      <w:rFonts w:eastAsia="等线"/>
                      <w:sz w:val="16"/>
                      <w:szCs w:val="16"/>
                    </w:rPr>
                  </w:pPr>
                </w:p>
              </w:tc>
              <w:tc>
                <w:tcPr>
                  <w:tcW w:w="1066" w:type="dxa"/>
                  <w:vMerge w:val="restart"/>
                </w:tcPr>
                <w:p w:rsidR="00FA63A4" w:rsidRPr="00F14EF9" w:rsidRDefault="00FA63A4" w:rsidP="00FA63A4">
                  <w:pPr>
                    <w:jc w:val="center"/>
                    <w:rPr>
                      <w:rFonts w:eastAsia="等线"/>
                      <w:sz w:val="16"/>
                      <w:szCs w:val="16"/>
                    </w:rPr>
                  </w:pPr>
                </w:p>
              </w:tc>
              <w:tc>
                <w:tcPr>
                  <w:tcW w:w="1412" w:type="dxa"/>
                  <w:vMerge w:val="restart"/>
                </w:tcPr>
                <w:p w:rsidR="00FA63A4" w:rsidRPr="00F14EF9" w:rsidRDefault="00FA63A4" w:rsidP="00FA63A4">
                  <w:pPr>
                    <w:jc w:val="center"/>
                    <w:rPr>
                      <w:rFonts w:eastAsia="等线"/>
                      <w:sz w:val="16"/>
                      <w:szCs w:val="16"/>
                    </w:rPr>
                  </w:pPr>
                </w:p>
              </w:tc>
              <w:tc>
                <w:tcPr>
                  <w:tcW w:w="1412" w:type="dxa"/>
                </w:tcPr>
                <w:p w:rsidR="00FA63A4" w:rsidRPr="00F14EF9" w:rsidRDefault="00FA63A4" w:rsidP="00FA63A4">
                  <w:pPr>
                    <w:jc w:val="center"/>
                    <w:rPr>
                      <w:rFonts w:eastAsia="等线"/>
                      <w:sz w:val="16"/>
                      <w:szCs w:val="16"/>
                    </w:rPr>
                  </w:pPr>
                </w:p>
              </w:tc>
            </w:tr>
            <w:tr w:rsidR="00FA63A4" w:rsidRPr="00F14EF9" w:rsidTr="0012657D">
              <w:trPr>
                <w:trHeight w:val="190"/>
                <w:jc w:val="center"/>
              </w:trPr>
              <w:tc>
                <w:tcPr>
                  <w:tcW w:w="1271" w:type="dxa"/>
                  <w:vMerge/>
                </w:tcPr>
                <w:p w:rsidR="00FA63A4" w:rsidRPr="00F14EF9" w:rsidRDefault="00FA63A4" w:rsidP="00FA63A4">
                  <w:pPr>
                    <w:rPr>
                      <w:rFonts w:eastAsia="等线"/>
                      <w:b/>
                      <w:sz w:val="16"/>
                      <w:szCs w:val="16"/>
                    </w:rPr>
                  </w:pPr>
                </w:p>
              </w:tc>
              <w:tc>
                <w:tcPr>
                  <w:tcW w:w="981" w:type="dxa"/>
                  <w:vMerge/>
                </w:tcPr>
                <w:p w:rsidR="00FA63A4" w:rsidRPr="00F14EF9" w:rsidRDefault="00FA63A4" w:rsidP="00FA63A4">
                  <w:pPr>
                    <w:jc w:val="center"/>
                    <w:rPr>
                      <w:rFonts w:eastAsia="等线"/>
                      <w:sz w:val="16"/>
                      <w:szCs w:val="16"/>
                    </w:rPr>
                  </w:pPr>
                </w:p>
              </w:tc>
              <w:tc>
                <w:tcPr>
                  <w:tcW w:w="1219" w:type="dxa"/>
                  <w:vMerge/>
                </w:tcPr>
                <w:p w:rsidR="00FA63A4" w:rsidRPr="00F14EF9" w:rsidRDefault="00FA63A4" w:rsidP="00FA63A4">
                  <w:pPr>
                    <w:jc w:val="center"/>
                    <w:rPr>
                      <w:rFonts w:eastAsia="等线"/>
                      <w:sz w:val="16"/>
                      <w:szCs w:val="16"/>
                    </w:rPr>
                  </w:pPr>
                </w:p>
              </w:tc>
              <w:tc>
                <w:tcPr>
                  <w:tcW w:w="1066" w:type="dxa"/>
                  <w:vMerge/>
                </w:tcPr>
                <w:p w:rsidR="00FA63A4" w:rsidRPr="00F14EF9" w:rsidRDefault="00FA63A4" w:rsidP="00FA63A4">
                  <w:pPr>
                    <w:jc w:val="center"/>
                    <w:rPr>
                      <w:rFonts w:eastAsia="等线"/>
                      <w:sz w:val="16"/>
                      <w:szCs w:val="16"/>
                    </w:rPr>
                  </w:pPr>
                </w:p>
              </w:tc>
              <w:tc>
                <w:tcPr>
                  <w:tcW w:w="1412" w:type="dxa"/>
                  <w:vMerge/>
                </w:tcPr>
                <w:p w:rsidR="00FA63A4" w:rsidRPr="00F14EF9" w:rsidRDefault="00FA63A4" w:rsidP="00FA63A4">
                  <w:pPr>
                    <w:jc w:val="center"/>
                    <w:rPr>
                      <w:rFonts w:eastAsia="等线"/>
                      <w:sz w:val="16"/>
                      <w:szCs w:val="16"/>
                    </w:rPr>
                  </w:pPr>
                </w:p>
              </w:tc>
              <w:tc>
                <w:tcPr>
                  <w:tcW w:w="1412" w:type="dxa"/>
                </w:tcPr>
                <w:p w:rsidR="00FA63A4" w:rsidRPr="00F14EF9" w:rsidRDefault="00FA63A4" w:rsidP="00FA63A4">
                  <w:pPr>
                    <w:jc w:val="center"/>
                    <w:rPr>
                      <w:rFonts w:eastAsia="等线"/>
                      <w:sz w:val="16"/>
                      <w:szCs w:val="16"/>
                    </w:rPr>
                  </w:pPr>
                </w:p>
              </w:tc>
            </w:tr>
          </w:tbl>
          <w:p w:rsidR="00FA63A4" w:rsidRPr="00657F92" w:rsidRDefault="00FA63A4" w:rsidP="00560967">
            <w:pPr>
              <w:spacing w:line="360" w:lineRule="auto"/>
              <w:rPr>
                <w:szCs w:val="24"/>
              </w:rPr>
            </w:pPr>
          </w:p>
          <w:p w:rsidR="00167767" w:rsidRDefault="00C34810" w:rsidP="00894D87">
            <w:pPr>
              <w:pStyle w:val="a7"/>
              <w:numPr>
                <w:ilvl w:val="0"/>
                <w:numId w:val="13"/>
              </w:numPr>
              <w:spacing w:line="360" w:lineRule="auto"/>
              <w:ind w:firstLineChars="0"/>
              <w:rPr>
                <w:b/>
                <w:szCs w:val="24"/>
              </w:rPr>
            </w:pPr>
            <w:r w:rsidRPr="00894D87">
              <w:rPr>
                <w:rFonts w:hint="eastAsia"/>
                <w:b/>
                <w:szCs w:val="24"/>
              </w:rPr>
              <w:t>时空查询</w:t>
            </w:r>
            <w:r w:rsidR="00276BB5">
              <w:rPr>
                <w:rFonts w:hint="eastAsia"/>
                <w:b/>
                <w:szCs w:val="24"/>
              </w:rPr>
              <w:t>优化</w:t>
            </w:r>
          </w:p>
          <w:p w:rsidR="004C0E5F" w:rsidRDefault="00792614" w:rsidP="002D71D6">
            <w:pPr>
              <w:spacing w:line="360" w:lineRule="auto"/>
              <w:ind w:firstLineChars="200" w:firstLine="420"/>
              <w:rPr>
                <w:szCs w:val="24"/>
              </w:rPr>
            </w:pPr>
            <w:r>
              <w:rPr>
                <w:rFonts w:hint="eastAsia"/>
                <w:szCs w:val="24"/>
              </w:rPr>
              <w:t>在基于时空剖分的时空编码方案下，则一个时空范围查询都将转换为多个一维的</w:t>
            </w:r>
            <w:r>
              <w:rPr>
                <w:rFonts w:hint="eastAsia"/>
                <w:szCs w:val="24"/>
              </w:rPr>
              <w:t>Range</w:t>
            </w:r>
            <w:r>
              <w:rPr>
                <w:rFonts w:hint="eastAsia"/>
                <w:szCs w:val="24"/>
              </w:rPr>
              <w:t>段查询条件，</w:t>
            </w:r>
            <w:r w:rsidR="00B30940">
              <w:rPr>
                <w:rFonts w:hint="eastAsia"/>
                <w:szCs w:val="24"/>
              </w:rPr>
              <w:t>且在</w:t>
            </w:r>
            <w:r w:rsidR="00B30940">
              <w:rPr>
                <w:rFonts w:hint="eastAsia"/>
                <w:szCs w:val="24"/>
              </w:rPr>
              <w:t>HBase</w:t>
            </w:r>
            <w:r w:rsidR="00B30940">
              <w:rPr>
                <w:rFonts w:hint="eastAsia"/>
                <w:szCs w:val="24"/>
              </w:rPr>
              <w:t>中一个</w:t>
            </w:r>
            <w:r w:rsidR="00B30940">
              <w:rPr>
                <w:rFonts w:hint="eastAsia"/>
                <w:szCs w:val="24"/>
              </w:rPr>
              <w:t>Range</w:t>
            </w:r>
            <w:r w:rsidR="00B30940">
              <w:rPr>
                <w:rFonts w:hint="eastAsia"/>
                <w:szCs w:val="24"/>
              </w:rPr>
              <w:t>段则需要一次</w:t>
            </w:r>
            <w:r w:rsidR="00B30940">
              <w:rPr>
                <w:rFonts w:hint="eastAsia"/>
                <w:szCs w:val="24"/>
              </w:rPr>
              <w:t>Scan</w:t>
            </w:r>
            <w:r w:rsidR="00B30940">
              <w:rPr>
                <w:rFonts w:hint="eastAsia"/>
                <w:szCs w:val="24"/>
              </w:rPr>
              <w:t>操作</w:t>
            </w:r>
            <w:r w:rsidR="00710848">
              <w:rPr>
                <w:rFonts w:hint="eastAsia"/>
                <w:szCs w:val="24"/>
              </w:rPr>
              <w:t>，</w:t>
            </w:r>
            <w:r w:rsidR="00710848">
              <w:rPr>
                <w:rFonts w:hint="eastAsia"/>
                <w:szCs w:val="24"/>
              </w:rPr>
              <w:t>Scan</w:t>
            </w:r>
            <w:r w:rsidR="00710848">
              <w:rPr>
                <w:rFonts w:hint="eastAsia"/>
                <w:szCs w:val="24"/>
              </w:rPr>
              <w:t>操作的次数越多，越影响时空范围</w:t>
            </w:r>
            <w:r w:rsidR="00F80E8F">
              <w:rPr>
                <w:rFonts w:hint="eastAsia"/>
                <w:szCs w:val="24"/>
              </w:rPr>
              <w:t>查询</w:t>
            </w:r>
            <w:r w:rsidR="00710848">
              <w:rPr>
                <w:rFonts w:hint="eastAsia"/>
                <w:szCs w:val="24"/>
              </w:rPr>
              <w:t>的效率</w:t>
            </w:r>
            <w:r w:rsidR="00B30940">
              <w:rPr>
                <w:rFonts w:hint="eastAsia"/>
                <w:szCs w:val="24"/>
              </w:rPr>
              <w:t>。</w:t>
            </w:r>
            <w:r w:rsidR="009756A4">
              <w:rPr>
                <w:rFonts w:hint="eastAsia"/>
                <w:szCs w:val="24"/>
              </w:rPr>
              <w:t>且一维表达后，多个</w:t>
            </w:r>
            <w:r w:rsidR="009756A4">
              <w:rPr>
                <w:rFonts w:hint="eastAsia"/>
                <w:szCs w:val="24"/>
              </w:rPr>
              <w:t>Range</w:t>
            </w:r>
            <w:r w:rsidR="009756A4">
              <w:rPr>
                <w:rFonts w:hint="eastAsia"/>
                <w:szCs w:val="24"/>
              </w:rPr>
              <w:t>段在</w:t>
            </w:r>
            <w:r w:rsidR="00E33140">
              <w:rPr>
                <w:rFonts w:hint="eastAsia"/>
                <w:szCs w:val="24"/>
              </w:rPr>
              <w:t>HBase</w:t>
            </w:r>
            <w:r w:rsidR="00E33140">
              <w:rPr>
                <w:rFonts w:hint="eastAsia"/>
                <w:szCs w:val="24"/>
              </w:rPr>
              <w:t>初步获取的数据</w:t>
            </w:r>
            <w:r w:rsidR="00C2739D">
              <w:rPr>
                <w:rFonts w:hint="eastAsia"/>
                <w:szCs w:val="24"/>
              </w:rPr>
              <w:t>中</w:t>
            </w:r>
            <w:r w:rsidR="007A59AB">
              <w:rPr>
                <w:rFonts w:hint="eastAsia"/>
                <w:szCs w:val="24"/>
              </w:rPr>
              <w:t>可能</w:t>
            </w:r>
            <w:r w:rsidR="00C2739D">
              <w:rPr>
                <w:rFonts w:hint="eastAsia"/>
                <w:szCs w:val="24"/>
              </w:rPr>
              <w:t>会包含不在查询范围内的结果</w:t>
            </w:r>
            <w:r w:rsidR="00E33140">
              <w:rPr>
                <w:rFonts w:hint="eastAsia"/>
                <w:szCs w:val="24"/>
              </w:rPr>
              <w:t>，</w:t>
            </w:r>
            <w:r w:rsidR="00710848">
              <w:rPr>
                <w:rFonts w:hint="eastAsia"/>
                <w:szCs w:val="24"/>
              </w:rPr>
              <w:t>称之为</w:t>
            </w:r>
            <w:r w:rsidR="00710848">
              <w:rPr>
                <w:rFonts w:hint="eastAsia"/>
                <w:szCs w:val="24"/>
              </w:rPr>
              <w:t>False</w:t>
            </w:r>
            <w:r w:rsidR="00710848">
              <w:rPr>
                <w:szCs w:val="24"/>
              </w:rPr>
              <w:t xml:space="preserve"> </w:t>
            </w:r>
            <w:r w:rsidR="00710848">
              <w:rPr>
                <w:rFonts w:hint="eastAsia"/>
                <w:szCs w:val="24"/>
              </w:rPr>
              <w:t>Positive</w:t>
            </w:r>
            <w:r w:rsidR="0087667A">
              <w:rPr>
                <w:rFonts w:hint="eastAsia"/>
                <w:szCs w:val="24"/>
              </w:rPr>
              <w:t>。</w:t>
            </w:r>
            <w:r w:rsidR="0087667A">
              <w:rPr>
                <w:rFonts w:hint="eastAsia"/>
                <w:szCs w:val="24"/>
              </w:rPr>
              <w:t>False</w:t>
            </w:r>
            <w:r w:rsidR="0087667A">
              <w:rPr>
                <w:szCs w:val="24"/>
              </w:rPr>
              <w:t xml:space="preserve"> </w:t>
            </w:r>
            <w:r w:rsidR="0087667A">
              <w:rPr>
                <w:rFonts w:hint="eastAsia"/>
                <w:szCs w:val="24"/>
              </w:rPr>
              <w:t>Positive</w:t>
            </w:r>
            <w:r w:rsidR="00E75FDD">
              <w:rPr>
                <w:rFonts w:hint="eastAsia"/>
                <w:szCs w:val="24"/>
              </w:rPr>
              <w:t>后续</w:t>
            </w:r>
            <w:r w:rsidR="00E33140">
              <w:rPr>
                <w:rFonts w:hint="eastAsia"/>
                <w:szCs w:val="24"/>
              </w:rPr>
              <w:t>需要进一步过滤掉</w:t>
            </w:r>
            <w:r w:rsidR="00FE6A4C">
              <w:rPr>
                <w:rFonts w:hint="eastAsia"/>
                <w:szCs w:val="24"/>
              </w:rPr>
              <w:t>，若</w:t>
            </w:r>
            <w:r w:rsidR="00FE6A4C">
              <w:rPr>
                <w:rFonts w:hint="eastAsia"/>
                <w:szCs w:val="24"/>
              </w:rPr>
              <w:t>False</w:t>
            </w:r>
            <w:r w:rsidR="00FE6A4C">
              <w:rPr>
                <w:szCs w:val="24"/>
              </w:rPr>
              <w:t xml:space="preserve"> </w:t>
            </w:r>
            <w:r w:rsidR="00FE6A4C">
              <w:rPr>
                <w:rFonts w:hint="eastAsia"/>
                <w:szCs w:val="24"/>
              </w:rPr>
              <w:t>Positive</w:t>
            </w:r>
            <w:r w:rsidR="008B3183">
              <w:rPr>
                <w:rFonts w:hint="eastAsia"/>
                <w:szCs w:val="24"/>
              </w:rPr>
              <w:t>的数量</w:t>
            </w:r>
            <w:r w:rsidR="00FE6A4C">
              <w:rPr>
                <w:rFonts w:hint="eastAsia"/>
                <w:szCs w:val="24"/>
              </w:rPr>
              <w:t>远远大于查询的真实结果</w:t>
            </w:r>
            <w:r w:rsidR="008B3183">
              <w:rPr>
                <w:rFonts w:hint="eastAsia"/>
                <w:szCs w:val="24"/>
              </w:rPr>
              <w:t>的数量</w:t>
            </w:r>
            <w:r w:rsidR="00FE6A4C">
              <w:rPr>
                <w:rFonts w:hint="eastAsia"/>
                <w:szCs w:val="24"/>
              </w:rPr>
              <w:t>，则</w:t>
            </w:r>
            <w:r w:rsidR="0099144C">
              <w:rPr>
                <w:rFonts w:hint="eastAsia"/>
                <w:szCs w:val="24"/>
              </w:rPr>
              <w:t>会</w:t>
            </w:r>
            <w:r w:rsidR="00307B44">
              <w:rPr>
                <w:rFonts w:hint="eastAsia"/>
                <w:szCs w:val="24"/>
              </w:rPr>
              <w:t>大幅度</w:t>
            </w:r>
            <w:r w:rsidR="0099144C">
              <w:rPr>
                <w:rFonts w:hint="eastAsia"/>
                <w:szCs w:val="24"/>
              </w:rPr>
              <w:t>提高</w:t>
            </w:r>
            <w:r w:rsidR="00FE6A4C">
              <w:rPr>
                <w:rFonts w:hint="eastAsia"/>
                <w:szCs w:val="24"/>
              </w:rPr>
              <w:t>查询的</w:t>
            </w:r>
            <w:r w:rsidR="0099144C">
              <w:rPr>
                <w:rFonts w:hint="eastAsia"/>
                <w:szCs w:val="24"/>
              </w:rPr>
              <w:t>延迟</w:t>
            </w:r>
            <w:r w:rsidR="00C2739D">
              <w:rPr>
                <w:rFonts w:hint="eastAsia"/>
                <w:szCs w:val="24"/>
              </w:rPr>
              <w:t>。</w:t>
            </w:r>
            <w:r w:rsidR="002D71D6">
              <w:rPr>
                <w:rFonts w:hint="eastAsia"/>
                <w:szCs w:val="24"/>
              </w:rPr>
              <w:t>如果合并</w:t>
            </w:r>
            <w:r w:rsidR="002D71D6">
              <w:rPr>
                <w:rFonts w:hint="eastAsia"/>
                <w:szCs w:val="24"/>
              </w:rPr>
              <w:t>Range</w:t>
            </w:r>
            <w:r w:rsidR="002D71D6">
              <w:rPr>
                <w:rFonts w:hint="eastAsia"/>
                <w:szCs w:val="24"/>
              </w:rPr>
              <w:t>数量</w:t>
            </w:r>
            <w:r w:rsidR="001A5D88">
              <w:rPr>
                <w:rFonts w:hint="eastAsia"/>
                <w:szCs w:val="24"/>
              </w:rPr>
              <w:t>，虽然可以减少向</w:t>
            </w:r>
            <w:r w:rsidR="001A5D88">
              <w:rPr>
                <w:rFonts w:hint="eastAsia"/>
                <w:szCs w:val="24"/>
              </w:rPr>
              <w:t>HBase</w:t>
            </w:r>
            <w:r w:rsidR="001A5D88">
              <w:rPr>
                <w:rFonts w:hint="eastAsia"/>
                <w:szCs w:val="24"/>
              </w:rPr>
              <w:t>服务端的</w:t>
            </w:r>
            <w:r w:rsidR="001A5D88">
              <w:rPr>
                <w:rFonts w:hint="eastAsia"/>
                <w:szCs w:val="24"/>
              </w:rPr>
              <w:t>Scan</w:t>
            </w:r>
            <w:r w:rsidR="001A5D88">
              <w:rPr>
                <w:rFonts w:hint="eastAsia"/>
                <w:szCs w:val="24"/>
              </w:rPr>
              <w:t>操作次数，</w:t>
            </w:r>
            <w:r w:rsidR="003854D4">
              <w:rPr>
                <w:rFonts w:hint="eastAsia"/>
                <w:szCs w:val="24"/>
              </w:rPr>
              <w:t>但同时也</w:t>
            </w:r>
            <w:r w:rsidR="002D71D6">
              <w:rPr>
                <w:rFonts w:hint="eastAsia"/>
                <w:szCs w:val="24"/>
              </w:rPr>
              <w:t>会进一步增加</w:t>
            </w:r>
            <w:r w:rsidR="002D71D6">
              <w:rPr>
                <w:rFonts w:hint="eastAsia"/>
                <w:szCs w:val="24"/>
              </w:rPr>
              <w:t>False</w:t>
            </w:r>
            <w:r w:rsidR="002D71D6">
              <w:rPr>
                <w:szCs w:val="24"/>
              </w:rPr>
              <w:t xml:space="preserve"> </w:t>
            </w:r>
            <w:r w:rsidR="002D71D6">
              <w:rPr>
                <w:rFonts w:hint="eastAsia"/>
                <w:szCs w:val="24"/>
              </w:rPr>
              <w:t>Positive</w:t>
            </w:r>
            <w:r w:rsidR="002D71D6">
              <w:rPr>
                <w:rFonts w:hint="eastAsia"/>
                <w:szCs w:val="24"/>
              </w:rPr>
              <w:t>的数量。本文旨在考虑到时空数据</w:t>
            </w:r>
            <w:r w:rsidR="00F15D76">
              <w:rPr>
                <w:rFonts w:hint="eastAsia"/>
                <w:szCs w:val="24"/>
              </w:rPr>
              <w:t>的</w:t>
            </w:r>
            <w:r w:rsidR="002D71D6">
              <w:rPr>
                <w:rFonts w:hint="eastAsia"/>
                <w:szCs w:val="24"/>
              </w:rPr>
              <w:t>分布</w:t>
            </w:r>
            <w:r w:rsidR="00F15D76">
              <w:rPr>
                <w:rFonts w:hint="eastAsia"/>
                <w:szCs w:val="24"/>
              </w:rPr>
              <w:t>情况</w:t>
            </w:r>
            <w:r w:rsidR="002D71D6">
              <w:rPr>
                <w:rFonts w:hint="eastAsia"/>
                <w:szCs w:val="24"/>
              </w:rPr>
              <w:t>，合并</w:t>
            </w:r>
            <w:r w:rsidR="00167CE8">
              <w:rPr>
                <w:rFonts w:hint="eastAsia"/>
                <w:szCs w:val="24"/>
              </w:rPr>
              <w:t>适宜的</w:t>
            </w:r>
            <w:r w:rsidR="002D71D6">
              <w:rPr>
                <w:rFonts w:hint="eastAsia"/>
                <w:szCs w:val="24"/>
              </w:rPr>
              <w:t>Range</w:t>
            </w:r>
            <w:r w:rsidR="002D71D6">
              <w:rPr>
                <w:rFonts w:hint="eastAsia"/>
                <w:szCs w:val="24"/>
              </w:rPr>
              <w:t>且同时使得</w:t>
            </w:r>
            <w:r w:rsidR="002D71D6">
              <w:rPr>
                <w:rFonts w:hint="eastAsia"/>
                <w:szCs w:val="24"/>
              </w:rPr>
              <w:t>False</w:t>
            </w:r>
            <w:r w:rsidR="002D71D6">
              <w:rPr>
                <w:szCs w:val="24"/>
              </w:rPr>
              <w:t xml:space="preserve"> </w:t>
            </w:r>
            <w:r w:rsidR="002D71D6">
              <w:rPr>
                <w:rFonts w:hint="eastAsia"/>
                <w:szCs w:val="24"/>
              </w:rPr>
              <w:t>Positive</w:t>
            </w:r>
            <w:r w:rsidR="002D71D6">
              <w:rPr>
                <w:rFonts w:hint="eastAsia"/>
                <w:szCs w:val="24"/>
              </w:rPr>
              <w:t>相对平稳不增加过多</w:t>
            </w:r>
            <w:r w:rsidR="00062D63">
              <w:rPr>
                <w:rFonts w:hint="eastAsia"/>
                <w:szCs w:val="24"/>
              </w:rPr>
              <w:t>，权衡</w:t>
            </w:r>
            <w:r w:rsidR="00062D63">
              <w:rPr>
                <w:rFonts w:hint="eastAsia"/>
                <w:szCs w:val="24"/>
              </w:rPr>
              <w:t>Scan</w:t>
            </w:r>
            <w:r w:rsidR="00062D63">
              <w:rPr>
                <w:rFonts w:hint="eastAsia"/>
                <w:szCs w:val="24"/>
              </w:rPr>
              <w:t>操作</w:t>
            </w:r>
            <w:r w:rsidR="000137A0">
              <w:rPr>
                <w:rFonts w:hint="eastAsia"/>
                <w:szCs w:val="24"/>
              </w:rPr>
              <w:t>次数</w:t>
            </w:r>
            <w:r w:rsidR="00062D63">
              <w:rPr>
                <w:rFonts w:hint="eastAsia"/>
                <w:szCs w:val="24"/>
              </w:rPr>
              <w:t>及</w:t>
            </w:r>
            <w:r w:rsidR="00062D63">
              <w:rPr>
                <w:rFonts w:hint="eastAsia"/>
                <w:szCs w:val="24"/>
              </w:rPr>
              <w:t>False</w:t>
            </w:r>
            <w:r w:rsidR="00062D63">
              <w:rPr>
                <w:szCs w:val="24"/>
              </w:rPr>
              <w:t xml:space="preserve"> </w:t>
            </w:r>
            <w:r w:rsidR="00062D63">
              <w:rPr>
                <w:rFonts w:hint="eastAsia"/>
                <w:szCs w:val="24"/>
              </w:rPr>
              <w:t>Positive</w:t>
            </w:r>
            <w:r w:rsidR="00062D63">
              <w:rPr>
                <w:rFonts w:hint="eastAsia"/>
                <w:szCs w:val="24"/>
              </w:rPr>
              <w:t>的个数，从整体上提高时空查询效率</w:t>
            </w:r>
            <w:r w:rsidR="002D71D6">
              <w:rPr>
                <w:rFonts w:hint="eastAsia"/>
                <w:szCs w:val="24"/>
              </w:rPr>
              <w:t>。</w:t>
            </w:r>
          </w:p>
          <w:p w:rsidR="00C6769E" w:rsidRPr="00353045" w:rsidRDefault="00A50A32" w:rsidP="008B2623">
            <w:pPr>
              <w:spacing w:line="360" w:lineRule="auto"/>
              <w:ind w:firstLineChars="200" w:firstLine="420"/>
              <w:rPr>
                <w:szCs w:val="24"/>
              </w:rPr>
            </w:pPr>
            <w:proofErr w:type="spellStart"/>
            <w:r w:rsidRPr="008B2623">
              <w:rPr>
                <w:rFonts w:hint="eastAsia"/>
                <w:szCs w:val="24"/>
              </w:rPr>
              <w:t>HBase</w:t>
            </w:r>
            <w:proofErr w:type="spellEnd"/>
            <w:r w:rsidRPr="008B2623">
              <w:rPr>
                <w:rFonts w:hint="eastAsia"/>
                <w:szCs w:val="24"/>
              </w:rPr>
              <w:t>的协处理器（</w:t>
            </w:r>
            <w:r w:rsidRPr="008B2623">
              <w:rPr>
                <w:rFonts w:hint="eastAsia"/>
                <w:szCs w:val="24"/>
              </w:rPr>
              <w:t>Coprocessor</w:t>
            </w:r>
            <w:r w:rsidRPr="008B2623">
              <w:rPr>
                <w:rFonts w:hint="eastAsia"/>
                <w:szCs w:val="24"/>
              </w:rPr>
              <w:t>）发端于</w:t>
            </w:r>
            <w:r w:rsidRPr="008B2623">
              <w:rPr>
                <w:rFonts w:hint="eastAsia"/>
                <w:szCs w:val="24"/>
              </w:rPr>
              <w:t>Jeff</w:t>
            </w:r>
            <w:r w:rsidRPr="008B2623">
              <w:rPr>
                <w:szCs w:val="24"/>
              </w:rPr>
              <w:t xml:space="preserve"> </w:t>
            </w:r>
            <w:r w:rsidRPr="008B2623">
              <w:rPr>
                <w:rFonts w:hint="eastAsia"/>
                <w:szCs w:val="24"/>
              </w:rPr>
              <w:t>Dean</w:t>
            </w:r>
            <w:r w:rsidRPr="008B2623">
              <w:rPr>
                <w:rFonts w:hint="eastAsia"/>
                <w:szCs w:val="24"/>
              </w:rPr>
              <w:t>的一篇关于</w:t>
            </w:r>
            <w:r w:rsidRPr="008B2623">
              <w:rPr>
                <w:rFonts w:hint="eastAsia"/>
                <w:szCs w:val="24"/>
              </w:rPr>
              <w:t>Google</w:t>
            </w:r>
            <w:r w:rsidRPr="008B2623">
              <w:rPr>
                <w:szCs w:val="24"/>
              </w:rPr>
              <w:t xml:space="preserve"> </w:t>
            </w:r>
            <w:proofErr w:type="spellStart"/>
            <w:r w:rsidRPr="008B2623">
              <w:rPr>
                <w:rFonts w:hint="eastAsia"/>
                <w:szCs w:val="24"/>
              </w:rPr>
              <w:t>BigTable</w:t>
            </w:r>
            <w:proofErr w:type="spellEnd"/>
            <w:r w:rsidRPr="008B2623">
              <w:rPr>
                <w:rFonts w:hint="eastAsia"/>
                <w:szCs w:val="24"/>
              </w:rPr>
              <w:t>的</w:t>
            </w:r>
            <w:r w:rsidRPr="008B2623">
              <w:rPr>
                <w:rFonts w:hint="eastAsia"/>
                <w:szCs w:val="24"/>
              </w:rPr>
              <w:t>Coprocessor</w:t>
            </w:r>
            <w:r w:rsidRPr="008B2623">
              <w:rPr>
                <w:rFonts w:hint="eastAsia"/>
                <w:szCs w:val="24"/>
              </w:rPr>
              <w:t>特性的演讲，其主要思想即是把复杂的处理环节，分发到各个</w:t>
            </w:r>
            <w:proofErr w:type="spellStart"/>
            <w:r w:rsidRPr="008B2623">
              <w:rPr>
                <w:rFonts w:hint="eastAsia"/>
                <w:szCs w:val="24"/>
              </w:rPr>
              <w:t>RegionServer</w:t>
            </w:r>
            <w:proofErr w:type="spellEnd"/>
            <w:r w:rsidRPr="008B2623">
              <w:rPr>
                <w:rFonts w:hint="eastAsia"/>
                <w:szCs w:val="24"/>
              </w:rPr>
              <w:t>节点上，使得大部分计算可以在数据库</w:t>
            </w:r>
            <w:proofErr w:type="gramStart"/>
            <w:r w:rsidRPr="008B2623">
              <w:rPr>
                <w:rFonts w:hint="eastAsia"/>
                <w:szCs w:val="24"/>
              </w:rPr>
              <w:t>端处理</w:t>
            </w:r>
            <w:proofErr w:type="gramEnd"/>
            <w:r w:rsidRPr="008B2623">
              <w:rPr>
                <w:rFonts w:hint="eastAsia"/>
                <w:szCs w:val="24"/>
              </w:rPr>
              <w:t>完成，从而提高了处理的效率；加之服务器只返回处理后的结果给客户端，客户端只需进行较小的部分计算，这既减小网络传输的损耗和耗时，也缓解了客户端的压力，在性能方面也是很大的提升。</w:t>
            </w:r>
            <w:r>
              <w:rPr>
                <w:rFonts w:hint="eastAsia"/>
                <w:szCs w:val="24"/>
              </w:rPr>
              <w:t>而对于</w:t>
            </w:r>
            <w:r>
              <w:rPr>
                <w:rFonts w:hint="eastAsia"/>
                <w:szCs w:val="24"/>
              </w:rPr>
              <w:t>False</w:t>
            </w:r>
            <w:r>
              <w:rPr>
                <w:szCs w:val="24"/>
              </w:rPr>
              <w:t xml:space="preserve"> </w:t>
            </w:r>
            <w:r>
              <w:rPr>
                <w:rFonts w:hint="eastAsia"/>
                <w:szCs w:val="24"/>
              </w:rPr>
              <w:t>Positive</w:t>
            </w:r>
            <w:r>
              <w:rPr>
                <w:rFonts w:hint="eastAsia"/>
                <w:szCs w:val="24"/>
              </w:rPr>
              <w:t>数据的过滤，本文</w:t>
            </w:r>
            <w:r w:rsidR="003A707A">
              <w:rPr>
                <w:rFonts w:hint="eastAsia"/>
                <w:szCs w:val="24"/>
              </w:rPr>
              <w:t>利用协处理器在</w:t>
            </w:r>
            <w:r w:rsidR="003A707A">
              <w:rPr>
                <w:rFonts w:hint="eastAsia"/>
                <w:szCs w:val="24"/>
              </w:rPr>
              <w:t>HBase</w:t>
            </w:r>
            <w:r w:rsidR="003A707A">
              <w:rPr>
                <w:rFonts w:hint="eastAsia"/>
                <w:szCs w:val="24"/>
              </w:rPr>
              <w:t>服务端</w:t>
            </w:r>
            <w:r>
              <w:rPr>
                <w:rFonts w:hint="eastAsia"/>
                <w:szCs w:val="24"/>
              </w:rPr>
              <w:t>进行操作</w:t>
            </w:r>
            <w:r w:rsidR="003A707A">
              <w:rPr>
                <w:rFonts w:hint="eastAsia"/>
                <w:szCs w:val="24"/>
              </w:rPr>
              <w:t>后</w:t>
            </w:r>
            <w:r>
              <w:rPr>
                <w:rFonts w:hint="eastAsia"/>
                <w:szCs w:val="24"/>
              </w:rPr>
              <w:t>并</w:t>
            </w:r>
            <w:r w:rsidR="00071D54">
              <w:rPr>
                <w:rFonts w:hint="eastAsia"/>
                <w:szCs w:val="24"/>
              </w:rPr>
              <w:t>将</w:t>
            </w:r>
            <w:r w:rsidR="003A707A">
              <w:rPr>
                <w:rFonts w:hint="eastAsia"/>
                <w:szCs w:val="24"/>
              </w:rPr>
              <w:t>最终结果传回客户端</w:t>
            </w:r>
            <w:r w:rsidR="00F9351C">
              <w:rPr>
                <w:rFonts w:hint="eastAsia"/>
                <w:szCs w:val="24"/>
              </w:rPr>
              <w:t>，提高查询效率</w:t>
            </w:r>
            <w:r w:rsidR="003A707A">
              <w:rPr>
                <w:rFonts w:hint="eastAsia"/>
                <w:szCs w:val="24"/>
              </w:rPr>
              <w:t>。</w:t>
            </w:r>
            <w:r w:rsidR="00CE6D79" w:rsidRPr="008B2623">
              <w:rPr>
                <w:rFonts w:hint="eastAsia"/>
                <w:szCs w:val="24"/>
              </w:rPr>
              <w:t xml:space="preserve"> </w:t>
            </w:r>
          </w:p>
          <w:p w:rsidR="009E1EF8" w:rsidRDefault="009E1EF8" w:rsidP="00947628">
            <w:pPr>
              <w:pStyle w:val="a7"/>
              <w:numPr>
                <w:ilvl w:val="0"/>
                <w:numId w:val="3"/>
              </w:numPr>
              <w:spacing w:line="360" w:lineRule="auto"/>
              <w:ind w:firstLineChars="0"/>
              <w:rPr>
                <w:rFonts w:ascii="宋体" w:hAnsi="宋体"/>
                <w:b/>
                <w:szCs w:val="24"/>
              </w:rPr>
            </w:pPr>
            <w:proofErr w:type="gramStart"/>
            <w:r>
              <w:rPr>
                <w:rFonts w:ascii="宋体" w:hAnsi="宋体" w:hint="eastAsia"/>
                <w:b/>
                <w:szCs w:val="24"/>
              </w:rPr>
              <w:t>拟突破</w:t>
            </w:r>
            <w:proofErr w:type="gramEnd"/>
            <w:r>
              <w:rPr>
                <w:rFonts w:ascii="宋体" w:hAnsi="宋体" w:hint="eastAsia"/>
                <w:b/>
                <w:szCs w:val="24"/>
              </w:rPr>
              <w:t>的技术难点</w:t>
            </w:r>
          </w:p>
          <w:p w:rsidR="00355392" w:rsidRDefault="00355392" w:rsidP="00106C54">
            <w:pPr>
              <w:pStyle w:val="a7"/>
              <w:spacing w:line="360" w:lineRule="auto"/>
              <w:ind w:leftChars="28" w:left="59"/>
              <w:rPr>
                <w:ins w:id="51" w:author="kwan关雪峰" w:date="2019-01-06T14:56:00Z"/>
                <w:szCs w:val="24"/>
              </w:rPr>
            </w:pPr>
            <w:ins w:id="52" w:author="kwan关雪峰" w:date="2019-01-06T14:56:00Z">
              <w:r w:rsidRPr="00537770">
                <w:rPr>
                  <w:rFonts w:hint="eastAsia"/>
                  <w:szCs w:val="24"/>
                  <w:highlight w:val="yellow"/>
                  <w:rPrChange w:id="53" w:author="kwan关雪峰" w:date="2019-01-06T14:56:00Z">
                    <w:rPr>
                      <w:rFonts w:hint="eastAsia"/>
                      <w:szCs w:val="24"/>
                    </w:rPr>
                  </w:rPrChange>
                </w:rPr>
                <w:t>（技术路线图</w:t>
              </w:r>
              <w:r w:rsidR="00537770">
                <w:rPr>
                  <w:rFonts w:hint="eastAsia"/>
                  <w:szCs w:val="24"/>
                  <w:highlight w:val="yellow"/>
                </w:rPr>
                <w:t>，然后大致</w:t>
              </w:r>
            </w:ins>
            <w:ins w:id="54" w:author="kwan关雪峰" w:date="2019-01-06T14:57:00Z">
              <w:r w:rsidR="00537770">
                <w:rPr>
                  <w:rFonts w:hint="eastAsia"/>
                  <w:szCs w:val="24"/>
                  <w:highlight w:val="yellow"/>
                </w:rPr>
                <w:t>描述一下，技术实现流程</w:t>
              </w:r>
            </w:ins>
            <w:ins w:id="55" w:author="kwan关雪峰" w:date="2019-01-06T14:56:00Z">
              <w:r w:rsidRPr="00537770">
                <w:rPr>
                  <w:rFonts w:hint="eastAsia"/>
                  <w:szCs w:val="24"/>
                  <w:highlight w:val="yellow"/>
                  <w:rPrChange w:id="56" w:author="kwan关雪峰" w:date="2019-01-06T14:56:00Z">
                    <w:rPr>
                      <w:rFonts w:hint="eastAsia"/>
                      <w:szCs w:val="24"/>
                    </w:rPr>
                  </w:rPrChange>
                </w:rPr>
                <w:t>）</w:t>
              </w:r>
            </w:ins>
          </w:p>
          <w:p w:rsidR="00106C54" w:rsidRDefault="00106C54" w:rsidP="00106C54">
            <w:pPr>
              <w:pStyle w:val="a7"/>
              <w:spacing w:line="360" w:lineRule="auto"/>
              <w:ind w:leftChars="28" w:left="59"/>
              <w:rPr>
                <w:szCs w:val="24"/>
              </w:rPr>
            </w:pPr>
            <w:r w:rsidRPr="009C2930">
              <w:rPr>
                <w:rFonts w:hint="eastAsia"/>
                <w:szCs w:val="24"/>
              </w:rPr>
              <w:t>本选题</w:t>
            </w:r>
            <w:proofErr w:type="gramStart"/>
            <w:r w:rsidRPr="009C2930">
              <w:rPr>
                <w:rFonts w:hint="eastAsia"/>
                <w:szCs w:val="24"/>
              </w:rPr>
              <w:t>拟突破</w:t>
            </w:r>
            <w:proofErr w:type="gramEnd"/>
            <w:r w:rsidRPr="009C2930">
              <w:rPr>
                <w:rFonts w:hint="eastAsia"/>
                <w:szCs w:val="24"/>
              </w:rPr>
              <w:t>的技术难点如下：</w:t>
            </w:r>
          </w:p>
          <w:p w:rsidR="00106C54" w:rsidRDefault="00106C54" w:rsidP="00106C54">
            <w:pPr>
              <w:pStyle w:val="a7"/>
              <w:numPr>
                <w:ilvl w:val="0"/>
                <w:numId w:val="5"/>
              </w:numPr>
              <w:spacing w:line="360" w:lineRule="auto"/>
              <w:ind w:firstLineChars="0"/>
              <w:rPr>
                <w:b/>
                <w:szCs w:val="24"/>
              </w:rPr>
            </w:pPr>
            <w:r>
              <w:rPr>
                <w:rFonts w:hint="eastAsia"/>
                <w:b/>
                <w:szCs w:val="24"/>
              </w:rPr>
              <w:t>时空编码方案</w:t>
            </w:r>
            <w:r w:rsidR="000553DB">
              <w:rPr>
                <w:rFonts w:hint="eastAsia"/>
                <w:b/>
                <w:szCs w:val="24"/>
              </w:rPr>
              <w:t>的选取</w:t>
            </w:r>
          </w:p>
          <w:p w:rsidR="002317F0" w:rsidRPr="00276BB5" w:rsidRDefault="002317F0" w:rsidP="00276BB5">
            <w:pPr>
              <w:spacing w:line="400" w:lineRule="exact"/>
              <w:ind w:firstLineChars="200" w:firstLine="420"/>
              <w:rPr>
                <w:szCs w:val="24"/>
              </w:rPr>
            </w:pPr>
            <w:r w:rsidRPr="00276BB5">
              <w:rPr>
                <w:rFonts w:hint="eastAsia"/>
                <w:szCs w:val="24"/>
              </w:rPr>
              <w:t>研究内容提到了时空的串接编码，以及时空一体化编码。二者编码方案不同，最终的查询策略也会有所不同，</w:t>
            </w:r>
            <w:r w:rsidR="00EA769C">
              <w:rPr>
                <w:rFonts w:hint="eastAsia"/>
                <w:szCs w:val="24"/>
              </w:rPr>
              <w:t>从而</w:t>
            </w:r>
            <w:r w:rsidR="00323D86">
              <w:rPr>
                <w:rFonts w:hint="eastAsia"/>
                <w:szCs w:val="24"/>
              </w:rPr>
              <w:t>会</w:t>
            </w:r>
            <w:r w:rsidRPr="00276BB5">
              <w:rPr>
                <w:rFonts w:hint="eastAsia"/>
                <w:szCs w:val="24"/>
              </w:rPr>
              <w:t>最终影响查询的效率。</w:t>
            </w:r>
            <w:r w:rsidR="004D04D3">
              <w:rPr>
                <w:rFonts w:hint="eastAsia"/>
                <w:szCs w:val="24"/>
              </w:rPr>
              <w:t>如何确定各自编码的最佳适用场景，如何</w:t>
            </w:r>
            <w:r w:rsidR="00EB3218">
              <w:rPr>
                <w:rFonts w:hint="eastAsia"/>
                <w:szCs w:val="24"/>
              </w:rPr>
              <w:t>根据数据的</w:t>
            </w:r>
            <w:r w:rsidR="00062D66">
              <w:rPr>
                <w:rFonts w:hint="eastAsia"/>
                <w:szCs w:val="24"/>
              </w:rPr>
              <w:t>整体的空间范围以及时间范围选择最佳的编码方案，是一个难点</w:t>
            </w:r>
            <w:r w:rsidR="004D04D3">
              <w:rPr>
                <w:rFonts w:hint="eastAsia"/>
                <w:szCs w:val="24"/>
              </w:rPr>
              <w:t>，需要进一步研究</w:t>
            </w:r>
            <w:r w:rsidR="00062D66">
              <w:rPr>
                <w:rFonts w:hint="eastAsia"/>
                <w:szCs w:val="24"/>
              </w:rPr>
              <w:t>。</w:t>
            </w:r>
          </w:p>
          <w:p w:rsidR="00106C54" w:rsidRDefault="00276BB5" w:rsidP="007407EC">
            <w:pPr>
              <w:pStyle w:val="a7"/>
              <w:numPr>
                <w:ilvl w:val="0"/>
                <w:numId w:val="5"/>
              </w:numPr>
              <w:spacing w:line="360" w:lineRule="auto"/>
              <w:ind w:firstLineChars="0"/>
              <w:rPr>
                <w:b/>
                <w:szCs w:val="24"/>
              </w:rPr>
            </w:pPr>
            <w:r>
              <w:rPr>
                <w:rFonts w:hint="eastAsia"/>
                <w:b/>
                <w:szCs w:val="24"/>
              </w:rPr>
              <w:lastRenderedPageBreak/>
              <w:t>时空查询</w:t>
            </w:r>
            <w:del w:id="57" w:author="kwan关雪峰" w:date="2019-01-06T14:56:00Z">
              <w:r w:rsidDel="00355392">
                <w:rPr>
                  <w:rFonts w:hint="eastAsia"/>
                  <w:b/>
                  <w:szCs w:val="24"/>
                </w:rPr>
                <w:delText>优化</w:delText>
              </w:r>
            </w:del>
            <w:ins w:id="58" w:author="kwan关雪峰" w:date="2019-01-06T14:56:00Z">
              <w:r w:rsidR="00355392">
                <w:rPr>
                  <w:rFonts w:hint="eastAsia"/>
                  <w:b/>
                  <w:szCs w:val="24"/>
                </w:rPr>
                <w:t>算法</w:t>
              </w:r>
            </w:ins>
          </w:p>
          <w:p w:rsidR="008B2623" w:rsidRPr="00D2171B" w:rsidRDefault="008B2623" w:rsidP="00D2171B">
            <w:pPr>
              <w:spacing w:line="360" w:lineRule="auto"/>
              <w:ind w:firstLineChars="200" w:firstLine="420"/>
              <w:rPr>
                <w:szCs w:val="24"/>
              </w:rPr>
            </w:pPr>
            <w:r>
              <w:rPr>
                <w:rFonts w:hint="eastAsia"/>
                <w:szCs w:val="24"/>
              </w:rPr>
              <w:t>如何</w:t>
            </w:r>
            <w:r w:rsidR="00AE29A8">
              <w:rPr>
                <w:rFonts w:hint="eastAsia"/>
                <w:szCs w:val="24"/>
              </w:rPr>
              <w:t>利用</w:t>
            </w:r>
            <w:proofErr w:type="gramStart"/>
            <w:r>
              <w:rPr>
                <w:rFonts w:hint="eastAsia"/>
                <w:szCs w:val="24"/>
              </w:rPr>
              <w:t>用</w:t>
            </w:r>
            <w:proofErr w:type="gramEnd"/>
            <w:r>
              <w:rPr>
                <w:rFonts w:hint="eastAsia"/>
                <w:szCs w:val="24"/>
              </w:rPr>
              <w:t>时空数据</w:t>
            </w:r>
            <w:r w:rsidR="00AE29A8">
              <w:rPr>
                <w:rFonts w:hint="eastAsia"/>
                <w:szCs w:val="24"/>
              </w:rPr>
              <w:t>的</w:t>
            </w:r>
            <w:r>
              <w:rPr>
                <w:rFonts w:hint="eastAsia"/>
                <w:szCs w:val="24"/>
              </w:rPr>
              <w:t>分布情况，合并</w:t>
            </w:r>
            <w:r w:rsidR="008A1FEB">
              <w:rPr>
                <w:rFonts w:hint="eastAsia"/>
                <w:szCs w:val="24"/>
              </w:rPr>
              <w:t>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数量相对平稳，权衡</w:t>
            </w:r>
            <w:r>
              <w:rPr>
                <w:rFonts w:hint="eastAsia"/>
                <w:szCs w:val="24"/>
              </w:rPr>
              <w:t>Scan</w:t>
            </w:r>
            <w:r>
              <w:rPr>
                <w:rFonts w:hint="eastAsia"/>
                <w:szCs w:val="24"/>
              </w:rPr>
              <w:t>操作</w:t>
            </w:r>
            <w:r w:rsidR="002D1DD1">
              <w:rPr>
                <w:rFonts w:hint="eastAsia"/>
                <w:szCs w:val="24"/>
              </w:rPr>
              <w:t>次数</w:t>
            </w:r>
            <w:r>
              <w:rPr>
                <w:rFonts w:hint="eastAsia"/>
                <w:szCs w:val="24"/>
              </w:rPr>
              <w:t>及</w:t>
            </w:r>
            <w:r>
              <w:rPr>
                <w:rFonts w:hint="eastAsia"/>
                <w:szCs w:val="24"/>
              </w:rPr>
              <w:t>False</w:t>
            </w:r>
            <w:r>
              <w:rPr>
                <w:szCs w:val="24"/>
              </w:rPr>
              <w:t xml:space="preserve"> </w:t>
            </w:r>
            <w:r>
              <w:rPr>
                <w:rFonts w:hint="eastAsia"/>
                <w:szCs w:val="24"/>
              </w:rPr>
              <w:t>Positive</w:t>
            </w:r>
            <w:r>
              <w:rPr>
                <w:rFonts w:hint="eastAsia"/>
                <w:szCs w:val="24"/>
              </w:rPr>
              <w:t>的个数</w:t>
            </w:r>
            <w:r w:rsidR="00E813DE">
              <w:rPr>
                <w:rFonts w:hint="eastAsia"/>
                <w:szCs w:val="24"/>
              </w:rPr>
              <w:t>而</w:t>
            </w:r>
            <w:r>
              <w:rPr>
                <w:rFonts w:hint="eastAsia"/>
                <w:szCs w:val="24"/>
              </w:rPr>
              <w:t>提高</w:t>
            </w:r>
            <w:r w:rsidR="00E813DE">
              <w:rPr>
                <w:rFonts w:hint="eastAsia"/>
                <w:szCs w:val="24"/>
              </w:rPr>
              <w:t>整体</w:t>
            </w:r>
            <w:r>
              <w:rPr>
                <w:rFonts w:hint="eastAsia"/>
                <w:szCs w:val="24"/>
              </w:rPr>
              <w:t>时空查询效率</w:t>
            </w:r>
            <w:r w:rsidR="00E813DE">
              <w:rPr>
                <w:rFonts w:hint="eastAsia"/>
                <w:szCs w:val="24"/>
              </w:rPr>
              <w:t>也是本文的难点</w:t>
            </w:r>
            <w:r>
              <w:rPr>
                <w:rFonts w:hint="eastAsia"/>
                <w:szCs w:val="24"/>
              </w:rPr>
              <w:t>。</w:t>
            </w:r>
          </w:p>
          <w:p w:rsidR="006C6780" w:rsidRDefault="006C6780" w:rsidP="00947628">
            <w:pPr>
              <w:pStyle w:val="a7"/>
              <w:numPr>
                <w:ilvl w:val="0"/>
                <w:numId w:val="3"/>
              </w:numPr>
              <w:spacing w:line="360" w:lineRule="auto"/>
              <w:ind w:firstLineChars="0"/>
              <w:rPr>
                <w:rFonts w:ascii="宋体" w:hAnsi="宋体"/>
                <w:b/>
                <w:szCs w:val="24"/>
              </w:rPr>
            </w:pPr>
            <w:proofErr w:type="gramStart"/>
            <w:r>
              <w:rPr>
                <w:rFonts w:ascii="宋体" w:hAnsi="宋体" w:hint="eastAsia"/>
                <w:b/>
                <w:szCs w:val="24"/>
              </w:rPr>
              <w:t>拟创新</w:t>
            </w:r>
            <w:proofErr w:type="gramEnd"/>
            <w:r>
              <w:rPr>
                <w:rFonts w:ascii="宋体" w:hAnsi="宋体" w:hint="eastAsia"/>
                <w:b/>
                <w:szCs w:val="24"/>
              </w:rPr>
              <w:t>点</w:t>
            </w:r>
          </w:p>
          <w:p w:rsidR="00106C54" w:rsidRPr="00106C54" w:rsidRDefault="00106C54" w:rsidP="00106C54">
            <w:pPr>
              <w:spacing w:line="360" w:lineRule="auto"/>
              <w:ind w:firstLineChars="200" w:firstLine="420"/>
              <w:rPr>
                <w:szCs w:val="24"/>
              </w:rPr>
            </w:pPr>
            <w:r w:rsidRPr="00106C54">
              <w:rPr>
                <w:rFonts w:hint="eastAsia"/>
                <w:szCs w:val="24"/>
              </w:rPr>
              <w:t>本选题</w:t>
            </w:r>
            <w:proofErr w:type="gramStart"/>
            <w:r w:rsidRPr="00106C54">
              <w:rPr>
                <w:rFonts w:hint="eastAsia"/>
                <w:szCs w:val="24"/>
              </w:rPr>
              <w:t>拟实现</w:t>
            </w:r>
            <w:proofErr w:type="gramEnd"/>
            <w:r w:rsidRPr="00106C54">
              <w:rPr>
                <w:rFonts w:hint="eastAsia"/>
                <w:szCs w:val="24"/>
              </w:rPr>
              <w:t>的创新点如下：</w:t>
            </w:r>
          </w:p>
          <w:p w:rsidR="00106C54" w:rsidRPr="00244D8A" w:rsidRDefault="00106C54" w:rsidP="00106C54">
            <w:pPr>
              <w:pStyle w:val="a7"/>
              <w:numPr>
                <w:ilvl w:val="0"/>
                <w:numId w:val="7"/>
              </w:numPr>
              <w:spacing w:line="360" w:lineRule="auto"/>
              <w:ind w:firstLineChars="0"/>
              <w:rPr>
                <w:b/>
                <w:szCs w:val="24"/>
              </w:rPr>
            </w:pPr>
            <w:del w:id="59" w:author="kwan关雪峰" w:date="2019-01-06T15:57:00Z">
              <w:r w:rsidRPr="00244D8A" w:rsidDel="00C9655D">
                <w:rPr>
                  <w:rFonts w:hint="eastAsia"/>
                  <w:b/>
                  <w:szCs w:val="24"/>
                </w:rPr>
                <w:delText>提出</w:delText>
              </w:r>
              <w:r w:rsidDel="00C9655D">
                <w:rPr>
                  <w:rFonts w:hint="eastAsia"/>
                  <w:b/>
                  <w:szCs w:val="24"/>
                </w:rPr>
                <w:delText>了</w:delText>
              </w:r>
            </w:del>
            <w:bookmarkStart w:id="60" w:name="_GoBack"/>
            <w:bookmarkEnd w:id="60"/>
            <w:r>
              <w:rPr>
                <w:rFonts w:hint="eastAsia"/>
                <w:b/>
                <w:szCs w:val="24"/>
              </w:rPr>
              <w:t>一种同时支持点、线、面数据的分布式存储</w:t>
            </w:r>
            <w:r w:rsidR="00500E2A">
              <w:rPr>
                <w:rFonts w:hint="eastAsia"/>
                <w:b/>
                <w:szCs w:val="24"/>
              </w:rPr>
              <w:t>，时空</w:t>
            </w:r>
            <w:del w:id="61" w:author="kwan关雪峰" w:date="2019-01-06T14:56:00Z">
              <w:r w:rsidR="00500E2A" w:rsidDel="007E20DD">
                <w:rPr>
                  <w:rFonts w:hint="eastAsia"/>
                  <w:b/>
                  <w:szCs w:val="24"/>
                </w:rPr>
                <w:delText>查询</w:delText>
              </w:r>
            </w:del>
            <w:ins w:id="62" w:author="kwan关雪峰" w:date="2019-01-06T14:56:00Z">
              <w:r w:rsidR="007E20DD">
                <w:rPr>
                  <w:rFonts w:hint="eastAsia"/>
                  <w:b/>
                  <w:szCs w:val="24"/>
                </w:rPr>
                <w:t>索引</w:t>
              </w:r>
            </w:ins>
            <w:r>
              <w:rPr>
                <w:rFonts w:hint="eastAsia"/>
                <w:b/>
                <w:szCs w:val="24"/>
              </w:rPr>
              <w:t>方案</w:t>
            </w:r>
          </w:p>
          <w:p w:rsidR="00106C54" w:rsidRPr="0057537B" w:rsidRDefault="00AA6612" w:rsidP="00DC29AE">
            <w:pPr>
              <w:spacing w:line="360" w:lineRule="auto"/>
              <w:ind w:leftChars="28" w:left="59" w:firstLineChars="200" w:firstLine="420"/>
              <w:rPr>
                <w:szCs w:val="24"/>
              </w:rPr>
            </w:pPr>
            <w:r>
              <w:rPr>
                <w:rFonts w:hint="eastAsia"/>
                <w:szCs w:val="24"/>
              </w:rPr>
              <w:t>设计</w:t>
            </w:r>
            <w:r w:rsidR="00DC29AE">
              <w:rPr>
                <w:rFonts w:hint="eastAsia"/>
                <w:szCs w:val="24"/>
              </w:rPr>
              <w:t>了一套分布式组织管理方法，能够</w:t>
            </w:r>
            <w:r w:rsidR="00106C54">
              <w:rPr>
                <w:rFonts w:hint="eastAsia"/>
                <w:szCs w:val="24"/>
              </w:rPr>
              <w:t>存储海量的点、线、面数据。</w:t>
            </w:r>
            <w:r w:rsidR="000E7709">
              <w:rPr>
                <w:rFonts w:hint="eastAsia"/>
                <w:szCs w:val="24"/>
              </w:rPr>
              <w:t>设计</w:t>
            </w:r>
            <w:r>
              <w:rPr>
                <w:rFonts w:hint="eastAsia"/>
                <w:szCs w:val="24"/>
              </w:rPr>
              <w:t>了</w:t>
            </w:r>
            <w:r w:rsidR="000E7709">
              <w:rPr>
                <w:rFonts w:hint="eastAsia"/>
                <w:szCs w:val="24"/>
              </w:rPr>
              <w:t>特定的编码方式，将时间空间三维数据转化为一维进行编码，</w:t>
            </w:r>
            <w:r w:rsidR="00106C54">
              <w:rPr>
                <w:rFonts w:hint="eastAsia"/>
                <w:szCs w:val="24"/>
              </w:rPr>
              <w:t>且能够支持</w:t>
            </w:r>
            <w:r w:rsidR="00500E2A">
              <w:rPr>
                <w:rFonts w:hint="eastAsia"/>
                <w:szCs w:val="24"/>
              </w:rPr>
              <w:t>高效低延迟的</w:t>
            </w:r>
            <w:r w:rsidR="00106C54">
              <w:rPr>
                <w:rFonts w:hint="eastAsia"/>
                <w:szCs w:val="24"/>
              </w:rPr>
              <w:t>时空查询</w:t>
            </w:r>
            <w:r w:rsidR="00500E2A">
              <w:rPr>
                <w:rFonts w:hint="eastAsia"/>
                <w:szCs w:val="24"/>
              </w:rPr>
              <w:t>。</w:t>
            </w:r>
          </w:p>
          <w:p w:rsidR="005B04F2" w:rsidRDefault="000E7709" w:rsidP="000E7709">
            <w:pPr>
              <w:pStyle w:val="a7"/>
              <w:numPr>
                <w:ilvl w:val="0"/>
                <w:numId w:val="7"/>
              </w:numPr>
              <w:spacing w:line="360" w:lineRule="auto"/>
              <w:ind w:firstLineChars="0"/>
              <w:rPr>
                <w:b/>
                <w:szCs w:val="24"/>
              </w:rPr>
            </w:pPr>
            <w:r>
              <w:rPr>
                <w:rFonts w:hint="eastAsia"/>
                <w:b/>
                <w:szCs w:val="24"/>
              </w:rPr>
              <w:t>顾及时空分布的时空查询优化</w:t>
            </w:r>
          </w:p>
          <w:p w:rsidR="00FF42A9" w:rsidRPr="00FF42A9" w:rsidRDefault="00FF42A9" w:rsidP="00FF42A9">
            <w:pPr>
              <w:spacing w:line="360" w:lineRule="auto"/>
              <w:ind w:firstLineChars="200" w:firstLine="420"/>
              <w:rPr>
                <w:szCs w:val="24"/>
              </w:rPr>
            </w:pPr>
            <w:r>
              <w:rPr>
                <w:rFonts w:hint="eastAsia"/>
                <w:szCs w:val="24"/>
              </w:rPr>
              <w:t>利用用时空数据的分布情况，合并合理的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数量相对平稳，权衡</w:t>
            </w:r>
            <w:r>
              <w:rPr>
                <w:rFonts w:hint="eastAsia"/>
                <w:szCs w:val="24"/>
              </w:rPr>
              <w:t>Scan</w:t>
            </w:r>
            <w:r>
              <w:rPr>
                <w:rFonts w:hint="eastAsia"/>
                <w:szCs w:val="24"/>
              </w:rPr>
              <w:t>操作次数及</w:t>
            </w:r>
            <w:r>
              <w:rPr>
                <w:rFonts w:hint="eastAsia"/>
                <w:szCs w:val="24"/>
              </w:rPr>
              <w:t>False</w:t>
            </w:r>
            <w:r>
              <w:rPr>
                <w:szCs w:val="24"/>
              </w:rPr>
              <w:t xml:space="preserve"> </w:t>
            </w:r>
            <w:r>
              <w:rPr>
                <w:rFonts w:hint="eastAsia"/>
                <w:szCs w:val="24"/>
              </w:rPr>
              <w:t>Positive</w:t>
            </w:r>
            <w:r>
              <w:rPr>
                <w:rFonts w:hint="eastAsia"/>
                <w:szCs w:val="24"/>
              </w:rPr>
              <w:t>的个数而提高整体时空查询效率</w:t>
            </w:r>
          </w:p>
          <w:p w:rsidR="008056F7" w:rsidRPr="003A0585" w:rsidRDefault="003A0585" w:rsidP="00947628">
            <w:pPr>
              <w:pStyle w:val="a7"/>
              <w:numPr>
                <w:ilvl w:val="0"/>
                <w:numId w:val="3"/>
              </w:numPr>
              <w:spacing w:line="360" w:lineRule="auto"/>
              <w:ind w:firstLineChars="0"/>
              <w:rPr>
                <w:rFonts w:ascii="宋体" w:hAnsi="宋体"/>
                <w:b/>
                <w:szCs w:val="24"/>
              </w:rPr>
            </w:pPr>
            <w:r w:rsidRPr="003A0585">
              <w:rPr>
                <w:rFonts w:ascii="宋体" w:hAnsi="宋体" w:hint="eastAsia"/>
                <w:b/>
                <w:szCs w:val="24"/>
              </w:rPr>
              <w:t>论文写作计划</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02"/>
              <w:gridCol w:w="1701"/>
              <w:gridCol w:w="3282"/>
            </w:tblGrid>
            <w:tr w:rsidR="003A0585" w:rsidRPr="004767E7" w:rsidTr="00665245">
              <w:trPr>
                <w:jc w:val="center"/>
              </w:trPr>
              <w:tc>
                <w:tcPr>
                  <w:tcW w:w="2002" w:type="dxa"/>
                  <w:shd w:val="clear" w:color="auto" w:fill="auto"/>
                  <w:vAlign w:val="center"/>
                </w:tcPr>
                <w:p w:rsidR="003A0585" w:rsidRPr="004767E7" w:rsidRDefault="003A0585" w:rsidP="003A0585">
                  <w:pPr>
                    <w:jc w:val="center"/>
                    <w:rPr>
                      <w:szCs w:val="24"/>
                    </w:rPr>
                  </w:pPr>
                  <w:bookmarkStart w:id="63" w:name="OLE_LINK123"/>
                  <w:bookmarkStart w:id="64" w:name="OLE_LINK124"/>
                  <w:r w:rsidRPr="004767E7">
                    <w:rPr>
                      <w:rFonts w:hAnsiTheme="majorEastAsia" w:hint="eastAsia"/>
                      <w:szCs w:val="24"/>
                    </w:rPr>
                    <w:t>起止时间</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工作安排</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详细内容</w:t>
                  </w:r>
                </w:p>
              </w:tc>
            </w:tr>
            <w:tr w:rsidR="003A0585" w:rsidRPr="004767E7" w:rsidTr="00665245">
              <w:trPr>
                <w:trHeight w:val="7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w:t>
                  </w:r>
                  <w:r w:rsidR="00FE5431">
                    <w:rPr>
                      <w:rFonts w:hint="eastAsia"/>
                      <w:szCs w:val="24"/>
                    </w:rPr>
                    <w:t>10</w:t>
                  </w:r>
                  <w:r w:rsidRPr="004767E7">
                    <w:rPr>
                      <w:rFonts w:hAnsiTheme="majorEastAsia" w:hint="eastAsia"/>
                      <w:szCs w:val="24"/>
                    </w:rPr>
                    <w:t>～</w:t>
                  </w:r>
                  <w:r w:rsidRPr="004767E7">
                    <w:rPr>
                      <w:rFonts w:hint="eastAsia"/>
                      <w:szCs w:val="24"/>
                    </w:rPr>
                    <w:t>201</w:t>
                  </w:r>
                  <w:r w:rsidR="00AD59E0">
                    <w:rPr>
                      <w:szCs w:val="24"/>
                    </w:rPr>
                    <w:t>8</w:t>
                  </w:r>
                  <w:r w:rsidRPr="004767E7">
                    <w:rPr>
                      <w:rFonts w:hint="eastAsia"/>
                      <w:szCs w:val="24"/>
                    </w:rPr>
                    <w:t>.1</w:t>
                  </w:r>
                  <w:r w:rsidR="00FE5431">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文献整理</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文献资料收集</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研究问题提出</w:t>
                  </w:r>
                </w:p>
              </w:tc>
            </w:tr>
            <w:tr w:rsidR="003A0585" w:rsidRPr="004767E7" w:rsidTr="00665245">
              <w:trPr>
                <w:trHeight w:val="21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研究背景整理</w:t>
                  </w:r>
                </w:p>
              </w:tc>
            </w:tr>
            <w:tr w:rsidR="006225F6" w:rsidRPr="004767E7" w:rsidTr="00665245">
              <w:trPr>
                <w:trHeight w:val="88"/>
                <w:jc w:val="center"/>
              </w:trPr>
              <w:tc>
                <w:tcPr>
                  <w:tcW w:w="2002" w:type="dxa"/>
                  <w:vMerge w:val="restart"/>
                  <w:shd w:val="clear" w:color="auto" w:fill="auto"/>
                  <w:vAlign w:val="center"/>
                </w:tcPr>
                <w:p w:rsidR="006225F6" w:rsidRPr="004767E7" w:rsidRDefault="006225F6" w:rsidP="003A0585">
                  <w:pPr>
                    <w:jc w:val="center"/>
                    <w:rPr>
                      <w:szCs w:val="24"/>
                    </w:rPr>
                  </w:pPr>
                  <w:r w:rsidRPr="004767E7">
                    <w:rPr>
                      <w:rFonts w:hint="eastAsia"/>
                      <w:szCs w:val="24"/>
                    </w:rPr>
                    <w:t>201</w:t>
                  </w:r>
                  <w:r w:rsidR="00AD59E0">
                    <w:rPr>
                      <w:szCs w:val="24"/>
                    </w:rPr>
                    <w:t>8</w:t>
                  </w:r>
                  <w:r w:rsidRPr="004767E7">
                    <w:rPr>
                      <w:rFonts w:hint="eastAsia"/>
                      <w:szCs w:val="24"/>
                    </w:rPr>
                    <w:t>.1</w:t>
                  </w:r>
                  <w:r>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w:t>
                  </w:r>
                  <w:r w:rsidR="00AD59E0">
                    <w:rPr>
                      <w:szCs w:val="24"/>
                    </w:rPr>
                    <w:t>4</w:t>
                  </w:r>
                </w:p>
              </w:tc>
              <w:tc>
                <w:tcPr>
                  <w:tcW w:w="1701" w:type="dxa"/>
                  <w:vMerge w:val="restart"/>
                  <w:shd w:val="clear" w:color="auto" w:fill="auto"/>
                  <w:vAlign w:val="center"/>
                </w:tcPr>
                <w:p w:rsidR="006225F6" w:rsidRPr="004767E7" w:rsidRDefault="006225F6" w:rsidP="003A0585">
                  <w:pPr>
                    <w:jc w:val="center"/>
                    <w:rPr>
                      <w:szCs w:val="24"/>
                    </w:rPr>
                  </w:pPr>
                  <w:r w:rsidRPr="004767E7">
                    <w:rPr>
                      <w:rFonts w:hAnsiTheme="majorEastAsia" w:hint="eastAsia"/>
                      <w:szCs w:val="24"/>
                    </w:rPr>
                    <w:t>系统研发</w:t>
                  </w:r>
                </w:p>
              </w:tc>
              <w:tc>
                <w:tcPr>
                  <w:tcW w:w="3282" w:type="dxa"/>
                  <w:shd w:val="clear" w:color="auto" w:fill="auto"/>
                  <w:vAlign w:val="center"/>
                </w:tcPr>
                <w:p w:rsidR="006225F6" w:rsidRPr="004767E7" w:rsidRDefault="006225F6" w:rsidP="003A0585">
                  <w:pPr>
                    <w:keepNext/>
                    <w:keepLines/>
                    <w:jc w:val="center"/>
                    <w:rPr>
                      <w:szCs w:val="24"/>
                    </w:rPr>
                  </w:pPr>
                  <w:r w:rsidRPr="004767E7">
                    <w:rPr>
                      <w:rFonts w:hAnsiTheme="majorEastAsia" w:hint="eastAsia"/>
                      <w:szCs w:val="24"/>
                    </w:rPr>
                    <w:t>文献综述</w:t>
                  </w:r>
                </w:p>
              </w:tc>
            </w:tr>
            <w:tr w:rsidR="006225F6" w:rsidRPr="004767E7" w:rsidTr="00665245">
              <w:trPr>
                <w:trHeight w:val="78"/>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6225F6" w:rsidRDefault="006225F6" w:rsidP="006225F6">
                  <w:pPr>
                    <w:keepNext/>
                    <w:keepLines/>
                    <w:jc w:val="center"/>
                    <w:rPr>
                      <w:rFonts w:hAnsiTheme="majorEastAsia"/>
                      <w:szCs w:val="24"/>
                    </w:rPr>
                  </w:pPr>
                  <w:r>
                    <w:rPr>
                      <w:rFonts w:hAnsiTheme="majorEastAsia" w:hint="eastAsia"/>
                      <w:szCs w:val="24"/>
                    </w:rPr>
                    <w:t>组织模型设计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4767E7" w:rsidRDefault="006225F6" w:rsidP="003A0585">
                  <w:pPr>
                    <w:keepNext/>
                    <w:keepLines/>
                    <w:jc w:val="center"/>
                    <w:rPr>
                      <w:szCs w:val="24"/>
                    </w:rPr>
                  </w:pPr>
                  <w:r>
                    <w:rPr>
                      <w:rFonts w:hint="eastAsia"/>
                      <w:szCs w:val="24"/>
                    </w:rPr>
                    <w:t>存储方案设计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4767E7" w:rsidRDefault="006225F6" w:rsidP="003A0585">
                  <w:pPr>
                    <w:keepNext/>
                    <w:keepLines/>
                    <w:jc w:val="center"/>
                    <w:rPr>
                      <w:szCs w:val="24"/>
                    </w:rPr>
                  </w:pPr>
                  <w:r>
                    <w:rPr>
                      <w:rFonts w:hAnsiTheme="majorEastAsia" w:hint="eastAsia"/>
                      <w:szCs w:val="24"/>
                    </w:rPr>
                    <w:t>可视化数据预处理</w:t>
                  </w:r>
                  <w:r w:rsidRPr="004767E7">
                    <w:rPr>
                      <w:rFonts w:hAnsiTheme="majorEastAsia" w:hint="eastAsia"/>
                      <w:szCs w:val="24"/>
                    </w:rPr>
                    <w:t>实现</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4767E7" w:rsidRDefault="006225F6" w:rsidP="003A0585">
                  <w:pPr>
                    <w:keepNext/>
                    <w:keepLines/>
                    <w:jc w:val="center"/>
                    <w:rPr>
                      <w:rFonts w:hAnsiTheme="majorEastAsia"/>
                      <w:szCs w:val="24"/>
                    </w:rPr>
                  </w:pPr>
                  <w:r w:rsidRPr="004767E7">
                    <w:rPr>
                      <w:rFonts w:hAnsiTheme="majorEastAsia" w:hint="eastAsia"/>
                      <w:szCs w:val="24"/>
                    </w:rPr>
                    <w:t>可视化实现</w:t>
                  </w:r>
                </w:p>
              </w:tc>
            </w:tr>
            <w:tr w:rsidR="003A0585" w:rsidRPr="004767E7" w:rsidTr="00665245">
              <w:trPr>
                <w:trHeight w:val="8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.12</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论文开题</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开题报告与</w:t>
                  </w:r>
                  <w:r w:rsidRPr="004767E7">
                    <w:rPr>
                      <w:rFonts w:hint="eastAsia"/>
                      <w:szCs w:val="24"/>
                    </w:rPr>
                    <w:t>PPT</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研究背景与研究现状撰写</w:t>
                  </w:r>
                </w:p>
              </w:tc>
            </w:tr>
            <w:tr w:rsidR="003A0585" w:rsidRPr="004767E7" w:rsidTr="00665245">
              <w:trPr>
                <w:trHeight w:val="84"/>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9</w:t>
                  </w:r>
                  <w:r w:rsidRPr="004767E7">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.3</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论文撰写</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系统开发与实现</w:t>
                  </w:r>
                </w:p>
              </w:tc>
            </w:tr>
            <w:tr w:rsidR="003A0585" w:rsidRPr="004767E7" w:rsidTr="00665245">
              <w:trPr>
                <w:trHeight w:val="8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实验与结果整理</w:t>
                  </w:r>
                </w:p>
              </w:tc>
            </w:tr>
            <w:tr w:rsidR="003A0585" w:rsidRPr="004767E7" w:rsidTr="00665245">
              <w:trPr>
                <w:trHeight w:val="7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实验结果分析</w:t>
                  </w:r>
                </w:p>
              </w:tc>
            </w:tr>
            <w:tr w:rsidR="003A0585" w:rsidRPr="004767E7" w:rsidTr="00665245">
              <w:trPr>
                <w:trHeight w:val="8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核心内容撰写</w:t>
                  </w:r>
                </w:p>
              </w:tc>
            </w:tr>
            <w:tr w:rsidR="003A0585" w:rsidRPr="004767E7" w:rsidTr="00665245">
              <w:trPr>
                <w:trHeight w:val="86"/>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.4</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论文修改与完善</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论文内容完善，格式调整</w:t>
                  </w:r>
                </w:p>
              </w:tc>
            </w:tr>
            <w:tr w:rsidR="003A0585" w:rsidRPr="004767E7" w:rsidTr="00665245">
              <w:trPr>
                <w:trHeight w:val="90"/>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.5</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论文答辩</w:t>
                  </w:r>
                </w:p>
              </w:tc>
              <w:tc>
                <w:tcPr>
                  <w:tcW w:w="3282" w:type="dxa"/>
                  <w:shd w:val="clear" w:color="auto" w:fill="auto"/>
                  <w:vAlign w:val="center"/>
                </w:tcPr>
                <w:p w:rsidR="003A0585" w:rsidRPr="004767E7" w:rsidRDefault="003A0585" w:rsidP="003A0585">
                  <w:pPr>
                    <w:keepNext/>
                    <w:keepLines/>
                    <w:jc w:val="center"/>
                    <w:rPr>
                      <w:b/>
                      <w:szCs w:val="24"/>
                    </w:rPr>
                  </w:pPr>
                  <w:r w:rsidRPr="004767E7">
                    <w:rPr>
                      <w:rFonts w:hAnsiTheme="majorEastAsia" w:hint="eastAsia"/>
                      <w:szCs w:val="24"/>
                    </w:rPr>
                    <w:t>论文答辩准备</w:t>
                  </w:r>
                </w:p>
              </w:tc>
            </w:tr>
            <w:bookmarkEnd w:id="63"/>
            <w:bookmarkEnd w:id="64"/>
          </w:tbl>
          <w:p w:rsidR="003A0585" w:rsidRDefault="003A0585" w:rsidP="003A0585">
            <w:pPr>
              <w:spacing w:line="380" w:lineRule="exact"/>
              <w:rPr>
                <w:rFonts w:ascii="宋体" w:hAnsi="宋体"/>
                <w:b/>
                <w:sz w:val="24"/>
                <w:szCs w:val="24"/>
              </w:rPr>
            </w:pPr>
          </w:p>
          <w:p w:rsidR="003A0585" w:rsidRDefault="003A0585" w:rsidP="00947628">
            <w:pPr>
              <w:spacing w:line="360" w:lineRule="auto"/>
              <w:rPr>
                <w:rFonts w:ascii="黑体" w:eastAsia="黑体" w:hAnsi="黑体"/>
                <w:sz w:val="24"/>
                <w:szCs w:val="24"/>
              </w:rPr>
            </w:pPr>
            <w:r w:rsidRPr="003A0585">
              <w:rPr>
                <w:rFonts w:ascii="黑体" w:eastAsia="黑体" w:hAnsi="黑体" w:hint="eastAsia"/>
                <w:sz w:val="24"/>
                <w:szCs w:val="24"/>
              </w:rPr>
              <w:t>主要参考文献</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李德仁</w:t>
            </w:r>
            <w:r w:rsidRPr="00D2171B">
              <w:rPr>
                <w:rFonts w:hint="eastAsia"/>
                <w:color w:val="000000"/>
                <w:szCs w:val="18"/>
              </w:rPr>
              <w:t>,</w:t>
            </w:r>
            <w:r w:rsidRPr="00D2171B">
              <w:rPr>
                <w:rFonts w:hint="eastAsia"/>
                <w:color w:val="000000"/>
                <w:szCs w:val="18"/>
              </w:rPr>
              <w:t>马军</w:t>
            </w:r>
            <w:r w:rsidRPr="00D2171B">
              <w:rPr>
                <w:rFonts w:hint="eastAsia"/>
                <w:color w:val="000000"/>
                <w:szCs w:val="18"/>
              </w:rPr>
              <w:t>,</w:t>
            </w:r>
            <w:r w:rsidRPr="00D2171B">
              <w:rPr>
                <w:rFonts w:hint="eastAsia"/>
                <w:color w:val="000000"/>
                <w:szCs w:val="18"/>
              </w:rPr>
              <w:t>邵振峰</w:t>
            </w:r>
            <w:r w:rsidRPr="00D2171B">
              <w:rPr>
                <w:rFonts w:hint="eastAsia"/>
                <w:color w:val="000000"/>
                <w:szCs w:val="18"/>
              </w:rPr>
              <w:t>.</w:t>
            </w:r>
            <w:r w:rsidRPr="00D2171B">
              <w:rPr>
                <w:rFonts w:hint="eastAsia"/>
                <w:color w:val="000000"/>
                <w:szCs w:val="18"/>
              </w:rPr>
              <w:t>论时空大数据及其应用</w:t>
            </w:r>
            <w:r w:rsidRPr="00D2171B">
              <w:rPr>
                <w:rFonts w:hint="eastAsia"/>
                <w:color w:val="000000"/>
                <w:szCs w:val="18"/>
              </w:rPr>
              <w:t>[J].</w:t>
            </w:r>
            <w:r w:rsidRPr="00D2171B">
              <w:rPr>
                <w:rFonts w:hint="eastAsia"/>
                <w:color w:val="000000"/>
                <w:szCs w:val="18"/>
              </w:rPr>
              <w:t>卫星应用</w:t>
            </w:r>
            <w:r w:rsidRPr="00D2171B">
              <w:rPr>
                <w:rFonts w:hint="eastAsia"/>
                <w:color w:val="000000"/>
                <w:szCs w:val="18"/>
              </w:rPr>
              <w:t>,2015(9):7-11.</w:t>
            </w:r>
          </w:p>
          <w:p w:rsid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任磊</w:t>
            </w:r>
            <w:r w:rsidRPr="00D2171B">
              <w:rPr>
                <w:rFonts w:hint="eastAsia"/>
                <w:color w:val="000000"/>
                <w:szCs w:val="18"/>
              </w:rPr>
              <w:t>,</w:t>
            </w:r>
            <w:r w:rsidRPr="00D2171B">
              <w:rPr>
                <w:rFonts w:hint="eastAsia"/>
                <w:color w:val="000000"/>
                <w:szCs w:val="18"/>
              </w:rPr>
              <w:t>杜一</w:t>
            </w:r>
            <w:r w:rsidRPr="00D2171B">
              <w:rPr>
                <w:rFonts w:hint="eastAsia"/>
                <w:color w:val="000000"/>
                <w:szCs w:val="18"/>
              </w:rPr>
              <w:t>,</w:t>
            </w:r>
            <w:r w:rsidRPr="00D2171B">
              <w:rPr>
                <w:rFonts w:hint="eastAsia"/>
                <w:color w:val="000000"/>
                <w:szCs w:val="18"/>
              </w:rPr>
              <w:t>马帅</w:t>
            </w:r>
            <w:r w:rsidRPr="00D2171B">
              <w:rPr>
                <w:rFonts w:hint="eastAsia"/>
                <w:color w:val="000000"/>
                <w:szCs w:val="18"/>
              </w:rPr>
              <w:t>,</w:t>
            </w:r>
            <w:r w:rsidRPr="00D2171B">
              <w:rPr>
                <w:rFonts w:hint="eastAsia"/>
                <w:color w:val="000000"/>
                <w:szCs w:val="18"/>
              </w:rPr>
              <w:t>张小龙</w:t>
            </w:r>
            <w:r w:rsidRPr="00D2171B">
              <w:rPr>
                <w:rFonts w:hint="eastAsia"/>
                <w:color w:val="000000"/>
                <w:szCs w:val="18"/>
              </w:rPr>
              <w:t>,</w:t>
            </w:r>
            <w:r w:rsidRPr="00D2171B">
              <w:rPr>
                <w:rFonts w:hint="eastAsia"/>
                <w:color w:val="000000"/>
                <w:szCs w:val="18"/>
              </w:rPr>
              <w:t>戴国忠</w:t>
            </w:r>
            <w:r w:rsidRPr="00D2171B">
              <w:rPr>
                <w:rFonts w:hint="eastAsia"/>
                <w:color w:val="000000"/>
                <w:szCs w:val="18"/>
              </w:rPr>
              <w:t>.</w:t>
            </w:r>
            <w:r w:rsidRPr="00D2171B">
              <w:rPr>
                <w:rFonts w:hint="eastAsia"/>
                <w:color w:val="000000"/>
                <w:szCs w:val="18"/>
              </w:rPr>
              <w:t>大数据可视化分析综述</w:t>
            </w:r>
            <w:r w:rsidRPr="00D2171B">
              <w:rPr>
                <w:rFonts w:hint="eastAsia"/>
                <w:color w:val="000000"/>
                <w:szCs w:val="18"/>
              </w:rPr>
              <w:t xml:space="preserve">[J]. </w:t>
            </w:r>
            <w:r w:rsidRPr="00D2171B">
              <w:rPr>
                <w:rFonts w:hint="eastAsia"/>
                <w:color w:val="000000"/>
                <w:szCs w:val="18"/>
              </w:rPr>
              <w:t>软件学报</w:t>
            </w:r>
            <w:r w:rsidRPr="00D2171B">
              <w:rPr>
                <w:rFonts w:hint="eastAsia"/>
                <w:color w:val="000000"/>
                <w:szCs w:val="18"/>
              </w:rPr>
              <w:t>,2014,5(9):1909-</w:t>
            </w:r>
            <w:r w:rsidRPr="00D2171B">
              <w:rPr>
                <w:rFonts w:hint="eastAsia"/>
                <w:color w:val="000000"/>
                <w:szCs w:val="18"/>
              </w:rPr>
              <w:lastRenderedPageBreak/>
              <w:t>1936.</w:t>
            </w:r>
          </w:p>
          <w:p w:rsidR="00EB1A84" w:rsidRDefault="00EB1A84" w:rsidP="00D2171B">
            <w:pPr>
              <w:pStyle w:val="a7"/>
              <w:numPr>
                <w:ilvl w:val="0"/>
                <w:numId w:val="6"/>
              </w:numPr>
              <w:spacing w:after="200" w:line="220" w:lineRule="atLeast"/>
              <w:ind w:firstLineChars="0"/>
              <w:rPr>
                <w:color w:val="000000"/>
                <w:szCs w:val="18"/>
              </w:rPr>
            </w:pPr>
            <w:proofErr w:type="spellStart"/>
            <w:r w:rsidRPr="00EB1A84">
              <w:rPr>
                <w:color w:val="000000"/>
                <w:szCs w:val="18"/>
              </w:rPr>
              <w:t>Wente</w:t>
            </w:r>
            <w:proofErr w:type="spellEnd"/>
            <w:r w:rsidRPr="00EB1A84">
              <w:rPr>
                <w:color w:val="000000"/>
                <w:szCs w:val="18"/>
              </w:rPr>
              <w:t xml:space="preserve"> W, Stroh T, Beaudet A, et al. Interactions with PDZ domain proteins PIST/GOPC and PDZ-K1 regulate intracellular sorting of the somatostatin receptor subtype 5[J]. Journal of Biological Chemistry, 2005.</w:t>
            </w:r>
          </w:p>
          <w:p w:rsidR="00EB1A84" w:rsidRPr="00D2171B" w:rsidRDefault="00EB1A84" w:rsidP="00D2171B">
            <w:pPr>
              <w:pStyle w:val="a7"/>
              <w:numPr>
                <w:ilvl w:val="0"/>
                <w:numId w:val="6"/>
              </w:numPr>
              <w:spacing w:after="200" w:line="220" w:lineRule="atLeast"/>
              <w:ind w:firstLineChars="0"/>
              <w:rPr>
                <w:color w:val="000000"/>
                <w:szCs w:val="18"/>
              </w:rPr>
            </w:pPr>
            <w:r>
              <w:rPr>
                <w:rFonts w:ascii="Arial" w:hAnsi="Arial" w:cs="Arial"/>
                <w:color w:val="222222"/>
                <w:sz w:val="20"/>
                <w:shd w:val="clear" w:color="auto" w:fill="FFFFFF"/>
              </w:rPr>
              <w:t xml:space="preserve">Cary A, Sun Z, </w:t>
            </w:r>
            <w:proofErr w:type="spellStart"/>
            <w:r>
              <w:rPr>
                <w:rFonts w:ascii="Arial" w:hAnsi="Arial" w:cs="Arial"/>
                <w:color w:val="222222"/>
                <w:sz w:val="20"/>
                <w:shd w:val="clear" w:color="auto" w:fill="FFFFFF"/>
              </w:rPr>
              <w:t>Hristidis</w:t>
            </w:r>
            <w:proofErr w:type="spellEnd"/>
            <w:r>
              <w:rPr>
                <w:rFonts w:ascii="Arial" w:hAnsi="Arial" w:cs="Arial"/>
                <w:color w:val="222222"/>
                <w:sz w:val="20"/>
                <w:shd w:val="clear" w:color="auto" w:fill="FFFFFF"/>
              </w:rPr>
              <w:t xml:space="preserve"> V, et al. Experiences on processing spatial data with </w:t>
            </w:r>
            <w:proofErr w:type="spellStart"/>
            <w:r>
              <w:rPr>
                <w:rFonts w:ascii="Arial" w:hAnsi="Arial" w:cs="Arial"/>
                <w:color w:val="222222"/>
                <w:sz w:val="20"/>
                <w:shd w:val="clear" w:color="auto" w:fill="FFFFFF"/>
              </w:rPr>
              <w:t>mapreduce</w:t>
            </w:r>
            <w:proofErr w:type="spellEnd"/>
            <w:r>
              <w:rPr>
                <w:rFonts w:ascii="Arial" w:hAnsi="Arial" w:cs="Arial"/>
                <w:color w:val="222222"/>
                <w:sz w:val="20"/>
                <w:shd w:val="clear" w:color="auto" w:fill="FFFFFF"/>
              </w:rPr>
              <w:t>[C]//International Conference on Scientific and Statistical Database Management. Springer, Berlin, Heidelberg, 2009: 302-319.</w:t>
            </w:r>
          </w:p>
          <w:p w:rsidR="009E3763" w:rsidRPr="00EB1A84" w:rsidRDefault="009B3061" w:rsidP="009E3763">
            <w:pPr>
              <w:pStyle w:val="a7"/>
              <w:numPr>
                <w:ilvl w:val="0"/>
                <w:numId w:val="6"/>
              </w:numPr>
              <w:spacing w:after="200" w:line="220" w:lineRule="atLeast"/>
              <w:ind w:firstLineChars="0"/>
              <w:rPr>
                <w:color w:val="000000"/>
                <w:szCs w:val="18"/>
              </w:rPr>
            </w:pPr>
            <w:r w:rsidRPr="00D97D27">
              <w:rPr>
                <w:color w:val="000000"/>
                <w:szCs w:val="18"/>
              </w:rPr>
              <w:t xml:space="preserve">Nishimura, S.; Das, S.; Agrawal, D.; El </w:t>
            </w:r>
            <w:proofErr w:type="spellStart"/>
            <w:r w:rsidRPr="00D97D27">
              <w:rPr>
                <w:color w:val="000000"/>
                <w:szCs w:val="18"/>
              </w:rPr>
              <w:t>Abbadi</w:t>
            </w:r>
            <w:proofErr w:type="spellEnd"/>
            <w:r w:rsidRPr="00D97D27">
              <w:rPr>
                <w:color w:val="000000"/>
                <w:szCs w:val="18"/>
              </w:rPr>
              <w:t xml:space="preserve">, A. </w:t>
            </w:r>
            <w:r w:rsidRPr="00EB1A84">
              <w:rPr>
                <w:color w:val="000000"/>
                <w:szCs w:val="18"/>
              </w:rPr>
              <w:t>MD</w:t>
            </w:r>
            <w:r w:rsidRPr="00D97D27">
              <w:rPr>
                <w:color w:val="000000"/>
                <w:szCs w:val="18"/>
              </w:rPr>
              <w:t>-</w:t>
            </w:r>
            <w:proofErr w:type="spellStart"/>
            <w:r w:rsidRPr="00D97D27">
              <w:rPr>
                <w:color w:val="000000"/>
                <w:szCs w:val="18"/>
              </w:rPr>
              <w:t>Hbase</w:t>
            </w:r>
            <w:proofErr w:type="spellEnd"/>
            <w:r w:rsidRPr="00D97D27">
              <w:rPr>
                <w:color w:val="000000"/>
                <w:szCs w:val="18"/>
              </w:rPr>
              <w:t xml:space="preserve">: Design and Implementation </w:t>
            </w:r>
            <w:r w:rsidRPr="009E3763">
              <w:rPr>
                <w:color w:val="000000"/>
                <w:szCs w:val="18"/>
              </w:rPr>
              <w:t>of an Elastic Data</w:t>
            </w:r>
            <w:r w:rsidR="00D97D27" w:rsidRPr="009E3763">
              <w:rPr>
                <w:color w:val="000000"/>
                <w:szCs w:val="18"/>
              </w:rPr>
              <w:t xml:space="preserve"> </w:t>
            </w:r>
            <w:r w:rsidRPr="009E3763">
              <w:rPr>
                <w:color w:val="000000"/>
                <w:szCs w:val="18"/>
              </w:rPr>
              <w:t xml:space="preserve">Infrastructure for Cloud-Scale Location Services. </w:t>
            </w:r>
            <w:proofErr w:type="spellStart"/>
            <w:r w:rsidRPr="00EB1A84">
              <w:rPr>
                <w:color w:val="000000"/>
                <w:szCs w:val="18"/>
              </w:rPr>
              <w:t>Distrib</w:t>
            </w:r>
            <w:proofErr w:type="spellEnd"/>
            <w:r w:rsidRPr="00EB1A84">
              <w:rPr>
                <w:color w:val="000000"/>
                <w:szCs w:val="18"/>
              </w:rPr>
              <w:t>. Parallel Databases 2013</w:t>
            </w:r>
            <w:r w:rsidRPr="009E3763">
              <w:rPr>
                <w:color w:val="000000"/>
                <w:szCs w:val="18"/>
              </w:rPr>
              <w:t xml:space="preserve">, </w:t>
            </w:r>
            <w:r w:rsidRPr="00EB1A84">
              <w:rPr>
                <w:color w:val="000000"/>
                <w:szCs w:val="18"/>
              </w:rPr>
              <w:t>31</w:t>
            </w:r>
            <w:r w:rsidRPr="009E3763">
              <w:rPr>
                <w:color w:val="000000"/>
                <w:szCs w:val="18"/>
              </w:rPr>
              <w:t>, 289–319. [</w:t>
            </w:r>
            <w:proofErr w:type="spellStart"/>
            <w:r w:rsidRPr="00EB1A84">
              <w:rPr>
                <w:color w:val="000000"/>
                <w:szCs w:val="18"/>
              </w:rPr>
              <w:t>CrossRef</w:t>
            </w:r>
            <w:proofErr w:type="spellEnd"/>
            <w:r w:rsidRPr="009E3763">
              <w:rPr>
                <w:color w:val="000000"/>
                <w:szCs w:val="18"/>
              </w:rPr>
              <w:t>]</w:t>
            </w:r>
          </w:p>
          <w:p w:rsidR="00142A23" w:rsidRPr="00142A23" w:rsidRDefault="00142A23" w:rsidP="009E3763">
            <w:pPr>
              <w:pStyle w:val="a7"/>
              <w:numPr>
                <w:ilvl w:val="0"/>
                <w:numId w:val="6"/>
              </w:numPr>
              <w:spacing w:after="200" w:line="220" w:lineRule="atLeast"/>
              <w:ind w:firstLineChars="0"/>
              <w:rPr>
                <w:color w:val="000000"/>
                <w:szCs w:val="18"/>
              </w:rPr>
            </w:pPr>
            <w:r w:rsidRPr="00142A23">
              <w:rPr>
                <w:color w:val="000000"/>
                <w:szCs w:val="18"/>
              </w:rPr>
              <w:t>A. Fox, C. Eichelberger, J. Hughes, and S. Lyon, “</w:t>
            </w:r>
            <w:proofErr w:type="spellStart"/>
            <w:r w:rsidRPr="00142A23">
              <w:rPr>
                <w:color w:val="000000"/>
                <w:szCs w:val="18"/>
              </w:rPr>
              <w:t>Spatio</w:t>
            </w:r>
            <w:proofErr w:type="spellEnd"/>
            <w:r w:rsidRPr="00142A23">
              <w:rPr>
                <w:color w:val="000000"/>
                <w:szCs w:val="18"/>
              </w:rPr>
              <w:t>-temporal</w:t>
            </w:r>
            <w:r>
              <w:rPr>
                <w:color w:val="000000"/>
                <w:szCs w:val="18"/>
              </w:rPr>
              <w:t xml:space="preserve"> </w:t>
            </w:r>
            <w:r w:rsidRPr="00142A23">
              <w:rPr>
                <w:color w:val="000000"/>
                <w:szCs w:val="18"/>
              </w:rPr>
              <w:t>Indexing in Non-relational Distributed Databases,” in International</w:t>
            </w:r>
            <w:r w:rsidR="00714CC3">
              <w:rPr>
                <w:color w:val="000000"/>
                <w:szCs w:val="18"/>
              </w:rPr>
              <w:t xml:space="preserve"> </w:t>
            </w:r>
            <w:r w:rsidRPr="00142A23">
              <w:rPr>
                <w:color w:val="000000"/>
                <w:szCs w:val="18"/>
              </w:rPr>
              <w:t>Conference on Big Data, Santa Clara, CA, 2013.</w:t>
            </w:r>
          </w:p>
          <w:p w:rsidR="009E3763" w:rsidRP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 xml:space="preserve">Van Le H, </w:t>
            </w:r>
            <w:proofErr w:type="spellStart"/>
            <w:r w:rsidRPr="009E3763">
              <w:rPr>
                <w:color w:val="000000"/>
                <w:szCs w:val="18"/>
              </w:rPr>
              <w:t>Takasu</w:t>
            </w:r>
            <w:proofErr w:type="spellEnd"/>
            <w:r w:rsidRPr="009E3763">
              <w:rPr>
                <w:color w:val="000000"/>
                <w:szCs w:val="18"/>
              </w:rPr>
              <w:t xml:space="preserve"> A. G-HBase: A High Performance Geographical Database Based on </w:t>
            </w:r>
            <w:proofErr w:type="gramStart"/>
            <w:r w:rsidRPr="009E3763">
              <w:rPr>
                <w:color w:val="000000"/>
                <w:szCs w:val="18"/>
              </w:rPr>
              <w:t>HBase[</w:t>
            </w:r>
            <w:proofErr w:type="gramEnd"/>
            <w:r w:rsidRPr="009E3763">
              <w:rPr>
                <w:color w:val="000000"/>
                <w:szCs w:val="18"/>
              </w:rPr>
              <w:t>J]. IEICE Transactions on Information and Systems, 2018, 101(4): 1053-1065.</w:t>
            </w:r>
          </w:p>
          <w:p w:rsidR="00535AA1" w:rsidRDefault="009E3763" w:rsidP="009E3763">
            <w:pPr>
              <w:pStyle w:val="a7"/>
              <w:numPr>
                <w:ilvl w:val="0"/>
                <w:numId w:val="6"/>
              </w:numPr>
              <w:spacing w:after="200" w:line="220" w:lineRule="atLeast"/>
              <w:ind w:firstLineChars="0"/>
              <w:rPr>
                <w:color w:val="000000"/>
                <w:szCs w:val="18"/>
              </w:rPr>
            </w:pPr>
            <w:proofErr w:type="spellStart"/>
            <w:r w:rsidRPr="009E3763">
              <w:rPr>
                <w:color w:val="000000"/>
                <w:szCs w:val="18"/>
              </w:rPr>
              <w:t>Zhangy</w:t>
            </w:r>
            <w:proofErr w:type="spellEnd"/>
            <w:r w:rsidRPr="009E3763">
              <w:rPr>
                <w:color w:val="000000"/>
                <w:szCs w:val="18"/>
              </w:rPr>
              <w:t xml:space="preserve"> C, </w:t>
            </w:r>
            <w:proofErr w:type="spellStart"/>
            <w:r w:rsidRPr="009E3763">
              <w:rPr>
                <w:color w:val="000000"/>
                <w:szCs w:val="18"/>
              </w:rPr>
              <w:t>Zhuy</w:t>
            </w:r>
            <w:proofErr w:type="spellEnd"/>
            <w:r w:rsidRPr="009E3763">
              <w:rPr>
                <w:color w:val="000000"/>
                <w:szCs w:val="18"/>
              </w:rPr>
              <w:t xml:space="preserve"> L, Longy J, et al. A hybrid index model for efficient </w:t>
            </w:r>
            <w:proofErr w:type="spellStart"/>
            <w:r w:rsidRPr="009E3763">
              <w:rPr>
                <w:color w:val="000000"/>
                <w:szCs w:val="18"/>
              </w:rPr>
              <w:t>spatio</w:t>
            </w:r>
            <w:proofErr w:type="spellEnd"/>
            <w:r w:rsidRPr="009E3763">
              <w:rPr>
                <w:color w:val="000000"/>
                <w:szCs w:val="18"/>
              </w:rPr>
              <w:t xml:space="preserve">-temporal search in </w:t>
            </w:r>
            <w:proofErr w:type="spellStart"/>
            <w:r w:rsidRPr="009E3763">
              <w:rPr>
                <w:color w:val="000000"/>
                <w:szCs w:val="18"/>
              </w:rPr>
              <w:t>HBase</w:t>
            </w:r>
            <w:proofErr w:type="spellEnd"/>
            <w:r w:rsidRPr="009E3763">
              <w:rPr>
                <w:color w:val="000000"/>
                <w:szCs w:val="18"/>
              </w:rPr>
              <w:t xml:space="preserve">[J]. </w:t>
            </w:r>
            <w:proofErr w:type="spellStart"/>
            <w:r w:rsidRPr="009E3763">
              <w:rPr>
                <w:color w:val="000000"/>
                <w:szCs w:val="18"/>
              </w:rPr>
              <w:t>arXiv</w:t>
            </w:r>
            <w:proofErr w:type="spellEnd"/>
            <w:r w:rsidRPr="009E3763">
              <w:rPr>
                <w:color w:val="000000"/>
                <w:szCs w:val="18"/>
              </w:rPr>
              <w:t xml:space="preserve"> preprint arXiv:1805.07599, 2018.</w:t>
            </w:r>
          </w:p>
          <w:p w:rsid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 xml:space="preserve">Hughes J N, Annex A, Eichelberger C N, et al. </w:t>
            </w:r>
            <w:proofErr w:type="spellStart"/>
            <w:r w:rsidRPr="009E3763">
              <w:rPr>
                <w:color w:val="000000"/>
                <w:szCs w:val="18"/>
              </w:rPr>
              <w:t>Geomesa</w:t>
            </w:r>
            <w:proofErr w:type="spellEnd"/>
            <w:r w:rsidRPr="009E3763">
              <w:rPr>
                <w:color w:val="000000"/>
                <w:szCs w:val="18"/>
              </w:rPr>
              <w:t xml:space="preserve">: a distributed architecture for </w:t>
            </w:r>
            <w:proofErr w:type="spellStart"/>
            <w:r w:rsidRPr="009E3763">
              <w:rPr>
                <w:color w:val="000000"/>
                <w:szCs w:val="18"/>
              </w:rPr>
              <w:t>spatio</w:t>
            </w:r>
            <w:proofErr w:type="spellEnd"/>
            <w:r w:rsidRPr="009E3763">
              <w:rPr>
                <w:color w:val="000000"/>
                <w:szCs w:val="18"/>
              </w:rPr>
              <w:t>-temporal fusion[C]//Geospatial Informatics, Fusion, and Motion Video Analytics V. International Society for Optics and Photonics, 2015, 9473: 94730F.</w:t>
            </w:r>
          </w:p>
          <w:p w:rsidR="009E3763" w:rsidRPr="009E3763" w:rsidRDefault="009E3763" w:rsidP="009E3763">
            <w:pPr>
              <w:pStyle w:val="a7"/>
              <w:numPr>
                <w:ilvl w:val="0"/>
                <w:numId w:val="6"/>
              </w:numPr>
              <w:spacing w:after="200" w:line="220" w:lineRule="atLeast"/>
              <w:ind w:firstLineChars="0"/>
              <w:rPr>
                <w:color w:val="000000"/>
                <w:szCs w:val="18"/>
              </w:rPr>
            </w:pPr>
            <w:proofErr w:type="spellStart"/>
            <w:r w:rsidRPr="00AC3751">
              <w:rPr>
                <w:color w:val="000000"/>
                <w:szCs w:val="18"/>
              </w:rPr>
              <w:t>Whitby</w:t>
            </w:r>
            <w:proofErr w:type="spellEnd"/>
            <w:r w:rsidRPr="00AC3751">
              <w:rPr>
                <w:color w:val="000000"/>
                <w:szCs w:val="18"/>
              </w:rPr>
              <w:t xml:space="preserve"> M A, </w:t>
            </w:r>
            <w:proofErr w:type="spellStart"/>
            <w:r w:rsidRPr="00AC3751">
              <w:rPr>
                <w:color w:val="000000"/>
                <w:szCs w:val="18"/>
              </w:rPr>
              <w:t>Fecher</w:t>
            </w:r>
            <w:proofErr w:type="spellEnd"/>
            <w:r w:rsidRPr="00AC3751">
              <w:rPr>
                <w:color w:val="000000"/>
                <w:szCs w:val="18"/>
              </w:rPr>
              <w:t xml:space="preserve"> R, </w:t>
            </w:r>
            <w:proofErr w:type="spellStart"/>
            <w:r w:rsidRPr="00AC3751">
              <w:rPr>
                <w:color w:val="000000"/>
                <w:szCs w:val="18"/>
              </w:rPr>
              <w:t>Bennight</w:t>
            </w:r>
            <w:proofErr w:type="spellEnd"/>
            <w:r w:rsidRPr="00AC3751">
              <w:rPr>
                <w:color w:val="000000"/>
                <w:szCs w:val="18"/>
              </w:rPr>
              <w:t xml:space="preserve"> C. </w:t>
            </w:r>
            <w:proofErr w:type="spellStart"/>
            <w:r w:rsidRPr="00AC3751">
              <w:rPr>
                <w:color w:val="000000"/>
                <w:szCs w:val="18"/>
              </w:rPr>
              <w:t>GeoWave</w:t>
            </w:r>
            <w:proofErr w:type="spellEnd"/>
            <w:r w:rsidRPr="00AC3751">
              <w:rPr>
                <w:color w:val="000000"/>
                <w:szCs w:val="18"/>
              </w:rPr>
              <w:t>: utilizing distributed key-value stores for multidimensional data[C]//International Symposium on Spatial and Temporal Databases. Springer, Cham, 2017: 105-122.</w:t>
            </w:r>
          </w:p>
          <w:p w:rsidR="00AC3751" w:rsidRDefault="00AC3751" w:rsidP="00AC3751">
            <w:pPr>
              <w:pStyle w:val="a7"/>
              <w:numPr>
                <w:ilvl w:val="0"/>
                <w:numId w:val="6"/>
              </w:numPr>
              <w:spacing w:after="200" w:line="220" w:lineRule="atLeast"/>
              <w:ind w:firstLineChars="0"/>
              <w:rPr>
                <w:color w:val="000000"/>
                <w:szCs w:val="18"/>
              </w:rPr>
            </w:pPr>
            <w:proofErr w:type="spellStart"/>
            <w:r w:rsidRPr="00AC3751">
              <w:rPr>
                <w:color w:val="000000"/>
                <w:szCs w:val="18"/>
              </w:rPr>
              <w:t>Zhangy</w:t>
            </w:r>
            <w:proofErr w:type="spellEnd"/>
            <w:r w:rsidRPr="00AC3751">
              <w:rPr>
                <w:color w:val="000000"/>
                <w:szCs w:val="18"/>
              </w:rPr>
              <w:t xml:space="preserve"> C, </w:t>
            </w:r>
            <w:proofErr w:type="spellStart"/>
            <w:r w:rsidRPr="00AC3751">
              <w:rPr>
                <w:color w:val="000000"/>
                <w:szCs w:val="18"/>
              </w:rPr>
              <w:t>Zhuy</w:t>
            </w:r>
            <w:proofErr w:type="spellEnd"/>
            <w:r w:rsidRPr="00AC3751">
              <w:rPr>
                <w:color w:val="000000"/>
                <w:szCs w:val="18"/>
              </w:rPr>
              <w:t xml:space="preserve"> L, Longy J, et al. A hybrid index model for efficient </w:t>
            </w:r>
            <w:proofErr w:type="spellStart"/>
            <w:r w:rsidRPr="00AC3751">
              <w:rPr>
                <w:color w:val="000000"/>
                <w:szCs w:val="18"/>
              </w:rPr>
              <w:t>spatio</w:t>
            </w:r>
            <w:proofErr w:type="spellEnd"/>
            <w:r w:rsidRPr="00AC3751">
              <w:rPr>
                <w:color w:val="000000"/>
                <w:szCs w:val="18"/>
              </w:rPr>
              <w:t xml:space="preserve">-temporal search in </w:t>
            </w:r>
            <w:proofErr w:type="spellStart"/>
            <w:r w:rsidRPr="00AC3751">
              <w:rPr>
                <w:color w:val="000000"/>
                <w:szCs w:val="18"/>
              </w:rPr>
              <w:t>HBase</w:t>
            </w:r>
            <w:proofErr w:type="spellEnd"/>
            <w:r w:rsidRPr="00AC3751">
              <w:rPr>
                <w:color w:val="000000"/>
                <w:szCs w:val="18"/>
              </w:rPr>
              <w:t xml:space="preserve">[J]. </w:t>
            </w:r>
            <w:proofErr w:type="spellStart"/>
            <w:r w:rsidRPr="00AC3751">
              <w:rPr>
                <w:color w:val="000000"/>
                <w:szCs w:val="18"/>
              </w:rPr>
              <w:t>arXiv</w:t>
            </w:r>
            <w:proofErr w:type="spellEnd"/>
            <w:r w:rsidRPr="00AC3751">
              <w:rPr>
                <w:color w:val="000000"/>
                <w:szCs w:val="18"/>
              </w:rPr>
              <w:t xml:space="preserve"> preprint arXiv:1805.07599, 2018.</w:t>
            </w:r>
          </w:p>
          <w:p w:rsidR="00CC28E3" w:rsidRDefault="00AC3751" w:rsidP="00AC3751">
            <w:pPr>
              <w:pStyle w:val="a7"/>
              <w:numPr>
                <w:ilvl w:val="0"/>
                <w:numId w:val="6"/>
              </w:numPr>
              <w:spacing w:after="200" w:line="220" w:lineRule="atLeast"/>
              <w:ind w:firstLineChars="0"/>
              <w:rPr>
                <w:color w:val="000000"/>
                <w:szCs w:val="18"/>
              </w:rPr>
            </w:pPr>
            <w:r w:rsidRPr="00AC3751">
              <w:rPr>
                <w:color w:val="000000"/>
                <w:szCs w:val="18"/>
              </w:rPr>
              <w:t>Ma Y, Rao J, Hu W, et al. An efficient index for massive IOT data in cloud environment[C]//Proceedings of the 21st ACM international conference on Information and knowledge management. ACM, 2012: 2129-2133.</w:t>
            </w:r>
          </w:p>
          <w:p w:rsidR="00941528" w:rsidRDefault="00AC3751" w:rsidP="00941528">
            <w:pPr>
              <w:pStyle w:val="a7"/>
              <w:numPr>
                <w:ilvl w:val="0"/>
                <w:numId w:val="6"/>
              </w:numPr>
              <w:spacing w:after="200" w:line="220" w:lineRule="atLeast"/>
              <w:ind w:firstLineChars="0"/>
              <w:rPr>
                <w:color w:val="000000"/>
                <w:szCs w:val="18"/>
              </w:rPr>
            </w:pPr>
            <w:r w:rsidRPr="00AC3751">
              <w:rPr>
                <w:color w:val="000000"/>
                <w:szCs w:val="18"/>
              </w:rPr>
              <w:t xml:space="preserve">Beckmann N, </w:t>
            </w:r>
            <w:proofErr w:type="spellStart"/>
            <w:r w:rsidRPr="00AC3751">
              <w:rPr>
                <w:color w:val="000000"/>
                <w:szCs w:val="18"/>
              </w:rPr>
              <w:t>Kriegel</w:t>
            </w:r>
            <w:proofErr w:type="spellEnd"/>
            <w:r w:rsidRPr="00AC3751">
              <w:rPr>
                <w:color w:val="000000"/>
                <w:szCs w:val="18"/>
              </w:rPr>
              <w:t xml:space="preserve"> H P, Schneider R, et al. The R*-tree: an efficient and robust access method for points and rectangles[C]//</w:t>
            </w:r>
            <w:proofErr w:type="spellStart"/>
            <w:r w:rsidRPr="00AC3751">
              <w:rPr>
                <w:color w:val="000000"/>
                <w:szCs w:val="18"/>
              </w:rPr>
              <w:t>Acm</w:t>
            </w:r>
            <w:proofErr w:type="spellEnd"/>
            <w:r w:rsidRPr="00AC3751">
              <w:rPr>
                <w:color w:val="000000"/>
                <w:szCs w:val="18"/>
              </w:rPr>
              <w:t xml:space="preserve"> </w:t>
            </w:r>
            <w:proofErr w:type="spellStart"/>
            <w:r w:rsidRPr="00AC3751">
              <w:rPr>
                <w:color w:val="000000"/>
                <w:szCs w:val="18"/>
              </w:rPr>
              <w:t>Sigmod</w:t>
            </w:r>
            <w:proofErr w:type="spellEnd"/>
            <w:r w:rsidRPr="00AC3751">
              <w:rPr>
                <w:color w:val="000000"/>
                <w:szCs w:val="18"/>
              </w:rPr>
              <w:t xml:space="preserve"> Record. </w:t>
            </w:r>
            <w:proofErr w:type="spellStart"/>
            <w:r w:rsidRPr="00AC3751">
              <w:rPr>
                <w:color w:val="000000"/>
                <w:szCs w:val="18"/>
              </w:rPr>
              <w:t>Acm</w:t>
            </w:r>
            <w:proofErr w:type="spellEnd"/>
            <w:r w:rsidRPr="00AC3751">
              <w:rPr>
                <w:color w:val="000000"/>
                <w:szCs w:val="18"/>
              </w:rPr>
              <w:t>, 1990, 19(2): 322-331.</w:t>
            </w:r>
          </w:p>
          <w:p w:rsidR="00CC28E3" w:rsidRDefault="00941528" w:rsidP="00941528">
            <w:pPr>
              <w:pStyle w:val="a7"/>
              <w:numPr>
                <w:ilvl w:val="0"/>
                <w:numId w:val="6"/>
              </w:numPr>
              <w:spacing w:after="200" w:line="220" w:lineRule="atLeast"/>
              <w:ind w:firstLineChars="0"/>
              <w:rPr>
                <w:color w:val="000000"/>
                <w:szCs w:val="18"/>
              </w:rPr>
            </w:pPr>
            <w:r w:rsidRPr="00941528">
              <w:rPr>
                <w:color w:val="000000"/>
                <w:szCs w:val="18"/>
              </w:rPr>
              <w:t>Guttman A. R-trees: A dynamic index structure for spatial searching[M]. ACM, 1984.</w:t>
            </w:r>
          </w:p>
          <w:p w:rsidR="00CC28E3" w:rsidRPr="00660D3C" w:rsidRDefault="00941528" w:rsidP="00660D3C">
            <w:pPr>
              <w:pStyle w:val="a7"/>
              <w:numPr>
                <w:ilvl w:val="0"/>
                <w:numId w:val="6"/>
              </w:numPr>
              <w:spacing w:after="200" w:line="220" w:lineRule="atLeast"/>
              <w:ind w:firstLineChars="0"/>
              <w:rPr>
                <w:color w:val="000000"/>
                <w:szCs w:val="18"/>
              </w:rPr>
            </w:pPr>
            <w:r w:rsidRPr="00660D3C">
              <w:rPr>
                <w:color w:val="000000"/>
                <w:szCs w:val="18"/>
              </w:rPr>
              <w:t>Comer D. Ubiquitous B-tree[J]. ACM Computing Surveys (CSUR), 1979, 11(2): 121-137.</w:t>
            </w:r>
          </w:p>
          <w:p w:rsidR="00CC28E3" w:rsidRDefault="00660D3C" w:rsidP="00660D3C">
            <w:pPr>
              <w:pStyle w:val="a7"/>
              <w:numPr>
                <w:ilvl w:val="0"/>
                <w:numId w:val="6"/>
              </w:numPr>
              <w:spacing w:after="200" w:line="220" w:lineRule="atLeast"/>
              <w:ind w:firstLineChars="0"/>
              <w:rPr>
                <w:color w:val="000000"/>
                <w:szCs w:val="18"/>
              </w:rPr>
            </w:pPr>
            <w:proofErr w:type="spellStart"/>
            <w:r w:rsidRPr="00660D3C">
              <w:rPr>
                <w:color w:val="000000"/>
                <w:szCs w:val="18"/>
              </w:rPr>
              <w:t>Lawder</w:t>
            </w:r>
            <w:proofErr w:type="spellEnd"/>
            <w:r w:rsidRPr="00660D3C">
              <w:rPr>
                <w:color w:val="000000"/>
                <w:szCs w:val="18"/>
              </w:rPr>
              <w:t xml:space="preserve"> J K, King P J H. Querying multi-dimensional data indexed using the Hilbert space-filling curve[J]. ACM </w:t>
            </w:r>
            <w:proofErr w:type="spellStart"/>
            <w:r w:rsidRPr="00660D3C">
              <w:rPr>
                <w:color w:val="000000"/>
                <w:szCs w:val="18"/>
              </w:rPr>
              <w:t>Sigmod</w:t>
            </w:r>
            <w:proofErr w:type="spellEnd"/>
            <w:r w:rsidRPr="00660D3C">
              <w:rPr>
                <w:color w:val="000000"/>
                <w:szCs w:val="18"/>
              </w:rPr>
              <w:t xml:space="preserve"> Record, 2001, 30(1): 19-24.</w:t>
            </w:r>
          </w:p>
          <w:p w:rsidR="00427810" w:rsidRDefault="00427810" w:rsidP="00660D3C">
            <w:pPr>
              <w:pStyle w:val="a7"/>
              <w:numPr>
                <w:ilvl w:val="0"/>
                <w:numId w:val="6"/>
              </w:numPr>
              <w:spacing w:after="200" w:line="220" w:lineRule="atLeast"/>
              <w:ind w:firstLineChars="0"/>
              <w:rPr>
                <w:color w:val="000000"/>
                <w:szCs w:val="18"/>
              </w:rPr>
            </w:pPr>
            <w:r w:rsidRPr="00427810">
              <w:rPr>
                <w:color w:val="000000"/>
                <w:szCs w:val="18"/>
              </w:rPr>
              <w:t>Ma Y, Rao J, Hu W, et al. An efficient index for massive IOT data in cloud environment[C]//Proceedings of the 21st ACM international conference on Information and knowledge management. ACM, 2012: 2129-2133.</w:t>
            </w:r>
          </w:p>
          <w:p w:rsidR="00660D3C" w:rsidRDefault="00660D3C" w:rsidP="00660D3C">
            <w:pPr>
              <w:pStyle w:val="a7"/>
              <w:numPr>
                <w:ilvl w:val="0"/>
                <w:numId w:val="6"/>
              </w:numPr>
              <w:spacing w:after="200" w:line="220" w:lineRule="atLeast"/>
              <w:ind w:firstLineChars="0"/>
              <w:rPr>
                <w:color w:val="000000"/>
                <w:szCs w:val="18"/>
              </w:rPr>
            </w:pPr>
            <w:r w:rsidRPr="00660D3C">
              <w:rPr>
                <w:color w:val="000000"/>
                <w:szCs w:val="18"/>
              </w:rPr>
              <w:lastRenderedPageBreak/>
              <w:t>Niemeyer G. Geohash[J]. 2008.</w:t>
            </w:r>
          </w:p>
          <w:p w:rsidR="00D2171B" w:rsidRPr="00D2171B" w:rsidRDefault="00D2171B" w:rsidP="00D2171B">
            <w:pPr>
              <w:pStyle w:val="a7"/>
              <w:numPr>
                <w:ilvl w:val="0"/>
                <w:numId w:val="6"/>
              </w:numPr>
              <w:spacing w:after="200" w:line="220" w:lineRule="atLeast"/>
              <w:ind w:firstLineChars="0"/>
              <w:rPr>
                <w:color w:val="000000"/>
                <w:szCs w:val="18"/>
              </w:rPr>
            </w:pPr>
            <w:r w:rsidRPr="00D2171B">
              <w:rPr>
                <w:color w:val="000000"/>
                <w:szCs w:val="18"/>
              </w:rPr>
              <w:t>HBase[EB/OL].http://en.wikipedia.org/wiki/NoSQL.</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孟鑫淼</w:t>
            </w:r>
            <w:r w:rsidRPr="00D2171B">
              <w:rPr>
                <w:rFonts w:hint="eastAsia"/>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的空间数据云存储研究</w:t>
            </w:r>
            <w:r w:rsidRPr="00D2171B">
              <w:rPr>
                <w:rFonts w:hint="eastAsia"/>
                <w:color w:val="000000"/>
                <w:szCs w:val="18"/>
              </w:rPr>
              <w:t xml:space="preserve">[D]. </w:t>
            </w:r>
            <w:r w:rsidRPr="00D2171B">
              <w:rPr>
                <w:rFonts w:hint="eastAsia"/>
                <w:color w:val="000000"/>
                <w:szCs w:val="18"/>
              </w:rPr>
              <w:t>开封</w:t>
            </w:r>
            <w:r w:rsidRPr="00D2171B">
              <w:rPr>
                <w:rFonts w:hint="eastAsia"/>
                <w:color w:val="000000"/>
                <w:szCs w:val="18"/>
              </w:rPr>
              <w:t>:</w:t>
            </w:r>
            <w:r w:rsidRPr="00D2171B">
              <w:rPr>
                <w:rFonts w:hint="eastAsia"/>
                <w:color w:val="000000"/>
                <w:szCs w:val="18"/>
              </w:rPr>
              <w:t>河南大学</w:t>
            </w:r>
            <w:r w:rsidRPr="00D2171B">
              <w:rPr>
                <w:rFonts w:hint="eastAsia"/>
                <w:color w:val="000000"/>
                <w:szCs w:val="18"/>
              </w:rPr>
              <w:t>,2016.</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李冬</w:t>
            </w:r>
            <w:r w:rsidRPr="00D2171B">
              <w:rPr>
                <w:rFonts w:hint="eastAsia"/>
                <w:color w:val="000000"/>
                <w:szCs w:val="18"/>
              </w:rPr>
              <w:t>.</w:t>
            </w:r>
            <w:r w:rsidRPr="00D2171B">
              <w:rPr>
                <w:color w:val="000000"/>
                <w:szCs w:val="18"/>
              </w:rPr>
              <w:t xml:space="preserve"> </w:t>
            </w:r>
            <w:r w:rsidRPr="00D2171B">
              <w:rPr>
                <w:rFonts w:hint="eastAsia"/>
                <w:color w:val="000000"/>
                <w:szCs w:val="18"/>
              </w:rPr>
              <w:t>面向实时交通流数据的</w:t>
            </w:r>
            <w:r w:rsidRPr="00D2171B">
              <w:rPr>
                <w:rFonts w:hint="eastAsia"/>
                <w:color w:val="000000"/>
                <w:szCs w:val="18"/>
              </w:rPr>
              <w:t>HBase</w:t>
            </w:r>
            <w:r w:rsidRPr="00D2171B">
              <w:rPr>
                <w:rFonts w:hint="eastAsia"/>
                <w:color w:val="000000"/>
                <w:szCs w:val="18"/>
              </w:rPr>
              <w:t>辅助索引技术研究和实现</w:t>
            </w:r>
            <w:r w:rsidRPr="00D2171B">
              <w:rPr>
                <w:rFonts w:hint="eastAsia"/>
                <w:color w:val="000000"/>
                <w:szCs w:val="18"/>
              </w:rPr>
              <w:t>[</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2017.</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陆婷</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的交通流数据实时存储系统的设计与实现</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w:t>
            </w:r>
            <w:r w:rsidRPr="00D2171B">
              <w:rPr>
                <w:color w:val="000000"/>
                <w:szCs w:val="18"/>
              </w:rPr>
              <w:t>2016.</w:t>
            </w:r>
          </w:p>
          <w:p w:rsidR="00CC28E3" w:rsidRPr="00FF42A9" w:rsidRDefault="00D2171B" w:rsidP="00FF42A9">
            <w:pPr>
              <w:pStyle w:val="a7"/>
              <w:numPr>
                <w:ilvl w:val="0"/>
                <w:numId w:val="6"/>
              </w:numPr>
              <w:spacing w:after="200" w:line="220" w:lineRule="atLeast"/>
              <w:ind w:firstLineChars="0"/>
              <w:rPr>
                <w:color w:val="000000"/>
                <w:szCs w:val="18"/>
              </w:rPr>
            </w:pPr>
            <w:r w:rsidRPr="00D2171B">
              <w:rPr>
                <w:rFonts w:hint="eastAsia"/>
                <w:color w:val="000000"/>
                <w:szCs w:val="18"/>
              </w:rPr>
              <w:t>丁琛</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的空间数据分布式存储和并行查询算法研究</w:t>
            </w:r>
            <w:r w:rsidRPr="00D2171B">
              <w:rPr>
                <w:rFonts w:hint="eastAsia"/>
                <w:color w:val="000000"/>
                <w:szCs w:val="18"/>
              </w:rPr>
              <w:t>[</w:t>
            </w:r>
            <w:r w:rsidRPr="00D2171B">
              <w:rPr>
                <w:color w:val="000000"/>
                <w:szCs w:val="18"/>
              </w:rPr>
              <w:t>D]</w:t>
            </w:r>
            <w:r w:rsidRPr="00D2171B">
              <w:rPr>
                <w:rFonts w:hint="eastAsia"/>
                <w:color w:val="000000"/>
                <w:szCs w:val="18"/>
              </w:rPr>
              <w:t>.</w:t>
            </w:r>
            <w:r w:rsidRPr="00D2171B">
              <w:rPr>
                <w:color w:val="000000"/>
                <w:szCs w:val="18"/>
              </w:rPr>
              <w:t xml:space="preserve"> </w:t>
            </w:r>
            <w:r w:rsidRPr="00D2171B">
              <w:rPr>
                <w:rFonts w:hint="eastAsia"/>
                <w:color w:val="000000"/>
                <w:szCs w:val="18"/>
              </w:rPr>
              <w:t>南京</w:t>
            </w:r>
            <w:r w:rsidRPr="00D2171B">
              <w:rPr>
                <w:rFonts w:hint="eastAsia"/>
                <w:color w:val="000000"/>
                <w:szCs w:val="18"/>
              </w:rPr>
              <w:t>:</w:t>
            </w:r>
            <w:r w:rsidRPr="00D2171B">
              <w:rPr>
                <w:rFonts w:hint="eastAsia"/>
                <w:color w:val="000000"/>
                <w:szCs w:val="18"/>
              </w:rPr>
              <w:t>南京师范大学</w:t>
            </w:r>
            <w:r w:rsidRPr="00D2171B">
              <w:rPr>
                <w:rFonts w:hint="eastAsia"/>
                <w:color w:val="000000"/>
                <w:szCs w:val="18"/>
              </w:rPr>
              <w:t>,</w:t>
            </w:r>
            <w:r w:rsidRPr="00D2171B">
              <w:rPr>
                <w:color w:val="000000"/>
                <w:szCs w:val="18"/>
              </w:rPr>
              <w:t>2014.</w:t>
            </w:r>
          </w:p>
        </w:tc>
      </w:tr>
      <w:tr w:rsidR="006C1C44">
        <w:trPr>
          <w:trHeight w:val="2150"/>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p>
          <w:p w:rsidR="006C1C44" w:rsidRDefault="006C1C44">
            <w:pPr>
              <w:spacing w:line="380" w:lineRule="exact"/>
            </w:pPr>
          </w:p>
          <w:p w:rsidR="00C828DC" w:rsidRDefault="00C828DC">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CC28E3" w:rsidRDefault="00CC28E3">
            <w:pPr>
              <w:spacing w:line="380" w:lineRule="exact"/>
            </w:pPr>
          </w:p>
          <w:p w:rsidR="006C1C44" w:rsidRDefault="006C1C44">
            <w:pPr>
              <w:spacing w:line="380" w:lineRule="exact"/>
              <w:ind w:firstLineChars="2100" w:firstLine="4410"/>
            </w:pPr>
            <w:r>
              <w:rPr>
                <w:rFonts w:hint="eastAsia"/>
              </w:rPr>
              <w:t>开题报告记录人签名：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6C1C44">
        <w:trPr>
          <w:trHeight w:val="2117"/>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r>
              <w:rPr>
                <w:rFonts w:hint="eastAsia"/>
              </w:rPr>
              <w:lastRenderedPageBreak/>
              <w:t>指导教师意见：</w:t>
            </w:r>
          </w:p>
          <w:p w:rsidR="006C1C44" w:rsidRDefault="006C1C44">
            <w:pPr>
              <w:spacing w:line="380" w:lineRule="exact"/>
            </w:pPr>
          </w:p>
          <w:p w:rsidR="00C41344" w:rsidRDefault="00C41344">
            <w:pPr>
              <w:spacing w:line="380" w:lineRule="exact"/>
            </w:pPr>
          </w:p>
          <w:p w:rsidR="00C41344" w:rsidRDefault="00C41344">
            <w:pPr>
              <w:spacing w:line="380" w:lineRule="exact"/>
            </w:pPr>
          </w:p>
          <w:p w:rsidR="00FE359C" w:rsidRDefault="00FE359C">
            <w:pPr>
              <w:spacing w:line="380" w:lineRule="exact"/>
            </w:pPr>
          </w:p>
          <w:p w:rsidR="00FE359C" w:rsidRDefault="00FE359C">
            <w:pPr>
              <w:spacing w:line="380" w:lineRule="exact"/>
            </w:pPr>
          </w:p>
          <w:p w:rsidR="00FE359C" w:rsidRDefault="00FE359C">
            <w:pPr>
              <w:spacing w:line="380" w:lineRule="exact"/>
            </w:pPr>
          </w:p>
          <w:p w:rsidR="00C41344" w:rsidRDefault="00C41344">
            <w:pPr>
              <w:spacing w:line="380" w:lineRule="exact"/>
            </w:pPr>
          </w:p>
          <w:p w:rsidR="006C1C44" w:rsidRDefault="006C1C44">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6C1C44" w:rsidRDefault="006C1C44">
            <w:pPr>
              <w:spacing w:line="380" w:lineRule="exact"/>
              <w:ind w:firstLineChars="2300" w:firstLine="4830"/>
            </w:pPr>
            <w:r>
              <w:rPr>
                <w:rFonts w:hint="eastAsia"/>
              </w:rPr>
              <w:t>指导教师签名：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17179">
        <w:trPr>
          <w:cantSplit/>
          <w:trHeight w:val="645"/>
        </w:trPr>
        <w:tc>
          <w:tcPr>
            <w:tcW w:w="750" w:type="dxa"/>
            <w:vMerge w:val="restart"/>
            <w:tcBorders>
              <w:top w:val="single" w:sz="4" w:space="0" w:color="auto"/>
              <w:left w:val="single" w:sz="12" w:space="0" w:color="auto"/>
              <w:right w:val="single" w:sz="4" w:space="0" w:color="auto"/>
            </w:tcBorders>
            <w:vAlign w:val="center"/>
          </w:tcPr>
          <w:p w:rsidR="006C1C44" w:rsidRDefault="006C1C44">
            <w:pPr>
              <w:spacing w:line="380" w:lineRule="exact"/>
              <w:jc w:val="center"/>
            </w:pPr>
            <w:r>
              <w:rPr>
                <w:rFonts w:hint="eastAsia"/>
              </w:rPr>
              <w:t>开</w:t>
            </w:r>
          </w:p>
          <w:p w:rsidR="006C1C44" w:rsidRDefault="006C1C44">
            <w:pPr>
              <w:spacing w:line="380" w:lineRule="exact"/>
              <w:jc w:val="center"/>
            </w:pPr>
          </w:p>
          <w:p w:rsidR="006C1C44" w:rsidRDefault="006C1C44">
            <w:pPr>
              <w:spacing w:line="380" w:lineRule="exact"/>
              <w:jc w:val="center"/>
            </w:pPr>
            <w:r>
              <w:rPr>
                <w:rFonts w:hint="eastAsia"/>
              </w:rPr>
              <w:t>题</w:t>
            </w:r>
          </w:p>
          <w:p w:rsidR="006C1C44" w:rsidRDefault="006C1C44">
            <w:pPr>
              <w:spacing w:line="380" w:lineRule="exact"/>
              <w:jc w:val="center"/>
            </w:pPr>
          </w:p>
          <w:p w:rsidR="006C1C44" w:rsidRDefault="006C1C44">
            <w:pPr>
              <w:spacing w:line="380" w:lineRule="exact"/>
              <w:jc w:val="center"/>
            </w:pPr>
            <w:r>
              <w:rPr>
                <w:rFonts w:hint="eastAsia"/>
              </w:rPr>
              <w:t>报</w:t>
            </w:r>
          </w:p>
          <w:p w:rsidR="006C1C44" w:rsidRDefault="006C1C44">
            <w:pPr>
              <w:spacing w:line="380" w:lineRule="exact"/>
              <w:jc w:val="center"/>
            </w:pPr>
          </w:p>
          <w:p w:rsidR="006C1C44" w:rsidRDefault="006C1C44">
            <w:pPr>
              <w:spacing w:line="380" w:lineRule="exact"/>
              <w:jc w:val="center"/>
            </w:pPr>
            <w:r>
              <w:rPr>
                <w:rFonts w:hint="eastAsia"/>
              </w:rPr>
              <w:t>告</w:t>
            </w:r>
          </w:p>
          <w:p w:rsidR="006C1C44" w:rsidRDefault="006C1C44">
            <w:pPr>
              <w:spacing w:line="380" w:lineRule="exact"/>
              <w:jc w:val="center"/>
            </w:pPr>
          </w:p>
          <w:p w:rsidR="006C1C44" w:rsidRDefault="006C1C44">
            <w:pPr>
              <w:spacing w:line="380" w:lineRule="exact"/>
              <w:jc w:val="center"/>
            </w:pPr>
            <w:r>
              <w:rPr>
                <w:rFonts w:hint="eastAsia"/>
              </w:rPr>
              <w:t>评</w:t>
            </w:r>
          </w:p>
          <w:p w:rsidR="006C1C44" w:rsidRDefault="006C1C44">
            <w:pPr>
              <w:spacing w:line="380" w:lineRule="exact"/>
              <w:jc w:val="center"/>
            </w:pPr>
          </w:p>
          <w:p w:rsidR="006C1C44" w:rsidRDefault="006C1C44">
            <w:pPr>
              <w:spacing w:line="380" w:lineRule="exact"/>
              <w:jc w:val="center"/>
            </w:pPr>
            <w:r>
              <w:rPr>
                <w:rFonts w:hint="eastAsia"/>
              </w:rPr>
              <w:t>语</w:t>
            </w:r>
          </w:p>
        </w:tc>
        <w:tc>
          <w:tcPr>
            <w:tcW w:w="1260" w:type="dxa"/>
            <w:gridSpan w:val="3"/>
            <w:tcBorders>
              <w:top w:val="single" w:sz="4" w:space="0" w:color="auto"/>
              <w:left w:val="single" w:sz="4" w:space="0" w:color="auto"/>
              <w:bottom w:val="single" w:sz="4" w:space="0" w:color="auto"/>
              <w:right w:val="single" w:sz="4" w:space="0" w:color="auto"/>
            </w:tcBorders>
            <w:vAlign w:val="center"/>
          </w:tcPr>
          <w:p w:rsidR="006C1C44" w:rsidRDefault="006C1C44">
            <w:pPr>
              <w:spacing w:line="380" w:lineRule="exact"/>
              <w:jc w:val="center"/>
            </w:pPr>
            <w:r>
              <w:rPr>
                <w:rFonts w:hint="eastAsia"/>
              </w:rPr>
              <w:lastRenderedPageBreak/>
              <w:t>评议结果</w:t>
            </w:r>
          </w:p>
        </w:tc>
        <w:tc>
          <w:tcPr>
            <w:tcW w:w="6485" w:type="dxa"/>
            <w:gridSpan w:val="7"/>
            <w:tcBorders>
              <w:top w:val="single" w:sz="4" w:space="0" w:color="auto"/>
              <w:left w:val="single" w:sz="4" w:space="0" w:color="auto"/>
              <w:bottom w:val="single" w:sz="4" w:space="0" w:color="auto"/>
              <w:right w:val="single" w:sz="12" w:space="0" w:color="auto"/>
            </w:tcBorders>
            <w:vAlign w:val="center"/>
          </w:tcPr>
          <w:p w:rsidR="006C1C44" w:rsidRDefault="006C1C44">
            <w:pPr>
              <w:spacing w:line="380" w:lineRule="exact"/>
            </w:pPr>
          </w:p>
        </w:tc>
      </w:tr>
      <w:tr w:rsidR="00840B1C" w:rsidTr="00FE359C">
        <w:trPr>
          <w:cantSplit/>
          <w:trHeight w:val="7115"/>
        </w:trPr>
        <w:tc>
          <w:tcPr>
            <w:tcW w:w="750" w:type="dxa"/>
            <w:vMerge/>
            <w:tcBorders>
              <w:left w:val="single" w:sz="12" w:space="0" w:color="auto"/>
              <w:bottom w:val="single" w:sz="12" w:space="0" w:color="auto"/>
              <w:right w:val="single" w:sz="4" w:space="0" w:color="auto"/>
            </w:tcBorders>
          </w:tcPr>
          <w:p w:rsidR="006C1C44" w:rsidRDefault="006C1C44">
            <w:pPr>
              <w:spacing w:line="380" w:lineRule="exact"/>
            </w:pPr>
          </w:p>
        </w:tc>
        <w:tc>
          <w:tcPr>
            <w:tcW w:w="7745" w:type="dxa"/>
            <w:gridSpan w:val="10"/>
            <w:tcBorders>
              <w:top w:val="single" w:sz="4" w:space="0" w:color="auto"/>
              <w:left w:val="single" w:sz="4" w:space="0" w:color="auto"/>
              <w:bottom w:val="single" w:sz="12" w:space="0" w:color="auto"/>
              <w:right w:val="single" w:sz="12" w:space="0" w:color="auto"/>
            </w:tcBorders>
          </w:tcPr>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C41344" w:rsidRDefault="00C41344">
            <w:pPr>
              <w:spacing w:line="380" w:lineRule="exact"/>
            </w:pPr>
          </w:p>
          <w:p w:rsidR="00C41344" w:rsidRDefault="00C41344">
            <w:pPr>
              <w:spacing w:line="380" w:lineRule="exact"/>
            </w:pPr>
          </w:p>
          <w:p w:rsidR="006C1C44" w:rsidRDefault="006C1C44">
            <w:pPr>
              <w:spacing w:line="380" w:lineRule="exact"/>
              <w:ind w:firstLineChars="1100" w:firstLine="2310"/>
            </w:pPr>
            <w:r>
              <w:rPr>
                <w:rFonts w:hint="eastAsia"/>
              </w:rPr>
              <w:t>参加开题报告的教师（</w:t>
            </w:r>
            <w:r>
              <w:rPr>
                <w:rFonts w:hint="eastAsia"/>
              </w:rPr>
              <w:t>3~5</w:t>
            </w:r>
            <w:r>
              <w:rPr>
                <w:rFonts w:hint="eastAsia"/>
              </w:rPr>
              <w:t>人）签名：</w:t>
            </w: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rsidR="006C1C44" w:rsidRDefault="006C1C44">
      <w:pPr>
        <w:spacing w:line="380" w:lineRule="exact"/>
      </w:pPr>
      <w:r>
        <w:rPr>
          <w:rFonts w:hint="eastAsia"/>
        </w:rPr>
        <w:t>注：评议结果分“合格”或“不合格”。</w:t>
      </w:r>
    </w:p>
    <w:sectPr w:rsidR="006C1C44">
      <w:footerReference w:type="default" r:id="rId12"/>
      <w:pgSz w:w="10433" w:h="14742"/>
      <w:pgMar w:top="1134" w:right="1077" w:bottom="1134"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7D8E" w:rsidRDefault="00197D8E">
      <w:r>
        <w:separator/>
      </w:r>
    </w:p>
  </w:endnote>
  <w:endnote w:type="continuationSeparator" w:id="0">
    <w:p w:rsidR="00197D8E" w:rsidRDefault="00197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URWPalladioL-Roma">
    <w:altName w:val="Cambria"/>
    <w:panose1 w:val="00000000000000000000"/>
    <w:charset w:val="00"/>
    <w:family w:val="roman"/>
    <w:notTrueType/>
    <w:pitch w:val="default"/>
  </w:font>
  <w:font w:name="URWPalladioL-Ital">
    <w:altName w:val="Cambria"/>
    <w:panose1 w:val="00000000000000000000"/>
    <w:charset w:val="00"/>
    <w:family w:val="roman"/>
    <w:notTrueType/>
    <w:pitch w:val="default"/>
  </w:font>
  <w:font w:name="URWPalladioL-Bold">
    <w:altName w:val="Cambria"/>
    <w:panose1 w:val="00000000000000000000"/>
    <w:charset w:val="00"/>
    <w:family w:val="roman"/>
    <w:notTrueType/>
    <w:pitch w:val="default"/>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810" w:rsidRDefault="00C34810">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end"/>
    </w:r>
  </w:p>
  <w:p w:rsidR="00C34810" w:rsidRDefault="00C34810">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810" w:rsidRDefault="00C34810">
    <w:pPr>
      <w:pStyle w:val="a4"/>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810" w:rsidRDefault="00C34810">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sidR="00EE4883">
      <w:rPr>
        <w:rStyle w:val="a5"/>
        <w:noProof/>
      </w:rPr>
      <w:t>8</w:t>
    </w:r>
    <w:r>
      <w:rPr>
        <w:rStyle w:val="a5"/>
      </w:rPr>
      <w:fldChar w:fldCharType="end"/>
    </w:r>
  </w:p>
  <w:p w:rsidR="00C34810" w:rsidRDefault="00C34810">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7D8E" w:rsidRDefault="00197D8E">
      <w:r>
        <w:separator/>
      </w:r>
    </w:p>
  </w:footnote>
  <w:footnote w:type="continuationSeparator" w:id="0">
    <w:p w:rsidR="00197D8E" w:rsidRDefault="00197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810" w:rsidRDefault="00C34810" w:rsidP="00FE359C">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4836F4"/>
    <w:multiLevelType w:val="hybridMultilevel"/>
    <w:tmpl w:val="ACEC7C62"/>
    <w:lvl w:ilvl="0" w:tplc="747880C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4521E58"/>
    <w:multiLevelType w:val="hybridMultilevel"/>
    <w:tmpl w:val="9D44A9D2"/>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3" w15:restartNumberingAfterBreak="0">
    <w:nsid w:val="24911187"/>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4" w15:restartNumberingAfterBreak="0">
    <w:nsid w:val="2666509C"/>
    <w:multiLevelType w:val="hybridMultilevel"/>
    <w:tmpl w:val="A4C80DC6"/>
    <w:lvl w:ilvl="0" w:tplc="5AF0FB48">
      <w:start w:val="1"/>
      <w:numFmt w:val="decimal"/>
      <w:lvlText w:val="（%1）"/>
      <w:lvlJc w:val="left"/>
      <w:pPr>
        <w:ind w:left="989" w:hanging="720"/>
      </w:pPr>
      <w:rPr>
        <w:rFonts w:hint="default"/>
      </w:rPr>
    </w:lvl>
    <w:lvl w:ilvl="1" w:tplc="04090019" w:tentative="1">
      <w:start w:val="1"/>
      <w:numFmt w:val="lowerLetter"/>
      <w:lvlText w:val="%2)"/>
      <w:lvlJc w:val="left"/>
      <w:pPr>
        <w:ind w:left="1109" w:hanging="420"/>
      </w:pPr>
    </w:lvl>
    <w:lvl w:ilvl="2" w:tplc="0409001B" w:tentative="1">
      <w:start w:val="1"/>
      <w:numFmt w:val="lowerRoman"/>
      <w:lvlText w:val="%3."/>
      <w:lvlJc w:val="right"/>
      <w:pPr>
        <w:ind w:left="1529" w:hanging="420"/>
      </w:pPr>
    </w:lvl>
    <w:lvl w:ilvl="3" w:tplc="0409000F" w:tentative="1">
      <w:start w:val="1"/>
      <w:numFmt w:val="decimal"/>
      <w:lvlText w:val="%4."/>
      <w:lvlJc w:val="left"/>
      <w:pPr>
        <w:ind w:left="1949" w:hanging="420"/>
      </w:pPr>
    </w:lvl>
    <w:lvl w:ilvl="4" w:tplc="04090019" w:tentative="1">
      <w:start w:val="1"/>
      <w:numFmt w:val="lowerLetter"/>
      <w:lvlText w:val="%5)"/>
      <w:lvlJc w:val="left"/>
      <w:pPr>
        <w:ind w:left="2369" w:hanging="420"/>
      </w:pPr>
    </w:lvl>
    <w:lvl w:ilvl="5" w:tplc="0409001B" w:tentative="1">
      <w:start w:val="1"/>
      <w:numFmt w:val="lowerRoman"/>
      <w:lvlText w:val="%6."/>
      <w:lvlJc w:val="right"/>
      <w:pPr>
        <w:ind w:left="2789" w:hanging="420"/>
      </w:pPr>
    </w:lvl>
    <w:lvl w:ilvl="6" w:tplc="0409000F" w:tentative="1">
      <w:start w:val="1"/>
      <w:numFmt w:val="decimal"/>
      <w:lvlText w:val="%7."/>
      <w:lvlJc w:val="left"/>
      <w:pPr>
        <w:ind w:left="3209" w:hanging="420"/>
      </w:pPr>
    </w:lvl>
    <w:lvl w:ilvl="7" w:tplc="04090019" w:tentative="1">
      <w:start w:val="1"/>
      <w:numFmt w:val="lowerLetter"/>
      <w:lvlText w:val="%8)"/>
      <w:lvlJc w:val="left"/>
      <w:pPr>
        <w:ind w:left="3629" w:hanging="420"/>
      </w:pPr>
    </w:lvl>
    <w:lvl w:ilvl="8" w:tplc="0409001B" w:tentative="1">
      <w:start w:val="1"/>
      <w:numFmt w:val="lowerRoman"/>
      <w:lvlText w:val="%9."/>
      <w:lvlJc w:val="right"/>
      <w:pPr>
        <w:ind w:left="4049" w:hanging="420"/>
      </w:pPr>
    </w:lvl>
  </w:abstractNum>
  <w:abstractNum w:abstractNumId="5" w15:restartNumberingAfterBreak="0">
    <w:nsid w:val="2C476C41"/>
    <w:multiLevelType w:val="hybridMultilevel"/>
    <w:tmpl w:val="CA186F76"/>
    <w:lvl w:ilvl="0" w:tplc="9A38FAE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7D40554"/>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43B3D4F"/>
    <w:multiLevelType w:val="multilevel"/>
    <w:tmpl w:val="9E3CE8F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rFonts w:ascii="Times New Roman" w:hAnsi="Times New Roman" w:cs="Times New Roman" w:hint="default"/>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15:restartNumberingAfterBreak="0">
    <w:nsid w:val="58B42EA2"/>
    <w:multiLevelType w:val="hybridMultilevel"/>
    <w:tmpl w:val="4BE87E4E"/>
    <w:lvl w:ilvl="0" w:tplc="D5860EC0">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9" w15:restartNumberingAfterBreak="0">
    <w:nsid w:val="5B1B6717"/>
    <w:multiLevelType w:val="hybridMultilevel"/>
    <w:tmpl w:val="A3C8A5E8"/>
    <w:lvl w:ilvl="0" w:tplc="73B69D5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F8C47B9"/>
    <w:multiLevelType w:val="hybridMultilevel"/>
    <w:tmpl w:val="BAD876EE"/>
    <w:lvl w:ilvl="0" w:tplc="D8AA8834">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1" w15:restartNumberingAfterBreak="0">
    <w:nsid w:val="63CD7170"/>
    <w:multiLevelType w:val="hybridMultilevel"/>
    <w:tmpl w:val="57A23E98"/>
    <w:lvl w:ilvl="0" w:tplc="F1C81642">
      <w:start w:val="9"/>
      <w:numFmt w:val="japaneseCounting"/>
      <w:lvlText w:val="第%1条"/>
      <w:lvlJc w:val="left"/>
      <w:pPr>
        <w:tabs>
          <w:tab w:val="num" w:pos="1292"/>
        </w:tabs>
        <w:ind w:left="1292" w:hanging="855"/>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12"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ABD1D69"/>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14" w15:restartNumberingAfterBreak="0">
    <w:nsid w:val="705F4E9F"/>
    <w:multiLevelType w:val="hybridMultilevel"/>
    <w:tmpl w:val="35E6297A"/>
    <w:lvl w:ilvl="0" w:tplc="002AB5AC">
      <w:start w:val="1"/>
      <w:numFmt w:val="decimal"/>
      <w:lvlText w:val="（%1）"/>
      <w:lvlJc w:val="left"/>
      <w:pPr>
        <w:ind w:left="931" w:hanging="720"/>
      </w:pPr>
      <w:rPr>
        <w:rFonts w:hint="default"/>
      </w:rPr>
    </w:lvl>
    <w:lvl w:ilvl="1" w:tplc="04090019" w:tentative="1">
      <w:start w:val="1"/>
      <w:numFmt w:val="lowerLetter"/>
      <w:lvlText w:val="%2)"/>
      <w:lvlJc w:val="left"/>
      <w:pPr>
        <w:ind w:left="1051" w:hanging="420"/>
      </w:pPr>
    </w:lvl>
    <w:lvl w:ilvl="2" w:tplc="0409001B" w:tentative="1">
      <w:start w:val="1"/>
      <w:numFmt w:val="lowerRoman"/>
      <w:lvlText w:val="%3."/>
      <w:lvlJc w:val="right"/>
      <w:pPr>
        <w:ind w:left="1471" w:hanging="420"/>
      </w:pPr>
    </w:lvl>
    <w:lvl w:ilvl="3" w:tplc="0409000F" w:tentative="1">
      <w:start w:val="1"/>
      <w:numFmt w:val="decimal"/>
      <w:lvlText w:val="%4."/>
      <w:lvlJc w:val="left"/>
      <w:pPr>
        <w:ind w:left="1891" w:hanging="420"/>
      </w:pPr>
    </w:lvl>
    <w:lvl w:ilvl="4" w:tplc="04090019" w:tentative="1">
      <w:start w:val="1"/>
      <w:numFmt w:val="lowerLetter"/>
      <w:lvlText w:val="%5)"/>
      <w:lvlJc w:val="left"/>
      <w:pPr>
        <w:ind w:left="2311" w:hanging="420"/>
      </w:pPr>
    </w:lvl>
    <w:lvl w:ilvl="5" w:tplc="0409001B" w:tentative="1">
      <w:start w:val="1"/>
      <w:numFmt w:val="lowerRoman"/>
      <w:lvlText w:val="%6."/>
      <w:lvlJc w:val="right"/>
      <w:pPr>
        <w:ind w:left="2731" w:hanging="420"/>
      </w:pPr>
    </w:lvl>
    <w:lvl w:ilvl="6" w:tplc="0409000F" w:tentative="1">
      <w:start w:val="1"/>
      <w:numFmt w:val="decimal"/>
      <w:lvlText w:val="%7."/>
      <w:lvlJc w:val="left"/>
      <w:pPr>
        <w:ind w:left="3151" w:hanging="420"/>
      </w:pPr>
    </w:lvl>
    <w:lvl w:ilvl="7" w:tplc="04090019" w:tentative="1">
      <w:start w:val="1"/>
      <w:numFmt w:val="lowerLetter"/>
      <w:lvlText w:val="%8)"/>
      <w:lvlJc w:val="left"/>
      <w:pPr>
        <w:ind w:left="3571" w:hanging="420"/>
      </w:pPr>
    </w:lvl>
    <w:lvl w:ilvl="8" w:tplc="0409001B" w:tentative="1">
      <w:start w:val="1"/>
      <w:numFmt w:val="lowerRoman"/>
      <w:lvlText w:val="%9."/>
      <w:lvlJc w:val="right"/>
      <w:pPr>
        <w:ind w:left="3991" w:hanging="420"/>
      </w:pPr>
    </w:lvl>
  </w:abstractNum>
  <w:abstractNum w:abstractNumId="15" w15:restartNumberingAfterBreak="0">
    <w:nsid w:val="76783D56"/>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6"/>
  </w:num>
  <w:num w:numId="3">
    <w:abstractNumId w:val="15"/>
  </w:num>
  <w:num w:numId="4">
    <w:abstractNumId w:val="2"/>
  </w:num>
  <w:num w:numId="5">
    <w:abstractNumId w:val="3"/>
  </w:num>
  <w:num w:numId="6">
    <w:abstractNumId w:val="0"/>
  </w:num>
  <w:num w:numId="7">
    <w:abstractNumId w:val="13"/>
  </w:num>
  <w:num w:numId="8">
    <w:abstractNumId w:val="1"/>
  </w:num>
  <w:num w:numId="9">
    <w:abstractNumId w:val="5"/>
  </w:num>
  <w:num w:numId="10">
    <w:abstractNumId w:val="9"/>
  </w:num>
  <w:num w:numId="11">
    <w:abstractNumId w:val="14"/>
  </w:num>
  <w:num w:numId="12">
    <w:abstractNumId w:val="8"/>
  </w:num>
  <w:num w:numId="13">
    <w:abstractNumId w:val="4"/>
  </w:num>
  <w:num w:numId="14">
    <w:abstractNumId w:val="10"/>
  </w:num>
  <w:num w:numId="15">
    <w:abstractNumId w:val="7"/>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wan关雪峰">
    <w15:presenceInfo w15:providerId="None" w15:userId="kwan关雪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5"/>
  <w:drawingGridHorizontalSpacing w:val="105"/>
  <w:drawingGridVerticalSpacing w:val="156"/>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4D8"/>
    <w:rsid w:val="000061B6"/>
    <w:rsid w:val="000075A5"/>
    <w:rsid w:val="000137A0"/>
    <w:rsid w:val="00014728"/>
    <w:rsid w:val="00052EAB"/>
    <w:rsid w:val="0005307A"/>
    <w:rsid w:val="000553DB"/>
    <w:rsid w:val="00062D63"/>
    <w:rsid w:val="00062D66"/>
    <w:rsid w:val="00063E03"/>
    <w:rsid w:val="000717B6"/>
    <w:rsid w:val="00071D54"/>
    <w:rsid w:val="000761AF"/>
    <w:rsid w:val="0007728E"/>
    <w:rsid w:val="000851C5"/>
    <w:rsid w:val="00092B66"/>
    <w:rsid w:val="0009360B"/>
    <w:rsid w:val="00096897"/>
    <w:rsid w:val="000A1881"/>
    <w:rsid w:val="000B6669"/>
    <w:rsid w:val="000C41AB"/>
    <w:rsid w:val="000D29A8"/>
    <w:rsid w:val="000D35FC"/>
    <w:rsid w:val="000E0B59"/>
    <w:rsid w:val="000E3022"/>
    <w:rsid w:val="000E7709"/>
    <w:rsid w:val="000F28BD"/>
    <w:rsid w:val="000F70B9"/>
    <w:rsid w:val="00100B8B"/>
    <w:rsid w:val="001021CD"/>
    <w:rsid w:val="00106C54"/>
    <w:rsid w:val="00107F85"/>
    <w:rsid w:val="001106AE"/>
    <w:rsid w:val="00111839"/>
    <w:rsid w:val="00122046"/>
    <w:rsid w:val="00122FBD"/>
    <w:rsid w:val="00130E55"/>
    <w:rsid w:val="0013462E"/>
    <w:rsid w:val="00134B76"/>
    <w:rsid w:val="00140824"/>
    <w:rsid w:val="00142A23"/>
    <w:rsid w:val="00156EC2"/>
    <w:rsid w:val="0016723F"/>
    <w:rsid w:val="00167767"/>
    <w:rsid w:val="00167CE8"/>
    <w:rsid w:val="001739ED"/>
    <w:rsid w:val="0017474B"/>
    <w:rsid w:val="00177053"/>
    <w:rsid w:val="001808F0"/>
    <w:rsid w:val="00182708"/>
    <w:rsid w:val="001844AB"/>
    <w:rsid w:val="001942BA"/>
    <w:rsid w:val="00197CFD"/>
    <w:rsid w:val="00197D8E"/>
    <w:rsid w:val="001A5D88"/>
    <w:rsid w:val="001A6A24"/>
    <w:rsid w:val="001A79AF"/>
    <w:rsid w:val="001B120D"/>
    <w:rsid w:val="001C0AF2"/>
    <w:rsid w:val="001C0E68"/>
    <w:rsid w:val="001C4234"/>
    <w:rsid w:val="001C619A"/>
    <w:rsid w:val="001C685A"/>
    <w:rsid w:val="001C6F6D"/>
    <w:rsid w:val="001D0664"/>
    <w:rsid w:val="001E25C7"/>
    <w:rsid w:val="001E3913"/>
    <w:rsid w:val="001E5F67"/>
    <w:rsid w:val="001F01BD"/>
    <w:rsid w:val="001F13B5"/>
    <w:rsid w:val="001F1B37"/>
    <w:rsid w:val="001F4648"/>
    <w:rsid w:val="00211233"/>
    <w:rsid w:val="00215929"/>
    <w:rsid w:val="00216834"/>
    <w:rsid w:val="00230D31"/>
    <w:rsid w:val="002317F0"/>
    <w:rsid w:val="00234E72"/>
    <w:rsid w:val="00235EC1"/>
    <w:rsid w:val="0024015A"/>
    <w:rsid w:val="00244D8A"/>
    <w:rsid w:val="00250DBA"/>
    <w:rsid w:val="0025530F"/>
    <w:rsid w:val="002574AB"/>
    <w:rsid w:val="00266A26"/>
    <w:rsid w:val="0026723C"/>
    <w:rsid w:val="00275B1F"/>
    <w:rsid w:val="00276BB5"/>
    <w:rsid w:val="00284378"/>
    <w:rsid w:val="00290C96"/>
    <w:rsid w:val="002A7813"/>
    <w:rsid w:val="002B10E8"/>
    <w:rsid w:val="002B51E0"/>
    <w:rsid w:val="002B5332"/>
    <w:rsid w:val="002C30F5"/>
    <w:rsid w:val="002D1DD1"/>
    <w:rsid w:val="002D71D6"/>
    <w:rsid w:val="002E0CDC"/>
    <w:rsid w:val="002F16F3"/>
    <w:rsid w:val="002F3C3A"/>
    <w:rsid w:val="002F542A"/>
    <w:rsid w:val="00303478"/>
    <w:rsid w:val="0030735B"/>
    <w:rsid w:val="00307B44"/>
    <w:rsid w:val="00317179"/>
    <w:rsid w:val="00321921"/>
    <w:rsid w:val="00323D86"/>
    <w:rsid w:val="00326863"/>
    <w:rsid w:val="00340BA0"/>
    <w:rsid w:val="00345FD6"/>
    <w:rsid w:val="00352304"/>
    <w:rsid w:val="00353045"/>
    <w:rsid w:val="00355392"/>
    <w:rsid w:val="003559DA"/>
    <w:rsid w:val="00355C7A"/>
    <w:rsid w:val="00355FCF"/>
    <w:rsid w:val="0036442C"/>
    <w:rsid w:val="003705EB"/>
    <w:rsid w:val="00373679"/>
    <w:rsid w:val="00377306"/>
    <w:rsid w:val="00377649"/>
    <w:rsid w:val="003805DD"/>
    <w:rsid w:val="00383F3D"/>
    <w:rsid w:val="003854D4"/>
    <w:rsid w:val="0039257B"/>
    <w:rsid w:val="003A0585"/>
    <w:rsid w:val="003A072C"/>
    <w:rsid w:val="003A707A"/>
    <w:rsid w:val="003B47E6"/>
    <w:rsid w:val="003B788B"/>
    <w:rsid w:val="003C2968"/>
    <w:rsid w:val="004054D8"/>
    <w:rsid w:val="0040740B"/>
    <w:rsid w:val="00414025"/>
    <w:rsid w:val="00415F7C"/>
    <w:rsid w:val="00417DE3"/>
    <w:rsid w:val="004229D9"/>
    <w:rsid w:val="0042731C"/>
    <w:rsid w:val="00427810"/>
    <w:rsid w:val="00431872"/>
    <w:rsid w:val="00437CA6"/>
    <w:rsid w:val="00460EE1"/>
    <w:rsid w:val="00461B5D"/>
    <w:rsid w:val="0046517C"/>
    <w:rsid w:val="004658AA"/>
    <w:rsid w:val="004756B9"/>
    <w:rsid w:val="00477987"/>
    <w:rsid w:val="00480BD7"/>
    <w:rsid w:val="00487811"/>
    <w:rsid w:val="00490ABF"/>
    <w:rsid w:val="00492D60"/>
    <w:rsid w:val="004958B8"/>
    <w:rsid w:val="00496368"/>
    <w:rsid w:val="00496D82"/>
    <w:rsid w:val="004B1D1A"/>
    <w:rsid w:val="004B6097"/>
    <w:rsid w:val="004C0E5F"/>
    <w:rsid w:val="004C1A73"/>
    <w:rsid w:val="004C61A6"/>
    <w:rsid w:val="004C7DDC"/>
    <w:rsid w:val="004D04D3"/>
    <w:rsid w:val="004D76D0"/>
    <w:rsid w:val="004E4D67"/>
    <w:rsid w:val="004F73DD"/>
    <w:rsid w:val="004F7B69"/>
    <w:rsid w:val="00500E2A"/>
    <w:rsid w:val="005101EC"/>
    <w:rsid w:val="0052435B"/>
    <w:rsid w:val="00525F89"/>
    <w:rsid w:val="00530D81"/>
    <w:rsid w:val="00535AA1"/>
    <w:rsid w:val="00537770"/>
    <w:rsid w:val="00547DDB"/>
    <w:rsid w:val="00553738"/>
    <w:rsid w:val="005548D9"/>
    <w:rsid w:val="00556B41"/>
    <w:rsid w:val="00560967"/>
    <w:rsid w:val="00562C02"/>
    <w:rsid w:val="005638B8"/>
    <w:rsid w:val="00572BBD"/>
    <w:rsid w:val="0057537B"/>
    <w:rsid w:val="00575972"/>
    <w:rsid w:val="00587C03"/>
    <w:rsid w:val="0059258B"/>
    <w:rsid w:val="00593462"/>
    <w:rsid w:val="00594675"/>
    <w:rsid w:val="00596C46"/>
    <w:rsid w:val="005A3120"/>
    <w:rsid w:val="005A50B8"/>
    <w:rsid w:val="005B04F2"/>
    <w:rsid w:val="005B1DB4"/>
    <w:rsid w:val="005B7D89"/>
    <w:rsid w:val="005C49B0"/>
    <w:rsid w:val="005C4FA8"/>
    <w:rsid w:val="005D2D15"/>
    <w:rsid w:val="005E4A93"/>
    <w:rsid w:val="005F482F"/>
    <w:rsid w:val="00601B2E"/>
    <w:rsid w:val="006020E8"/>
    <w:rsid w:val="00603EB1"/>
    <w:rsid w:val="00604D1F"/>
    <w:rsid w:val="0060526A"/>
    <w:rsid w:val="00617679"/>
    <w:rsid w:val="006225F6"/>
    <w:rsid w:val="00623758"/>
    <w:rsid w:val="00625ED6"/>
    <w:rsid w:val="00631AF6"/>
    <w:rsid w:val="00634090"/>
    <w:rsid w:val="00643CB9"/>
    <w:rsid w:val="00654F4E"/>
    <w:rsid w:val="00657F92"/>
    <w:rsid w:val="00660D3C"/>
    <w:rsid w:val="0066274D"/>
    <w:rsid w:val="00662D2C"/>
    <w:rsid w:val="006635F6"/>
    <w:rsid w:val="00665245"/>
    <w:rsid w:val="00665CED"/>
    <w:rsid w:val="00666AB3"/>
    <w:rsid w:val="00675D28"/>
    <w:rsid w:val="0067691F"/>
    <w:rsid w:val="00676E3D"/>
    <w:rsid w:val="006920CC"/>
    <w:rsid w:val="00695DAF"/>
    <w:rsid w:val="0069621E"/>
    <w:rsid w:val="00696800"/>
    <w:rsid w:val="006A072F"/>
    <w:rsid w:val="006B33CB"/>
    <w:rsid w:val="006B414A"/>
    <w:rsid w:val="006B58EA"/>
    <w:rsid w:val="006B6003"/>
    <w:rsid w:val="006B6AFC"/>
    <w:rsid w:val="006C1C44"/>
    <w:rsid w:val="006C6780"/>
    <w:rsid w:val="006D2A9C"/>
    <w:rsid w:val="006D480B"/>
    <w:rsid w:val="006E4169"/>
    <w:rsid w:val="006E73D8"/>
    <w:rsid w:val="006F3510"/>
    <w:rsid w:val="00704241"/>
    <w:rsid w:val="00705A40"/>
    <w:rsid w:val="007068DB"/>
    <w:rsid w:val="00710848"/>
    <w:rsid w:val="00714CC3"/>
    <w:rsid w:val="007250B5"/>
    <w:rsid w:val="007407EC"/>
    <w:rsid w:val="00743732"/>
    <w:rsid w:val="00746D84"/>
    <w:rsid w:val="00751D96"/>
    <w:rsid w:val="00752D12"/>
    <w:rsid w:val="00760644"/>
    <w:rsid w:val="00762767"/>
    <w:rsid w:val="00773090"/>
    <w:rsid w:val="00773641"/>
    <w:rsid w:val="00773677"/>
    <w:rsid w:val="00773F07"/>
    <w:rsid w:val="00785D22"/>
    <w:rsid w:val="00787F72"/>
    <w:rsid w:val="00792614"/>
    <w:rsid w:val="007A59AB"/>
    <w:rsid w:val="007B2BE8"/>
    <w:rsid w:val="007C6067"/>
    <w:rsid w:val="007D0D32"/>
    <w:rsid w:val="007E20DD"/>
    <w:rsid w:val="007E25AF"/>
    <w:rsid w:val="007F1E9B"/>
    <w:rsid w:val="007F293A"/>
    <w:rsid w:val="007F35E8"/>
    <w:rsid w:val="007F4075"/>
    <w:rsid w:val="0080285B"/>
    <w:rsid w:val="008056F7"/>
    <w:rsid w:val="00811671"/>
    <w:rsid w:val="0081404A"/>
    <w:rsid w:val="00820441"/>
    <w:rsid w:val="00821EC0"/>
    <w:rsid w:val="008229CE"/>
    <w:rsid w:val="008238FC"/>
    <w:rsid w:val="008351EF"/>
    <w:rsid w:val="008357CC"/>
    <w:rsid w:val="00840879"/>
    <w:rsid w:val="00840B1C"/>
    <w:rsid w:val="00845A0D"/>
    <w:rsid w:val="00850C92"/>
    <w:rsid w:val="008602F2"/>
    <w:rsid w:val="0087489C"/>
    <w:rsid w:val="0087667A"/>
    <w:rsid w:val="008821B2"/>
    <w:rsid w:val="008823BE"/>
    <w:rsid w:val="0089024A"/>
    <w:rsid w:val="008947C9"/>
    <w:rsid w:val="00894D87"/>
    <w:rsid w:val="00896A5D"/>
    <w:rsid w:val="00897E30"/>
    <w:rsid w:val="008A1FEB"/>
    <w:rsid w:val="008A57CD"/>
    <w:rsid w:val="008B2623"/>
    <w:rsid w:val="008B3183"/>
    <w:rsid w:val="008C2782"/>
    <w:rsid w:val="008C4C28"/>
    <w:rsid w:val="008D184F"/>
    <w:rsid w:val="008E3BB2"/>
    <w:rsid w:val="008E5DAE"/>
    <w:rsid w:val="008F0FB1"/>
    <w:rsid w:val="00902DDD"/>
    <w:rsid w:val="009252D5"/>
    <w:rsid w:val="00927EE4"/>
    <w:rsid w:val="00933513"/>
    <w:rsid w:val="009342AF"/>
    <w:rsid w:val="00941528"/>
    <w:rsid w:val="00941631"/>
    <w:rsid w:val="00947628"/>
    <w:rsid w:val="00955F44"/>
    <w:rsid w:val="00963366"/>
    <w:rsid w:val="00966847"/>
    <w:rsid w:val="009756A4"/>
    <w:rsid w:val="00977143"/>
    <w:rsid w:val="0099144C"/>
    <w:rsid w:val="00993C91"/>
    <w:rsid w:val="009A18E5"/>
    <w:rsid w:val="009A6B66"/>
    <w:rsid w:val="009B1C1D"/>
    <w:rsid w:val="009B266A"/>
    <w:rsid w:val="009B3061"/>
    <w:rsid w:val="009C1E65"/>
    <w:rsid w:val="009C1FB6"/>
    <w:rsid w:val="009C2930"/>
    <w:rsid w:val="009C6778"/>
    <w:rsid w:val="009D1A45"/>
    <w:rsid w:val="009D36ED"/>
    <w:rsid w:val="009D67E5"/>
    <w:rsid w:val="009E1EF8"/>
    <w:rsid w:val="009E28CF"/>
    <w:rsid w:val="009E3763"/>
    <w:rsid w:val="009F52EE"/>
    <w:rsid w:val="00A12624"/>
    <w:rsid w:val="00A156D6"/>
    <w:rsid w:val="00A363A0"/>
    <w:rsid w:val="00A45C83"/>
    <w:rsid w:val="00A46467"/>
    <w:rsid w:val="00A479E0"/>
    <w:rsid w:val="00A47C5B"/>
    <w:rsid w:val="00A50A32"/>
    <w:rsid w:val="00A54B7F"/>
    <w:rsid w:val="00A61A86"/>
    <w:rsid w:val="00A64DDC"/>
    <w:rsid w:val="00A67EC1"/>
    <w:rsid w:val="00A707EF"/>
    <w:rsid w:val="00A732FC"/>
    <w:rsid w:val="00A73AAA"/>
    <w:rsid w:val="00A8588F"/>
    <w:rsid w:val="00A86F3D"/>
    <w:rsid w:val="00A871AD"/>
    <w:rsid w:val="00A967EA"/>
    <w:rsid w:val="00AA6612"/>
    <w:rsid w:val="00AC3751"/>
    <w:rsid w:val="00AC6339"/>
    <w:rsid w:val="00AC723C"/>
    <w:rsid w:val="00AD17AC"/>
    <w:rsid w:val="00AD47C1"/>
    <w:rsid w:val="00AD59E0"/>
    <w:rsid w:val="00AE29A8"/>
    <w:rsid w:val="00AF59B9"/>
    <w:rsid w:val="00B03E3B"/>
    <w:rsid w:val="00B13081"/>
    <w:rsid w:val="00B257A7"/>
    <w:rsid w:val="00B26685"/>
    <w:rsid w:val="00B30940"/>
    <w:rsid w:val="00B53C79"/>
    <w:rsid w:val="00B56DE3"/>
    <w:rsid w:val="00B641FC"/>
    <w:rsid w:val="00B67F3B"/>
    <w:rsid w:val="00B73D19"/>
    <w:rsid w:val="00B825F4"/>
    <w:rsid w:val="00BA034D"/>
    <w:rsid w:val="00BA7512"/>
    <w:rsid w:val="00BB0740"/>
    <w:rsid w:val="00BB4A3F"/>
    <w:rsid w:val="00BB6B3B"/>
    <w:rsid w:val="00BB7E3D"/>
    <w:rsid w:val="00BC2C5D"/>
    <w:rsid w:val="00BD2759"/>
    <w:rsid w:val="00BF7261"/>
    <w:rsid w:val="00C110E9"/>
    <w:rsid w:val="00C14875"/>
    <w:rsid w:val="00C234D7"/>
    <w:rsid w:val="00C23ADD"/>
    <w:rsid w:val="00C2739D"/>
    <w:rsid w:val="00C34810"/>
    <w:rsid w:val="00C41344"/>
    <w:rsid w:val="00C43169"/>
    <w:rsid w:val="00C43E0F"/>
    <w:rsid w:val="00C500D0"/>
    <w:rsid w:val="00C52030"/>
    <w:rsid w:val="00C5249A"/>
    <w:rsid w:val="00C52976"/>
    <w:rsid w:val="00C54596"/>
    <w:rsid w:val="00C5677C"/>
    <w:rsid w:val="00C569A3"/>
    <w:rsid w:val="00C646A9"/>
    <w:rsid w:val="00C6769E"/>
    <w:rsid w:val="00C70E4D"/>
    <w:rsid w:val="00C7203D"/>
    <w:rsid w:val="00C74C1C"/>
    <w:rsid w:val="00C74CCB"/>
    <w:rsid w:val="00C828DC"/>
    <w:rsid w:val="00C831F5"/>
    <w:rsid w:val="00C83472"/>
    <w:rsid w:val="00C86BB5"/>
    <w:rsid w:val="00C86C00"/>
    <w:rsid w:val="00C93AA7"/>
    <w:rsid w:val="00C9655D"/>
    <w:rsid w:val="00CA1DD0"/>
    <w:rsid w:val="00CB07F9"/>
    <w:rsid w:val="00CB11A1"/>
    <w:rsid w:val="00CC28E3"/>
    <w:rsid w:val="00CD1301"/>
    <w:rsid w:val="00CD6087"/>
    <w:rsid w:val="00CE5016"/>
    <w:rsid w:val="00CE6D79"/>
    <w:rsid w:val="00D074DF"/>
    <w:rsid w:val="00D14DD6"/>
    <w:rsid w:val="00D20138"/>
    <w:rsid w:val="00D2171B"/>
    <w:rsid w:val="00D27178"/>
    <w:rsid w:val="00D30466"/>
    <w:rsid w:val="00D34244"/>
    <w:rsid w:val="00D37118"/>
    <w:rsid w:val="00D452ED"/>
    <w:rsid w:val="00D50B21"/>
    <w:rsid w:val="00D5132A"/>
    <w:rsid w:val="00D55980"/>
    <w:rsid w:val="00D74717"/>
    <w:rsid w:val="00D759EE"/>
    <w:rsid w:val="00D80B4B"/>
    <w:rsid w:val="00D80BFC"/>
    <w:rsid w:val="00D8473C"/>
    <w:rsid w:val="00D8545F"/>
    <w:rsid w:val="00D85657"/>
    <w:rsid w:val="00D9011E"/>
    <w:rsid w:val="00D95308"/>
    <w:rsid w:val="00D97D27"/>
    <w:rsid w:val="00DA6CF9"/>
    <w:rsid w:val="00DA7B7A"/>
    <w:rsid w:val="00DB486E"/>
    <w:rsid w:val="00DB4B4A"/>
    <w:rsid w:val="00DB57F3"/>
    <w:rsid w:val="00DC28E1"/>
    <w:rsid w:val="00DC29AE"/>
    <w:rsid w:val="00DC32D3"/>
    <w:rsid w:val="00DC57D8"/>
    <w:rsid w:val="00DC7328"/>
    <w:rsid w:val="00DD1338"/>
    <w:rsid w:val="00DD17CB"/>
    <w:rsid w:val="00DD2C88"/>
    <w:rsid w:val="00DD5B58"/>
    <w:rsid w:val="00DE161D"/>
    <w:rsid w:val="00DE493C"/>
    <w:rsid w:val="00DE6757"/>
    <w:rsid w:val="00DF25EB"/>
    <w:rsid w:val="00DF5ED4"/>
    <w:rsid w:val="00E175F7"/>
    <w:rsid w:val="00E24A52"/>
    <w:rsid w:val="00E27B07"/>
    <w:rsid w:val="00E314DA"/>
    <w:rsid w:val="00E33140"/>
    <w:rsid w:val="00E36DBC"/>
    <w:rsid w:val="00E46CFC"/>
    <w:rsid w:val="00E47E8E"/>
    <w:rsid w:val="00E50C6E"/>
    <w:rsid w:val="00E54511"/>
    <w:rsid w:val="00E60927"/>
    <w:rsid w:val="00E64136"/>
    <w:rsid w:val="00E73DD1"/>
    <w:rsid w:val="00E75FDD"/>
    <w:rsid w:val="00E76A64"/>
    <w:rsid w:val="00E813DE"/>
    <w:rsid w:val="00E81B86"/>
    <w:rsid w:val="00E84439"/>
    <w:rsid w:val="00E94F7B"/>
    <w:rsid w:val="00EA47AD"/>
    <w:rsid w:val="00EA4D1A"/>
    <w:rsid w:val="00EA6DA3"/>
    <w:rsid w:val="00EA769C"/>
    <w:rsid w:val="00EA7F1D"/>
    <w:rsid w:val="00EB1A84"/>
    <w:rsid w:val="00EB3218"/>
    <w:rsid w:val="00EB6DB8"/>
    <w:rsid w:val="00EC7537"/>
    <w:rsid w:val="00ED1A84"/>
    <w:rsid w:val="00ED4F09"/>
    <w:rsid w:val="00ED636B"/>
    <w:rsid w:val="00EE0284"/>
    <w:rsid w:val="00EE4883"/>
    <w:rsid w:val="00EF5F2F"/>
    <w:rsid w:val="00F117A9"/>
    <w:rsid w:val="00F15D76"/>
    <w:rsid w:val="00F31597"/>
    <w:rsid w:val="00F429A7"/>
    <w:rsid w:val="00F5261F"/>
    <w:rsid w:val="00F54D6B"/>
    <w:rsid w:val="00F57484"/>
    <w:rsid w:val="00F653E5"/>
    <w:rsid w:val="00F80E8F"/>
    <w:rsid w:val="00F8597B"/>
    <w:rsid w:val="00F9351C"/>
    <w:rsid w:val="00FA5662"/>
    <w:rsid w:val="00FA63A4"/>
    <w:rsid w:val="00FB4A7B"/>
    <w:rsid w:val="00FD588C"/>
    <w:rsid w:val="00FE359C"/>
    <w:rsid w:val="00FE5431"/>
    <w:rsid w:val="00FE59C9"/>
    <w:rsid w:val="00FE6A4C"/>
    <w:rsid w:val="00FF1D95"/>
    <w:rsid w:val="00FF4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A17F8D1-94C6-4E79-B16D-8F6D4657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next w:val="2"/>
    <w:link w:val="10"/>
    <w:qFormat/>
    <w:rsid w:val="00657F92"/>
    <w:pPr>
      <w:keepNext/>
      <w:numPr>
        <w:numId w:val="15"/>
      </w:numPr>
      <w:spacing w:before="240" w:after="240"/>
      <w:jc w:val="both"/>
      <w:outlineLvl w:val="0"/>
    </w:pPr>
    <w:rPr>
      <w:rFonts w:ascii="Arial" w:eastAsia="黑体" w:hAnsi="Arial"/>
      <w:b/>
      <w:sz w:val="32"/>
      <w:szCs w:val="32"/>
    </w:rPr>
  </w:style>
  <w:style w:type="paragraph" w:styleId="2">
    <w:name w:val="heading 2"/>
    <w:next w:val="a"/>
    <w:link w:val="20"/>
    <w:qFormat/>
    <w:rsid w:val="00657F92"/>
    <w:pPr>
      <w:keepNext/>
      <w:numPr>
        <w:ilvl w:val="1"/>
        <w:numId w:val="15"/>
      </w:numPr>
      <w:spacing w:before="240" w:after="240"/>
      <w:jc w:val="both"/>
      <w:outlineLvl w:val="1"/>
    </w:pPr>
    <w:rPr>
      <w:rFonts w:ascii="Arial" w:eastAsia="黑体" w:hAnsi="Arial"/>
      <w:sz w:val="24"/>
      <w:szCs w:val="24"/>
    </w:rPr>
  </w:style>
  <w:style w:type="paragraph" w:styleId="3">
    <w:name w:val="heading 3"/>
    <w:basedOn w:val="a"/>
    <w:next w:val="a"/>
    <w:link w:val="30"/>
    <w:qFormat/>
    <w:rsid w:val="00657F92"/>
    <w:pPr>
      <w:keepNext/>
      <w:keepLines/>
      <w:numPr>
        <w:ilvl w:val="2"/>
        <w:numId w:val="15"/>
      </w:numPr>
      <w:spacing w:before="260" w:after="260" w:line="416" w:lineRule="auto"/>
      <w:outlineLvl w:val="2"/>
    </w:pPr>
    <w:rPr>
      <w:rFonts w:eastAsia="黑体"/>
      <w:bCs/>
      <w:snapToGrid w:val="0"/>
      <w:sz w:val="24"/>
      <w:szCs w:val="32"/>
    </w:rPr>
  </w:style>
  <w:style w:type="paragraph" w:styleId="4">
    <w:name w:val="heading 4"/>
    <w:basedOn w:val="a"/>
    <w:next w:val="a"/>
    <w:link w:val="40"/>
    <w:unhideWhenUsed/>
    <w:qFormat/>
    <w:rsid w:val="00657F92"/>
    <w:pPr>
      <w:keepNext/>
      <w:keepLines/>
      <w:numPr>
        <w:ilvl w:val="3"/>
        <w:numId w:val="15"/>
      </w:numPr>
      <w:autoSpaceDE w:val="0"/>
      <w:autoSpaceDN w:val="0"/>
      <w:adjustRightInd w:val="0"/>
      <w:spacing w:before="280" w:after="290" w:line="376" w:lineRule="auto"/>
      <w:jc w:val="left"/>
      <w:outlineLvl w:val="3"/>
    </w:pPr>
    <w:rPr>
      <w:rFonts w:asciiTheme="majorHAnsi" w:eastAsiaTheme="majorEastAsia" w:hAnsiTheme="majorHAnsi" w:cstheme="majorBidi"/>
      <w:bCs/>
      <w:snapToGrid w:val="0"/>
      <w:kern w:val="0"/>
      <w:sz w:val="24"/>
      <w:szCs w:val="28"/>
    </w:rPr>
  </w:style>
  <w:style w:type="paragraph" w:styleId="5">
    <w:name w:val="heading 5"/>
    <w:basedOn w:val="a"/>
    <w:next w:val="a"/>
    <w:link w:val="50"/>
    <w:unhideWhenUsed/>
    <w:qFormat/>
    <w:rsid w:val="00657F92"/>
    <w:pPr>
      <w:keepNext/>
      <w:keepLines/>
      <w:numPr>
        <w:ilvl w:val="4"/>
        <w:numId w:val="15"/>
      </w:numPr>
      <w:autoSpaceDE w:val="0"/>
      <w:autoSpaceDN w:val="0"/>
      <w:adjustRightInd w:val="0"/>
      <w:spacing w:before="280" w:after="290" w:line="376" w:lineRule="auto"/>
      <w:jc w:val="left"/>
      <w:outlineLvl w:val="4"/>
    </w:pPr>
    <w:rPr>
      <w:b/>
      <w:bCs/>
      <w:snapToGrid w:val="0"/>
      <w:kern w:val="0"/>
      <w:sz w:val="28"/>
      <w:szCs w:val="28"/>
    </w:rPr>
  </w:style>
  <w:style w:type="paragraph" w:styleId="6">
    <w:name w:val="heading 6"/>
    <w:basedOn w:val="a"/>
    <w:next w:val="a"/>
    <w:link w:val="60"/>
    <w:semiHidden/>
    <w:unhideWhenUsed/>
    <w:qFormat/>
    <w:rsid w:val="00657F92"/>
    <w:pPr>
      <w:keepNext/>
      <w:keepLines/>
      <w:numPr>
        <w:ilvl w:val="5"/>
        <w:numId w:val="15"/>
      </w:numPr>
      <w:autoSpaceDE w:val="0"/>
      <w:autoSpaceDN w:val="0"/>
      <w:adjustRightInd w:val="0"/>
      <w:spacing w:before="240" w:after="64" w:line="320" w:lineRule="auto"/>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657F92"/>
    <w:pPr>
      <w:keepNext/>
      <w:keepLines/>
      <w:numPr>
        <w:ilvl w:val="6"/>
        <w:numId w:val="15"/>
      </w:numPr>
      <w:autoSpaceDE w:val="0"/>
      <w:autoSpaceDN w:val="0"/>
      <w:adjustRightInd w:val="0"/>
      <w:spacing w:before="240" w:after="64" w:line="320" w:lineRule="auto"/>
      <w:jc w:val="left"/>
      <w:outlineLvl w:val="6"/>
    </w:pPr>
    <w:rPr>
      <w:b/>
      <w:bCs/>
      <w:snapToGrid w:val="0"/>
      <w:kern w:val="0"/>
      <w:sz w:val="24"/>
      <w:szCs w:val="24"/>
    </w:rPr>
  </w:style>
  <w:style w:type="paragraph" w:styleId="8">
    <w:name w:val="heading 8"/>
    <w:basedOn w:val="a"/>
    <w:next w:val="a"/>
    <w:link w:val="80"/>
    <w:semiHidden/>
    <w:unhideWhenUsed/>
    <w:qFormat/>
    <w:rsid w:val="00657F92"/>
    <w:pPr>
      <w:keepNext/>
      <w:keepLines/>
      <w:numPr>
        <w:ilvl w:val="7"/>
        <w:numId w:val="15"/>
      </w:numPr>
      <w:autoSpaceDE w:val="0"/>
      <w:autoSpaceDN w:val="0"/>
      <w:adjustRightInd w:val="0"/>
      <w:spacing w:before="240" w:after="64" w:line="320" w:lineRule="auto"/>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657F92"/>
    <w:pPr>
      <w:keepNext/>
      <w:keepLines/>
      <w:numPr>
        <w:ilvl w:val="8"/>
        <w:numId w:val="15"/>
      </w:numPr>
      <w:autoSpaceDE w:val="0"/>
      <w:autoSpaceDN w:val="0"/>
      <w:adjustRightInd w:val="0"/>
      <w:spacing w:before="240" w:after="64" w:line="320" w:lineRule="auto"/>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340" w:lineRule="exact"/>
      <w:ind w:firstLine="437"/>
    </w:p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840B1C"/>
    <w:pPr>
      <w:ind w:firstLineChars="200" w:firstLine="420"/>
    </w:pPr>
  </w:style>
  <w:style w:type="paragraph" w:styleId="a8">
    <w:name w:val="caption"/>
    <w:basedOn w:val="a"/>
    <w:next w:val="a"/>
    <w:unhideWhenUsed/>
    <w:qFormat/>
    <w:rsid w:val="00B641FC"/>
    <w:rPr>
      <w:rFonts w:asciiTheme="majorHAnsi" w:eastAsia="黑体" w:hAnsiTheme="majorHAnsi" w:cstheme="majorBidi"/>
      <w:sz w:val="20"/>
    </w:rPr>
  </w:style>
  <w:style w:type="character" w:styleId="a9">
    <w:name w:val="Hyperlink"/>
    <w:basedOn w:val="a0"/>
    <w:uiPriority w:val="99"/>
    <w:rsid w:val="007D0D32"/>
    <w:rPr>
      <w:color w:val="0563C1" w:themeColor="hyperlink"/>
      <w:u w:val="single"/>
    </w:rPr>
  </w:style>
  <w:style w:type="character" w:customStyle="1" w:styleId="11">
    <w:name w:val="未处理的提及1"/>
    <w:basedOn w:val="a0"/>
    <w:uiPriority w:val="99"/>
    <w:semiHidden/>
    <w:unhideWhenUsed/>
    <w:rsid w:val="007D0D32"/>
    <w:rPr>
      <w:color w:val="808080"/>
      <w:shd w:val="clear" w:color="auto" w:fill="E6E6E6"/>
    </w:rPr>
  </w:style>
  <w:style w:type="character" w:styleId="aa">
    <w:name w:val="Emphasis"/>
    <w:basedOn w:val="a0"/>
    <w:uiPriority w:val="20"/>
    <w:qFormat/>
    <w:rsid w:val="007D0D32"/>
    <w:rPr>
      <w:i/>
      <w:iCs/>
    </w:rPr>
  </w:style>
  <w:style w:type="table" w:styleId="ab">
    <w:name w:val="Table Grid"/>
    <w:basedOn w:val="a1"/>
    <w:uiPriority w:val="39"/>
    <w:rsid w:val="00662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Grid Table 2 Accent 3"/>
    <w:basedOn w:val="a1"/>
    <w:uiPriority w:val="47"/>
    <w:rsid w:val="00662D2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3">
    <w:name w:val="List Table 1 Light Accent 3"/>
    <w:basedOn w:val="a1"/>
    <w:uiPriority w:val="46"/>
    <w:rsid w:val="00662D2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21">
    <w:name w:val="未处理的提及2"/>
    <w:basedOn w:val="a0"/>
    <w:uiPriority w:val="99"/>
    <w:semiHidden/>
    <w:unhideWhenUsed/>
    <w:rsid w:val="00896A5D"/>
    <w:rPr>
      <w:color w:val="808080"/>
      <w:shd w:val="clear" w:color="auto" w:fill="E6E6E6"/>
    </w:rPr>
  </w:style>
  <w:style w:type="paragraph" w:styleId="ac">
    <w:name w:val="Balloon Text"/>
    <w:basedOn w:val="a"/>
    <w:link w:val="ad"/>
    <w:rsid w:val="00355FCF"/>
    <w:rPr>
      <w:sz w:val="18"/>
      <w:szCs w:val="18"/>
    </w:rPr>
  </w:style>
  <w:style w:type="character" w:customStyle="1" w:styleId="ad">
    <w:name w:val="批注框文本 字符"/>
    <w:basedOn w:val="a0"/>
    <w:link w:val="ac"/>
    <w:rsid w:val="00355FCF"/>
    <w:rPr>
      <w:kern w:val="2"/>
      <w:sz w:val="18"/>
      <w:szCs w:val="18"/>
    </w:rPr>
  </w:style>
  <w:style w:type="character" w:customStyle="1" w:styleId="fontstyle01">
    <w:name w:val="fontstyle01"/>
    <w:basedOn w:val="a0"/>
    <w:rsid w:val="00355FCF"/>
    <w:rPr>
      <w:rFonts w:ascii="URWPalladioL-Roma" w:hAnsi="URWPalladioL-Roma" w:hint="default"/>
      <w:b w:val="0"/>
      <w:bCs w:val="0"/>
      <w:i w:val="0"/>
      <w:iCs w:val="0"/>
      <w:color w:val="000000"/>
      <w:sz w:val="20"/>
      <w:szCs w:val="20"/>
    </w:rPr>
  </w:style>
  <w:style w:type="character" w:customStyle="1" w:styleId="fontstyle21">
    <w:name w:val="fontstyle21"/>
    <w:basedOn w:val="a0"/>
    <w:rsid w:val="009B3061"/>
    <w:rPr>
      <w:rFonts w:ascii="URWPalladioL-Ital" w:hAnsi="URWPalladioL-Ital" w:hint="default"/>
      <w:b w:val="0"/>
      <w:bCs w:val="0"/>
      <w:i/>
      <w:iCs/>
      <w:color w:val="000000"/>
      <w:sz w:val="18"/>
      <w:szCs w:val="18"/>
    </w:rPr>
  </w:style>
  <w:style w:type="character" w:customStyle="1" w:styleId="fontstyle31">
    <w:name w:val="fontstyle31"/>
    <w:basedOn w:val="a0"/>
    <w:rsid w:val="009B3061"/>
    <w:rPr>
      <w:rFonts w:ascii="URWPalladioL-Bold" w:hAnsi="URWPalladioL-Bold" w:hint="default"/>
      <w:b/>
      <w:bCs/>
      <w:i w:val="0"/>
      <w:iCs w:val="0"/>
      <w:color w:val="000000"/>
      <w:sz w:val="18"/>
      <w:szCs w:val="18"/>
    </w:rPr>
  </w:style>
  <w:style w:type="character" w:customStyle="1" w:styleId="fontstyle11">
    <w:name w:val="fontstyle11"/>
    <w:basedOn w:val="a0"/>
    <w:rsid w:val="004756B9"/>
    <w:rPr>
      <w:rFonts w:ascii="Times New Roman" w:hAnsi="Times New Roman" w:cs="Times New Roman" w:hint="default"/>
      <w:b w:val="0"/>
      <w:bCs w:val="0"/>
      <w:i w:val="0"/>
      <w:iCs w:val="0"/>
      <w:color w:val="000000"/>
      <w:sz w:val="24"/>
      <w:szCs w:val="24"/>
    </w:rPr>
  </w:style>
  <w:style w:type="character" w:customStyle="1" w:styleId="fontstyle41">
    <w:name w:val="fontstyle41"/>
    <w:basedOn w:val="a0"/>
    <w:rsid w:val="004756B9"/>
    <w:rPr>
      <w:rFonts w:ascii="仿宋_GB2312" w:eastAsia="仿宋_GB2312" w:hint="eastAsia"/>
      <w:b w:val="0"/>
      <w:bCs w:val="0"/>
      <w:i w:val="0"/>
      <w:iCs w:val="0"/>
      <w:color w:val="000000"/>
      <w:sz w:val="28"/>
      <w:szCs w:val="28"/>
    </w:rPr>
  </w:style>
  <w:style w:type="character" w:customStyle="1" w:styleId="10">
    <w:name w:val="标题 1 字符"/>
    <w:basedOn w:val="a0"/>
    <w:link w:val="1"/>
    <w:rsid w:val="00657F92"/>
    <w:rPr>
      <w:rFonts w:ascii="Arial" w:eastAsia="黑体" w:hAnsi="Arial"/>
      <w:b/>
      <w:sz w:val="32"/>
      <w:szCs w:val="32"/>
    </w:rPr>
  </w:style>
  <w:style w:type="character" w:customStyle="1" w:styleId="20">
    <w:name w:val="标题 2 字符"/>
    <w:basedOn w:val="a0"/>
    <w:link w:val="2"/>
    <w:rsid w:val="00657F92"/>
    <w:rPr>
      <w:rFonts w:ascii="Arial" w:eastAsia="黑体" w:hAnsi="Arial"/>
      <w:sz w:val="24"/>
      <w:szCs w:val="24"/>
    </w:rPr>
  </w:style>
  <w:style w:type="character" w:customStyle="1" w:styleId="30">
    <w:name w:val="标题 3 字符"/>
    <w:basedOn w:val="a0"/>
    <w:link w:val="3"/>
    <w:rsid w:val="00657F92"/>
    <w:rPr>
      <w:rFonts w:eastAsia="黑体"/>
      <w:bCs/>
      <w:snapToGrid w:val="0"/>
      <w:kern w:val="2"/>
      <w:sz w:val="24"/>
      <w:szCs w:val="32"/>
    </w:rPr>
  </w:style>
  <w:style w:type="character" w:customStyle="1" w:styleId="40">
    <w:name w:val="标题 4 字符"/>
    <w:basedOn w:val="a0"/>
    <w:link w:val="4"/>
    <w:rsid w:val="00657F92"/>
    <w:rPr>
      <w:rFonts w:asciiTheme="majorHAnsi" w:eastAsiaTheme="majorEastAsia" w:hAnsiTheme="majorHAnsi" w:cstheme="majorBidi"/>
      <w:bCs/>
      <w:snapToGrid w:val="0"/>
      <w:sz w:val="24"/>
      <w:szCs w:val="28"/>
    </w:rPr>
  </w:style>
  <w:style w:type="character" w:customStyle="1" w:styleId="50">
    <w:name w:val="标题 5 字符"/>
    <w:basedOn w:val="a0"/>
    <w:link w:val="5"/>
    <w:rsid w:val="00657F92"/>
    <w:rPr>
      <w:b/>
      <w:bCs/>
      <w:snapToGrid w:val="0"/>
      <w:sz w:val="28"/>
      <w:szCs w:val="28"/>
    </w:rPr>
  </w:style>
  <w:style w:type="character" w:customStyle="1" w:styleId="60">
    <w:name w:val="标题 6 字符"/>
    <w:basedOn w:val="a0"/>
    <w:link w:val="6"/>
    <w:semiHidden/>
    <w:rsid w:val="00657F92"/>
    <w:rPr>
      <w:rFonts w:asciiTheme="majorHAnsi" w:eastAsiaTheme="majorEastAsia" w:hAnsiTheme="majorHAnsi" w:cstheme="majorBidi"/>
      <w:b/>
      <w:bCs/>
      <w:snapToGrid w:val="0"/>
      <w:sz w:val="24"/>
      <w:szCs w:val="24"/>
    </w:rPr>
  </w:style>
  <w:style w:type="character" w:customStyle="1" w:styleId="70">
    <w:name w:val="标题 7 字符"/>
    <w:basedOn w:val="a0"/>
    <w:link w:val="7"/>
    <w:semiHidden/>
    <w:rsid w:val="00657F92"/>
    <w:rPr>
      <w:b/>
      <w:bCs/>
      <w:snapToGrid w:val="0"/>
      <w:sz w:val="24"/>
      <w:szCs w:val="24"/>
    </w:rPr>
  </w:style>
  <w:style w:type="character" w:customStyle="1" w:styleId="80">
    <w:name w:val="标题 8 字符"/>
    <w:basedOn w:val="a0"/>
    <w:link w:val="8"/>
    <w:semiHidden/>
    <w:rsid w:val="00657F92"/>
    <w:rPr>
      <w:rFonts w:asciiTheme="majorHAnsi" w:eastAsiaTheme="majorEastAsia" w:hAnsiTheme="majorHAnsi" w:cstheme="majorBidi"/>
      <w:snapToGrid w:val="0"/>
      <w:sz w:val="24"/>
      <w:szCs w:val="24"/>
    </w:rPr>
  </w:style>
  <w:style w:type="character" w:customStyle="1" w:styleId="90">
    <w:name w:val="标题 9 字符"/>
    <w:basedOn w:val="a0"/>
    <w:link w:val="9"/>
    <w:semiHidden/>
    <w:rsid w:val="00657F92"/>
    <w:rPr>
      <w:rFonts w:asciiTheme="majorHAnsi" w:eastAsiaTheme="majorEastAsia" w:hAnsiTheme="majorHAnsi" w:cstheme="majorBidi"/>
      <w:snapToGrid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6192">
      <w:bodyDiv w:val="1"/>
      <w:marLeft w:val="0"/>
      <w:marRight w:val="0"/>
      <w:marTop w:val="0"/>
      <w:marBottom w:val="0"/>
      <w:divBdr>
        <w:top w:val="none" w:sz="0" w:space="0" w:color="auto"/>
        <w:left w:val="none" w:sz="0" w:space="0" w:color="auto"/>
        <w:bottom w:val="none" w:sz="0" w:space="0" w:color="auto"/>
        <w:right w:val="none" w:sz="0" w:space="0" w:color="auto"/>
      </w:divBdr>
    </w:div>
    <w:div w:id="1399595092">
      <w:bodyDiv w:val="1"/>
      <w:marLeft w:val="0"/>
      <w:marRight w:val="0"/>
      <w:marTop w:val="0"/>
      <w:marBottom w:val="0"/>
      <w:divBdr>
        <w:top w:val="none" w:sz="0" w:space="0" w:color="auto"/>
        <w:left w:val="none" w:sz="0" w:space="0" w:color="auto"/>
        <w:bottom w:val="none" w:sz="0" w:space="0" w:color="auto"/>
        <w:right w:val="none" w:sz="0" w:space="0" w:color="auto"/>
      </w:divBdr>
    </w:div>
    <w:div w:id="1694306305">
      <w:bodyDiv w:val="1"/>
      <w:marLeft w:val="0"/>
      <w:marRight w:val="0"/>
      <w:marTop w:val="0"/>
      <w:marBottom w:val="0"/>
      <w:divBdr>
        <w:top w:val="none" w:sz="0" w:space="0" w:color="auto"/>
        <w:left w:val="none" w:sz="0" w:space="0" w:color="auto"/>
        <w:bottom w:val="none" w:sz="0" w:space="0" w:color="auto"/>
        <w:right w:val="none" w:sz="0" w:space="0" w:color="auto"/>
      </w:divBdr>
      <w:divsChild>
        <w:div w:id="1245995411">
          <w:marLeft w:val="0"/>
          <w:marRight w:val="0"/>
          <w:marTop w:val="0"/>
          <w:marBottom w:val="0"/>
          <w:divBdr>
            <w:top w:val="none" w:sz="0" w:space="0" w:color="auto"/>
            <w:left w:val="none" w:sz="0" w:space="0" w:color="auto"/>
            <w:bottom w:val="none" w:sz="0" w:space="0" w:color="auto"/>
            <w:right w:val="none" w:sz="0" w:space="0" w:color="auto"/>
          </w:divBdr>
          <w:divsChild>
            <w:div w:id="10338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5407">
      <w:bodyDiv w:val="1"/>
      <w:marLeft w:val="0"/>
      <w:marRight w:val="0"/>
      <w:marTop w:val="0"/>
      <w:marBottom w:val="0"/>
      <w:divBdr>
        <w:top w:val="none" w:sz="0" w:space="0" w:color="auto"/>
        <w:left w:val="none" w:sz="0" w:space="0" w:color="auto"/>
        <w:bottom w:val="none" w:sz="0" w:space="0" w:color="auto"/>
        <w:right w:val="none" w:sz="0" w:space="0" w:color="auto"/>
      </w:divBdr>
      <w:divsChild>
        <w:div w:id="1697656171">
          <w:marLeft w:val="0"/>
          <w:marRight w:val="0"/>
          <w:marTop w:val="0"/>
          <w:marBottom w:val="0"/>
          <w:divBdr>
            <w:top w:val="none" w:sz="0" w:space="0" w:color="auto"/>
            <w:left w:val="none" w:sz="0" w:space="0" w:color="auto"/>
            <w:bottom w:val="none" w:sz="0" w:space="0" w:color="auto"/>
            <w:right w:val="none" w:sz="0" w:space="0" w:color="auto"/>
          </w:divBdr>
          <w:divsChild>
            <w:div w:id="272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A7973-D6E3-477D-AD95-469258B76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9924</TotalTime>
  <Pages>14</Pages>
  <Words>1582</Words>
  <Characters>9024</Characters>
  <Application>Microsoft Office Word</Application>
  <DocSecurity>0</DocSecurity>
  <Lines>75</Lines>
  <Paragraphs>21</Paragraphs>
  <ScaleCrop>false</ScaleCrop>
  <Company/>
  <LinksUpToDate>false</LinksUpToDate>
  <CharactersWithSpaces>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kwan关雪峰</cp:lastModifiedBy>
  <cp:revision>329</cp:revision>
  <dcterms:created xsi:type="dcterms:W3CDTF">2017-12-25T03:31:00Z</dcterms:created>
  <dcterms:modified xsi:type="dcterms:W3CDTF">2019-01-06T08:09:00Z</dcterms:modified>
</cp:coreProperties>
</file>